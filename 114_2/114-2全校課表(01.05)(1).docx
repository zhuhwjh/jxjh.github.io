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0682" w:type="dxa"/>
        <w:tblLayout w:type="fixed"/>
        <w:tblLook w:val="04A0" w:firstRow="1" w:lastRow="0" w:firstColumn="1" w:lastColumn="0" w:noHBand="0" w:noVBand="1"/>
      </w:tblPr>
      <w:tblGrid>
        <w:gridCol w:w="10682"/>
      </w:tblGrid>
      <w:tr w:rsidR="00710858" w:rsidRPr="00710858" w14:paraId="2CA5D350" w14:textId="77777777" w:rsidTr="00AB0495">
        <w:tc>
          <w:tcPr>
            <w:tcW w:w="10682" w:type="dxa"/>
          </w:tcPr>
          <w:p w14:paraId="2CAE89C7" w14:textId="77777777" w:rsidR="00876E50" w:rsidRPr="00710858" w:rsidRDefault="00876E50" w:rsidP="00876E50">
            <w:pPr>
              <w:jc w:val="center"/>
              <w:rPr>
                <w:rPrChange w:id="0" w:author="User" w:date="2025-08-27T11:49:00Z">
                  <w:rPr>
                    <w:color w:val="000000" w:themeColor="text1"/>
                  </w:rPr>
                </w:rPrChange>
              </w:rPr>
            </w:pPr>
            <w:r w:rsidRPr="00710858">
              <w:rPr>
                <w:rFonts w:eastAsia="標楷體" w:hint="eastAsia"/>
                <w:b/>
                <w:sz w:val="52"/>
                <w:rPrChange w:id="1" w:author="User" w:date="2025-08-27T11:49:00Z">
                  <w:rPr>
                    <w:rFonts w:eastAsia="標楷體" w:hint="eastAsia"/>
                    <w:b/>
                    <w:color w:val="000000" w:themeColor="text1"/>
                    <w:sz w:val="52"/>
                  </w:rPr>
                </w:rPrChange>
              </w:rPr>
              <w:t>高雄市立甲仙國民中學</w:t>
            </w:r>
          </w:p>
          <w:tbl>
            <w:tblPr>
              <w:tblpPr w:leftFromText="180" w:rightFromText="180" w:vertAnchor="page" w:horzAnchor="margin" w:tblpXSpec="center" w:tblpY="901"/>
              <w:tblOverlap w:val="never"/>
              <w:tblW w:w="1066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206"/>
              <w:gridCol w:w="525"/>
              <w:gridCol w:w="1572"/>
              <w:gridCol w:w="503"/>
              <w:gridCol w:w="1371"/>
              <w:gridCol w:w="1372"/>
              <w:gridCol w:w="1373"/>
              <w:gridCol w:w="1371"/>
              <w:gridCol w:w="1372"/>
            </w:tblGrid>
            <w:tr w:rsidR="00710858" w:rsidRPr="00710858" w14:paraId="0DB2A7F6" w14:textId="77777777" w:rsidTr="00876E50">
              <w:trPr>
                <w:trHeight w:val="80"/>
              </w:trPr>
              <w:tc>
                <w:tcPr>
                  <w:tcW w:w="3806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86ECF" w14:textId="2CB878B2" w:rsidR="00E945BF" w:rsidRPr="00710858" w:rsidRDefault="0032195D" w:rsidP="0031090E">
                  <w:pPr>
                    <w:spacing w:line="400" w:lineRule="exact"/>
                    <w:ind w:rightChars="72" w:right="173"/>
                    <w:jc w:val="center"/>
                    <w:rPr>
                      <w:rFonts w:eastAsia="標楷體"/>
                      <w:sz w:val="40"/>
                      <w:szCs w:val="40"/>
                      <w:rPrChange w:id="2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0"/>
                      <w:szCs w:val="40"/>
                      <w:rPrChange w:id="3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3</w:t>
                  </w:r>
                  <w:r w:rsidR="00E945BF" w:rsidRPr="00710858">
                    <w:rPr>
                      <w:rFonts w:eastAsia="標楷體" w:hint="eastAsia"/>
                      <w:sz w:val="40"/>
                      <w:szCs w:val="40"/>
                      <w:rPrChange w:id="4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年</w:t>
                  </w:r>
                  <w:r w:rsidR="00E945BF" w:rsidRPr="00710858">
                    <w:rPr>
                      <w:rFonts w:eastAsia="標楷體"/>
                      <w:sz w:val="40"/>
                      <w:szCs w:val="40"/>
                      <w:rPrChange w:id="5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 xml:space="preserve"> 1</w:t>
                  </w:r>
                  <w:r w:rsidR="00E945BF" w:rsidRPr="00710858">
                    <w:rPr>
                      <w:rFonts w:eastAsia="標楷體" w:hint="eastAsia"/>
                      <w:sz w:val="40"/>
                      <w:szCs w:val="40"/>
                      <w:rPrChange w:id="6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班</w:t>
                  </w:r>
                </w:p>
              </w:tc>
              <w:tc>
                <w:tcPr>
                  <w:tcW w:w="6859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5EFDB08" w14:textId="7A6F16C3" w:rsidR="00E945BF" w:rsidRPr="00710858" w:rsidRDefault="00E945BF" w:rsidP="00CC76A1">
                  <w:pPr>
                    <w:spacing w:line="400" w:lineRule="exact"/>
                    <w:ind w:rightChars="532" w:right="1277"/>
                    <w:rPr>
                      <w:rFonts w:eastAsia="標楷體"/>
                      <w:sz w:val="20"/>
                      <w:rPrChange w:id="7" w:author="User" w:date="2025-08-27T11:49:00Z">
                        <w:rPr>
                          <w:rFonts w:eastAsia="標楷體"/>
                          <w:color w:val="000000" w:themeColor="text1"/>
                          <w:sz w:val="20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0"/>
                      <w:szCs w:val="40"/>
                      <w:rPrChange w:id="8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 xml:space="preserve">     </w:t>
                  </w:r>
                  <w:r w:rsidRPr="00710858">
                    <w:rPr>
                      <w:rFonts w:eastAsia="標楷體" w:hint="eastAsia"/>
                      <w:sz w:val="40"/>
                      <w:szCs w:val="40"/>
                      <w:rPrChange w:id="9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導</w:t>
                  </w:r>
                  <w:r w:rsidRPr="00710858">
                    <w:rPr>
                      <w:rFonts w:eastAsia="標楷體"/>
                      <w:sz w:val="40"/>
                      <w:szCs w:val="40"/>
                      <w:rPrChange w:id="10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 xml:space="preserve">     </w:t>
                  </w:r>
                  <w:r w:rsidRPr="00710858">
                    <w:rPr>
                      <w:rFonts w:eastAsia="標楷體" w:hint="eastAsia"/>
                      <w:sz w:val="40"/>
                      <w:szCs w:val="40"/>
                      <w:rPrChange w:id="11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師：</w:t>
                  </w:r>
                  <w:del w:id="12" w:author="Windows 使用者" w:date="2024-08-02T14:40:00Z">
                    <w:r w:rsidR="00BF0B3B" w:rsidRPr="00710858" w:rsidDel="001A0C84">
                      <w:rPr>
                        <w:rFonts w:eastAsia="標楷體" w:hint="eastAsia"/>
                        <w:sz w:val="40"/>
                        <w:szCs w:val="40"/>
                        <w:rPrChange w:id="1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40"/>
                            <w:szCs w:val="40"/>
                          </w:rPr>
                        </w:rPrChange>
                      </w:rPr>
                      <w:delText>王傑瑋</w:delText>
                    </w:r>
                  </w:del>
                  <w:del w:id="14" w:author="Windows 使用者" w:date="2024-08-02T15:42:00Z">
                    <w:r w:rsidR="0031090E" w:rsidRPr="00710858" w:rsidDel="00E14131">
                      <w:rPr>
                        <w:rFonts w:eastAsia="標楷體"/>
                        <w:sz w:val="40"/>
                        <w:szCs w:val="40"/>
                        <w:rPrChange w:id="15" w:author="User" w:date="2025-08-27T11:49:00Z">
                          <w:rPr>
                            <w:rFonts w:eastAsia="標楷體"/>
                            <w:color w:val="000000" w:themeColor="text1"/>
                            <w:sz w:val="40"/>
                            <w:szCs w:val="40"/>
                          </w:rPr>
                        </w:rPrChange>
                      </w:rPr>
                      <w:delText xml:space="preserve"> </w:delText>
                    </w:r>
                    <w:r w:rsidR="00847101" w:rsidRPr="00710858" w:rsidDel="00E14131">
                      <w:rPr>
                        <w:rFonts w:eastAsia="標楷體"/>
                        <w:sz w:val="40"/>
                        <w:szCs w:val="40"/>
                        <w:rPrChange w:id="16" w:author="User" w:date="2025-08-27T11:49:00Z">
                          <w:rPr>
                            <w:rFonts w:eastAsia="標楷體"/>
                            <w:color w:val="000000" w:themeColor="text1"/>
                            <w:sz w:val="40"/>
                            <w:szCs w:val="40"/>
                          </w:rPr>
                        </w:rPrChange>
                      </w:rPr>
                      <w:delText xml:space="preserve">   </w:delText>
                    </w:r>
                  </w:del>
                  <w:ins w:id="17" w:author="User" w:date="2025-08-19T09:17:00Z">
                    <w:r w:rsidR="00C66632" w:rsidRPr="00710858">
                      <w:rPr>
                        <w:rFonts w:eastAsia="標楷體" w:hint="eastAsia"/>
                        <w:sz w:val="40"/>
                        <w:szCs w:val="40"/>
                        <w:rPrChange w:id="1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40"/>
                            <w:szCs w:val="40"/>
                          </w:rPr>
                        </w:rPrChange>
                      </w:rPr>
                      <w:t>張鈞棨</w:t>
                    </w:r>
                  </w:ins>
                  <w:ins w:id="19" w:author="Windows 使用者" w:date="2024-08-02T15:42:00Z">
                    <w:del w:id="20" w:author="User" w:date="2025-08-19T09:17:00Z">
                      <w:r w:rsidR="00E14131" w:rsidRPr="00710858" w:rsidDel="00C66632">
                        <w:rPr>
                          <w:rFonts w:eastAsia="標楷體" w:hint="eastAsia"/>
                          <w:sz w:val="40"/>
                          <w:szCs w:val="40"/>
                          <w:rPrChange w:id="21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40"/>
                              <w:szCs w:val="40"/>
                            </w:rPr>
                          </w:rPrChange>
                        </w:rPr>
                        <w:delText>顏良宇</w:delText>
                      </w:r>
                    </w:del>
                  </w:ins>
                </w:p>
              </w:tc>
            </w:tr>
            <w:tr w:rsidR="00710858" w:rsidRPr="00710858" w14:paraId="6CE86329" w14:textId="77777777" w:rsidTr="001C2673">
              <w:tc>
                <w:tcPr>
                  <w:tcW w:w="3806" w:type="dxa"/>
                  <w:gridSpan w:val="4"/>
                  <w:tcBorders>
                    <w:bottom w:val="nil"/>
                  </w:tcBorders>
                </w:tcPr>
                <w:p w14:paraId="19E24B22" w14:textId="263AC403" w:rsidR="00E945BF" w:rsidRPr="00710858" w:rsidRDefault="009D1426" w:rsidP="00CB72E1">
                  <w:pPr>
                    <w:spacing w:line="400" w:lineRule="exact"/>
                    <w:ind w:leftChars="221" w:left="530" w:rightChars="227" w:right="545"/>
                    <w:jc w:val="distribute"/>
                    <w:rPr>
                      <w:rFonts w:eastAsia="標楷體"/>
                      <w:rPrChange w:id="2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36"/>
                      <w:rPrChange w:id="2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</w:rPr>
                      </w:rPrChange>
                    </w:rPr>
                    <w:t>11</w:t>
                  </w:r>
                  <w:ins w:id="24" w:author="User" w:date="2025-08-19T09:17:00Z">
                    <w:r w:rsidR="00C66632" w:rsidRPr="00710858">
                      <w:rPr>
                        <w:rFonts w:eastAsia="標楷體"/>
                        <w:sz w:val="36"/>
                        <w:rPrChange w:id="25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</w:rPr>
                        </w:rPrChange>
                      </w:rPr>
                      <w:t>4</w:t>
                    </w:r>
                  </w:ins>
                  <w:ins w:id="26" w:author="Windows 使用者" w:date="2024-08-02T13:34:00Z">
                    <w:del w:id="27" w:author="User" w:date="2025-08-19T09:17:00Z">
                      <w:r w:rsidR="008F28E0" w:rsidRPr="00710858" w:rsidDel="00C66632">
                        <w:rPr>
                          <w:rFonts w:eastAsia="標楷體"/>
                          <w:sz w:val="36"/>
                          <w:rPrChange w:id="28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</w:rPr>
                          </w:rPrChange>
                        </w:rPr>
                        <w:delText>3</w:delText>
                      </w:r>
                    </w:del>
                  </w:ins>
                  <w:del w:id="29" w:author="Windows 使用者" w:date="2024-08-02T13:34:00Z">
                    <w:r w:rsidR="0032195D" w:rsidRPr="00710858" w:rsidDel="008F28E0">
                      <w:rPr>
                        <w:rFonts w:eastAsia="標楷體"/>
                        <w:sz w:val="36"/>
                        <w:rPrChange w:id="30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</w:rPr>
                        </w:rPrChange>
                      </w:rPr>
                      <w:delText>2</w:delText>
                    </w:r>
                  </w:del>
                  <w:r w:rsidR="00E945BF" w:rsidRPr="00710858">
                    <w:rPr>
                      <w:rFonts w:eastAsia="標楷體" w:hint="eastAsia"/>
                      <w:sz w:val="36"/>
                      <w:rPrChange w:id="31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</w:rPr>
                      </w:rPrChange>
                    </w:rPr>
                    <w:t>學年度</w:t>
                  </w:r>
                  <w:ins w:id="32" w:author="User" w:date="2025-11-28T15:37:00Z">
                    <w:r w:rsidR="002F7BD4">
                      <w:rPr>
                        <w:rFonts w:eastAsia="標楷體" w:hint="eastAsia"/>
                        <w:sz w:val="20"/>
                        <w:szCs w:val="40"/>
                      </w:rPr>
                      <w:t>01</w:t>
                    </w:r>
                  </w:ins>
                  <w:del w:id="33" w:author="User" w:date="2025-11-28T15:37:00Z">
                    <w:r w:rsidRPr="00710858" w:rsidDel="002F7BD4">
                      <w:rPr>
                        <w:rFonts w:eastAsia="標楷體"/>
                        <w:sz w:val="20"/>
                        <w:szCs w:val="40"/>
                        <w:rPrChange w:id="34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08</w:delText>
                    </w:r>
                  </w:del>
                  <w:r w:rsidR="004D56F6" w:rsidRPr="00710858">
                    <w:rPr>
                      <w:rFonts w:eastAsia="標楷體"/>
                      <w:sz w:val="20"/>
                      <w:szCs w:val="40"/>
                      <w:rPrChange w:id="35" w:author="User" w:date="2025-08-27T11:49:00Z">
                        <w:rPr>
                          <w:rFonts w:eastAsia="標楷體"/>
                          <w:color w:val="000000" w:themeColor="text1"/>
                          <w:sz w:val="20"/>
                          <w:szCs w:val="40"/>
                        </w:rPr>
                      </w:rPrChange>
                    </w:rPr>
                    <w:t>/</w:t>
                  </w:r>
                  <w:del w:id="36" w:author="Windows 使用者" w:date="2024-08-07T09:10:00Z">
                    <w:r w:rsidR="008E242A" w:rsidRPr="00710858" w:rsidDel="00CC029C">
                      <w:rPr>
                        <w:rFonts w:eastAsia="標楷體"/>
                        <w:sz w:val="20"/>
                        <w:szCs w:val="40"/>
                        <w:rPrChange w:id="37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25</w:delText>
                    </w:r>
                  </w:del>
                  <w:ins w:id="38" w:author="User" w:date="2025-11-28T15:37:00Z">
                    <w:r w:rsidR="002F7BD4">
                      <w:rPr>
                        <w:rFonts w:eastAsia="標楷體" w:hint="eastAsia"/>
                        <w:sz w:val="20"/>
                        <w:szCs w:val="40"/>
                      </w:rPr>
                      <w:t>05</w:t>
                    </w:r>
                  </w:ins>
                  <w:ins w:id="39" w:author="Windows 使用者" w:date="2024-08-07T09:10:00Z">
                    <w:del w:id="40" w:author="User" w:date="2025-08-19T09:29:00Z">
                      <w:r w:rsidR="00CC029C" w:rsidRPr="00710858" w:rsidDel="00055DD1">
                        <w:rPr>
                          <w:rFonts w:eastAsia="標楷體"/>
                          <w:sz w:val="20"/>
                          <w:szCs w:val="40"/>
                          <w:rPrChange w:id="41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40"/>
                            </w:rPr>
                          </w:rPrChange>
                        </w:rPr>
                        <w:delText>07</w:delText>
                      </w:r>
                    </w:del>
                  </w:ins>
                  <w:r w:rsidR="0031090E" w:rsidRPr="00710858">
                    <w:rPr>
                      <w:rFonts w:eastAsia="標楷體" w:hint="eastAsia"/>
                      <w:sz w:val="20"/>
                      <w:szCs w:val="40"/>
                      <w:rPrChange w:id="42" w:author="User" w:date="2025-08-27T11:49:00Z">
                        <w:rPr>
                          <w:rFonts w:eastAsia="標楷體" w:hint="eastAsia"/>
                          <w:color w:val="000000" w:themeColor="text1"/>
                          <w:sz w:val="20"/>
                          <w:szCs w:val="40"/>
                        </w:rPr>
                      </w:rPrChange>
                    </w:rPr>
                    <w:t>製</w:t>
                  </w:r>
                </w:p>
              </w:tc>
              <w:tc>
                <w:tcPr>
                  <w:tcW w:w="6859" w:type="dxa"/>
                  <w:gridSpan w:val="5"/>
                  <w:tcBorders>
                    <w:bottom w:val="nil"/>
                  </w:tcBorders>
                </w:tcPr>
                <w:p w14:paraId="196904C3" w14:textId="77777777" w:rsidR="00E945BF" w:rsidRPr="00710858" w:rsidRDefault="00E945BF" w:rsidP="00E945BF">
                  <w:pPr>
                    <w:spacing w:line="400" w:lineRule="exact"/>
                    <w:ind w:leftChars="507" w:left="1217" w:rightChars="532" w:right="1277"/>
                    <w:jc w:val="distribute"/>
                    <w:rPr>
                      <w:rFonts w:eastAsia="標楷體"/>
                      <w:rPrChange w:id="4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rPrChange w:id="44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</w:rPr>
                      </w:rPrChange>
                    </w:rPr>
                    <w:t>週課表</w:t>
                  </w:r>
                </w:p>
              </w:tc>
            </w:tr>
            <w:tr w:rsidR="00710858" w:rsidRPr="00710858" w14:paraId="60A3B912" w14:textId="77777777" w:rsidTr="001C2673">
              <w:trPr>
                <w:cantSplit/>
              </w:trPr>
              <w:tc>
                <w:tcPr>
                  <w:tcW w:w="3806" w:type="dxa"/>
                  <w:gridSpan w:val="4"/>
                  <w:vMerge w:val="restart"/>
                  <w:tcBorders>
                    <w:tl2br w:val="single" w:sz="4" w:space="0" w:color="auto"/>
                  </w:tcBorders>
                </w:tcPr>
                <w:p w14:paraId="2A31102F" w14:textId="77777777" w:rsidR="00E945BF" w:rsidRPr="00710858" w:rsidRDefault="00E945BF" w:rsidP="00E945BF">
                  <w:pPr>
                    <w:spacing w:line="180" w:lineRule="exact"/>
                    <w:jc w:val="right"/>
                    <w:rPr>
                      <w:rFonts w:eastAsia="標楷體"/>
                      <w:sz w:val="16"/>
                      <w:szCs w:val="16"/>
                      <w:rPrChange w:id="45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46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星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47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48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期</w:t>
                  </w:r>
                </w:p>
                <w:p w14:paraId="3746B151" w14:textId="77777777" w:rsidR="00E945BF" w:rsidRPr="00710858" w:rsidRDefault="00E945BF" w:rsidP="00E945BF">
                  <w:pPr>
                    <w:wordWrap w:val="0"/>
                    <w:spacing w:line="180" w:lineRule="exact"/>
                    <w:jc w:val="right"/>
                    <w:rPr>
                      <w:rFonts w:eastAsia="標楷體"/>
                      <w:sz w:val="16"/>
                      <w:szCs w:val="16"/>
                      <w:rPrChange w:id="49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50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科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51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52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目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53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 Week</w:t>
                  </w:r>
                </w:p>
                <w:p w14:paraId="2E0D4CE4" w14:textId="77777777" w:rsidR="00E945BF" w:rsidRPr="00710858" w:rsidRDefault="00E945BF" w:rsidP="00E945BF">
                  <w:pPr>
                    <w:spacing w:line="180" w:lineRule="exact"/>
                    <w:rPr>
                      <w:rFonts w:eastAsia="標楷體"/>
                      <w:sz w:val="16"/>
                      <w:szCs w:val="16"/>
                      <w:rPrChange w:id="54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55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節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56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57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次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58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                       Subject</w:t>
                  </w:r>
                </w:p>
                <w:p w14:paraId="4F4B7FD9" w14:textId="77777777" w:rsidR="00E945BF" w:rsidRPr="00710858" w:rsidRDefault="00E945BF" w:rsidP="00E945BF">
                  <w:pPr>
                    <w:spacing w:line="180" w:lineRule="exact"/>
                    <w:rPr>
                      <w:rFonts w:eastAsia="標楷體"/>
                      <w:rPrChange w:id="5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16"/>
                      <w:szCs w:val="16"/>
                      <w:rPrChange w:id="60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Course        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61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時間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62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Time</w:t>
                  </w:r>
                </w:p>
              </w:tc>
              <w:tc>
                <w:tcPr>
                  <w:tcW w:w="1371" w:type="dxa"/>
                  <w:tcBorders>
                    <w:bottom w:val="nil"/>
                  </w:tcBorders>
                  <w:vAlign w:val="center"/>
                </w:tcPr>
                <w:p w14:paraId="1E748A71" w14:textId="77777777" w:rsidR="00E945BF" w:rsidRPr="00710858" w:rsidRDefault="00E945BF" w:rsidP="00E945BF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6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64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一</w:t>
                  </w:r>
                </w:p>
              </w:tc>
              <w:tc>
                <w:tcPr>
                  <w:tcW w:w="1372" w:type="dxa"/>
                  <w:tcBorders>
                    <w:bottom w:val="nil"/>
                  </w:tcBorders>
                  <w:vAlign w:val="center"/>
                </w:tcPr>
                <w:p w14:paraId="77EFC606" w14:textId="77777777" w:rsidR="00E945BF" w:rsidRPr="00710858" w:rsidRDefault="00E945BF" w:rsidP="00E945BF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6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66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二</w:t>
                  </w:r>
                </w:p>
              </w:tc>
              <w:tc>
                <w:tcPr>
                  <w:tcW w:w="1373" w:type="dxa"/>
                  <w:tcBorders>
                    <w:bottom w:val="nil"/>
                  </w:tcBorders>
                  <w:vAlign w:val="center"/>
                </w:tcPr>
                <w:p w14:paraId="448CBE21" w14:textId="77777777" w:rsidR="00E945BF" w:rsidRPr="00710858" w:rsidRDefault="00E945BF" w:rsidP="00E945BF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6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68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三</w:t>
                  </w:r>
                </w:p>
              </w:tc>
              <w:tc>
                <w:tcPr>
                  <w:tcW w:w="1371" w:type="dxa"/>
                  <w:tcBorders>
                    <w:bottom w:val="nil"/>
                  </w:tcBorders>
                  <w:vAlign w:val="center"/>
                </w:tcPr>
                <w:p w14:paraId="6666CBD5" w14:textId="77777777" w:rsidR="00E945BF" w:rsidRPr="00710858" w:rsidRDefault="00E945BF" w:rsidP="00E945BF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6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70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四</w:t>
                  </w:r>
                </w:p>
              </w:tc>
              <w:tc>
                <w:tcPr>
                  <w:tcW w:w="1372" w:type="dxa"/>
                  <w:tcBorders>
                    <w:bottom w:val="nil"/>
                  </w:tcBorders>
                  <w:vAlign w:val="center"/>
                </w:tcPr>
                <w:p w14:paraId="10A68E09" w14:textId="77777777" w:rsidR="00E945BF" w:rsidRPr="00710858" w:rsidRDefault="00E945BF" w:rsidP="00E945BF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7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72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五</w:t>
                  </w:r>
                </w:p>
              </w:tc>
            </w:tr>
            <w:tr w:rsidR="00710858" w:rsidRPr="00710858" w14:paraId="0B9B2D0E" w14:textId="77777777" w:rsidTr="001C2673">
              <w:trPr>
                <w:cantSplit/>
              </w:trPr>
              <w:tc>
                <w:tcPr>
                  <w:tcW w:w="3806" w:type="dxa"/>
                  <w:gridSpan w:val="4"/>
                  <w:vMerge/>
                </w:tcPr>
                <w:p w14:paraId="03FFE486" w14:textId="77777777" w:rsidR="00E945BF" w:rsidRPr="00710858" w:rsidRDefault="00E945BF" w:rsidP="00E945BF">
                  <w:pPr>
                    <w:spacing w:line="400" w:lineRule="exact"/>
                    <w:rPr>
                      <w:rFonts w:eastAsia="標楷體"/>
                      <w:rPrChange w:id="7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1371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0AEE9B43" w14:textId="77777777" w:rsidR="00E945BF" w:rsidRPr="00710858" w:rsidRDefault="00E945BF" w:rsidP="00E945BF">
                  <w:pPr>
                    <w:jc w:val="center"/>
                    <w:rPr>
                      <w:rFonts w:eastAsia="標楷體"/>
                      <w:rPrChange w:id="7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7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Monday</w:t>
                  </w:r>
                </w:p>
              </w:tc>
              <w:tc>
                <w:tcPr>
                  <w:tcW w:w="1372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7EC6FDC0" w14:textId="77777777" w:rsidR="00E945BF" w:rsidRPr="00710858" w:rsidRDefault="00E945BF" w:rsidP="00E945BF">
                  <w:pPr>
                    <w:jc w:val="center"/>
                    <w:rPr>
                      <w:rFonts w:eastAsia="標楷體"/>
                      <w:rPrChange w:id="7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7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Tuesday</w:t>
                  </w:r>
                </w:p>
              </w:tc>
              <w:tc>
                <w:tcPr>
                  <w:tcW w:w="1373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3301B998" w14:textId="77777777" w:rsidR="00E945BF" w:rsidRPr="00710858" w:rsidRDefault="00E945BF" w:rsidP="00E945BF">
                  <w:pPr>
                    <w:jc w:val="center"/>
                    <w:rPr>
                      <w:rFonts w:eastAsia="標楷體"/>
                      <w:spacing w:val="-20"/>
                      <w:rPrChange w:id="78" w:author="User" w:date="2025-08-27T11:49:00Z">
                        <w:rPr>
                          <w:rFonts w:eastAsia="標楷體"/>
                          <w:color w:val="000000" w:themeColor="text1"/>
                          <w:spacing w:val="-20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pacing w:val="-20"/>
                      <w:rPrChange w:id="79" w:author="User" w:date="2025-08-27T11:49:00Z">
                        <w:rPr>
                          <w:rFonts w:eastAsia="標楷體"/>
                          <w:color w:val="000000" w:themeColor="text1"/>
                          <w:spacing w:val="-20"/>
                        </w:rPr>
                      </w:rPrChange>
                    </w:rPr>
                    <w:t>Wednesday</w:t>
                  </w:r>
                </w:p>
              </w:tc>
              <w:tc>
                <w:tcPr>
                  <w:tcW w:w="1371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6439C605" w14:textId="77777777" w:rsidR="00E945BF" w:rsidRPr="00710858" w:rsidRDefault="00E945BF" w:rsidP="00E945BF">
                  <w:pPr>
                    <w:jc w:val="center"/>
                    <w:rPr>
                      <w:rFonts w:eastAsia="標楷體"/>
                      <w:rPrChange w:id="8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8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Thursday</w:t>
                  </w:r>
                </w:p>
              </w:tc>
              <w:tc>
                <w:tcPr>
                  <w:tcW w:w="1372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176EAACD" w14:textId="77777777" w:rsidR="00E945BF" w:rsidRPr="00710858" w:rsidRDefault="00E945BF" w:rsidP="00E945BF">
                  <w:pPr>
                    <w:jc w:val="center"/>
                    <w:rPr>
                      <w:rFonts w:eastAsia="標楷體"/>
                      <w:rPrChange w:id="8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8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Friday</w:t>
                  </w:r>
                </w:p>
              </w:tc>
            </w:tr>
            <w:tr w:rsidR="00710858" w:rsidRPr="00710858" w14:paraId="2195F320" w14:textId="77777777" w:rsidTr="001C2673">
              <w:trPr>
                <w:cantSplit/>
                <w:trHeight w:val="419"/>
              </w:trPr>
              <w:tc>
                <w:tcPr>
                  <w:tcW w:w="1206" w:type="dxa"/>
                  <w:vMerge w:val="restart"/>
                  <w:vAlign w:val="center"/>
                </w:tcPr>
                <w:p w14:paraId="5B1C1680" w14:textId="77777777" w:rsidR="00BC53B5" w:rsidRPr="00710858" w:rsidRDefault="00BC53B5" w:rsidP="00E945BF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84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85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上午</w:t>
                  </w:r>
                </w:p>
                <w:p w14:paraId="5F9810FA" w14:textId="77777777" w:rsidR="00BC53B5" w:rsidRPr="00710858" w:rsidRDefault="00BC53B5" w:rsidP="00E945BF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86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2"/>
                      <w:szCs w:val="22"/>
                      <w:rPrChange w:id="87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2"/>
                        </w:rPr>
                      </w:rPrChange>
                    </w:rPr>
                    <w:t>Morning</w:t>
                  </w:r>
                </w:p>
              </w:tc>
              <w:tc>
                <w:tcPr>
                  <w:tcW w:w="2097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14:paraId="67D036E9" w14:textId="77777777" w:rsidR="00BC53B5" w:rsidRPr="00710858" w:rsidRDefault="00BC53B5" w:rsidP="00E945BF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8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8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7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0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30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2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8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4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05</w:t>
                  </w:r>
                </w:p>
              </w:tc>
              <w:tc>
                <w:tcPr>
                  <w:tcW w:w="503" w:type="dxa"/>
                  <w:tcBorders>
                    <w:bottom w:val="single" w:sz="4" w:space="0" w:color="auto"/>
                  </w:tcBorders>
                  <w:vAlign w:val="center"/>
                </w:tcPr>
                <w:p w14:paraId="39D77EA8" w14:textId="77777777" w:rsidR="00BC53B5" w:rsidRPr="00710858" w:rsidRDefault="00BC53B5" w:rsidP="00E945BF">
                  <w:pPr>
                    <w:snapToGrid w:val="0"/>
                    <w:jc w:val="center"/>
                    <w:rPr>
                      <w:rFonts w:eastAsia="標楷體"/>
                      <w:rPrChange w:id="9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9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35</w:t>
                  </w:r>
                </w:p>
              </w:tc>
              <w:tc>
                <w:tcPr>
                  <w:tcW w:w="6859" w:type="dxa"/>
                  <w:gridSpan w:val="5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B22D018" w14:textId="77777777" w:rsidR="00BC53B5" w:rsidRPr="00710858" w:rsidRDefault="00BC53B5" w:rsidP="008807ED">
                  <w:pPr>
                    <w:snapToGrid w:val="0"/>
                    <w:spacing w:line="400" w:lineRule="exact"/>
                    <w:jc w:val="center"/>
                    <w:rPr>
                      <w:rFonts w:eastAsia="華康行楷體W5(P)"/>
                      <w:sz w:val="32"/>
                      <w:szCs w:val="32"/>
                      <w:rPrChange w:id="98" w:author="User" w:date="2025-08-27T11:49:00Z">
                        <w:rPr>
                          <w:rFonts w:eastAsia="華康行楷體W5(P)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2"/>
                      <w:szCs w:val="32"/>
                      <w:rPrChange w:id="99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升旗早會、早自習</w:t>
                  </w:r>
                </w:p>
              </w:tc>
            </w:tr>
            <w:tr w:rsidR="00710858" w:rsidRPr="00710858" w14:paraId="3F9E6F2B" w14:textId="77777777" w:rsidTr="001C2673">
              <w:trPr>
                <w:cantSplit/>
                <w:trHeight w:val="1040"/>
              </w:trPr>
              <w:tc>
                <w:tcPr>
                  <w:tcW w:w="1206" w:type="dxa"/>
                  <w:vMerge/>
                  <w:vAlign w:val="center"/>
                </w:tcPr>
                <w:p w14:paraId="109CD444" w14:textId="77777777" w:rsidR="000F4E23" w:rsidRPr="00710858" w:rsidRDefault="000F4E23" w:rsidP="000F4E23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0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6B87ECAC" w14:textId="77777777" w:rsidR="000F4E23" w:rsidRPr="00710858" w:rsidRDefault="000F4E23" w:rsidP="000F4E23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01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02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1</w:t>
                  </w:r>
                </w:p>
              </w:tc>
              <w:tc>
                <w:tcPr>
                  <w:tcW w:w="1572" w:type="dxa"/>
                  <w:vAlign w:val="center"/>
                </w:tcPr>
                <w:p w14:paraId="588F769F" w14:textId="77777777" w:rsidR="000F4E23" w:rsidRPr="00710858" w:rsidRDefault="000F4E23" w:rsidP="000F4E23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0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0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8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05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0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</w:p>
                <w:p w14:paraId="12C6A095" w14:textId="77777777" w:rsidR="000F4E23" w:rsidRPr="00710858" w:rsidRDefault="000F4E23" w:rsidP="000F4E23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0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0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690B4067" w14:textId="77777777" w:rsidR="000F4E23" w:rsidRPr="00710858" w:rsidRDefault="000F4E23" w:rsidP="000F4E23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0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1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11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1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</w:tc>
              <w:tc>
                <w:tcPr>
                  <w:tcW w:w="503" w:type="dxa"/>
                  <w:vAlign w:val="center"/>
                </w:tcPr>
                <w:p w14:paraId="6FB2AC2C" w14:textId="77777777" w:rsidR="000F4E23" w:rsidRPr="00710858" w:rsidRDefault="000F4E23" w:rsidP="000F4E23">
                  <w:pPr>
                    <w:snapToGrid w:val="0"/>
                    <w:jc w:val="center"/>
                    <w:rPr>
                      <w:rFonts w:eastAsia="標楷體"/>
                      <w:rPrChange w:id="11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1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5B3C1F21" w14:textId="77777777" w:rsidR="00D2365C" w:rsidRPr="00710858" w:rsidRDefault="00D2365C" w:rsidP="00D2365C">
                  <w:pPr>
                    <w:snapToGrid w:val="0"/>
                    <w:ind w:leftChars="-50" w:left="-120" w:rightChars="-27" w:right="-65"/>
                    <w:jc w:val="center"/>
                    <w:rPr>
                      <w:ins w:id="115" w:author="Windows 使用者" w:date="2024-08-06T10:06:00Z"/>
                      <w:rFonts w:eastAsia="標楷體"/>
                      <w:sz w:val="36"/>
                      <w:szCs w:val="36"/>
                      <w:rPrChange w:id="116" w:author="User" w:date="2025-08-27T11:49:00Z">
                        <w:rPr>
                          <w:ins w:id="117" w:author="Windows 使用者" w:date="2024-08-06T10:06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18" w:author="Windows 使用者" w:date="2024-08-06T10:06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1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健教</w:t>
                    </w:r>
                  </w:ins>
                </w:p>
                <w:p w14:paraId="39A55F1E" w14:textId="2C831007" w:rsidR="00875A7B" w:rsidRPr="00710858" w:rsidDel="00D2365C" w:rsidRDefault="00D2365C" w:rsidP="00D2365C">
                  <w:pPr>
                    <w:snapToGrid w:val="0"/>
                    <w:jc w:val="center"/>
                    <w:rPr>
                      <w:del w:id="120" w:author="Windows 使用者" w:date="2024-08-06T10:06:00Z"/>
                      <w:rFonts w:eastAsia="標楷體"/>
                      <w:sz w:val="36"/>
                      <w:szCs w:val="15"/>
                      <w:rPrChange w:id="121" w:author="User" w:date="2025-08-27T11:49:00Z">
                        <w:rPr>
                          <w:del w:id="122" w:author="Windows 使用者" w:date="2024-08-06T10:06:00Z"/>
                          <w:rFonts w:eastAsia="標楷體"/>
                          <w:color w:val="000000" w:themeColor="text1"/>
                          <w:sz w:val="36"/>
                          <w:szCs w:val="15"/>
                        </w:rPr>
                      </w:rPrChange>
                    </w:rPr>
                  </w:pPr>
                  <w:ins w:id="123" w:author="Windows 使用者" w:date="2024-08-06T10:06:00Z">
                    <w:r w:rsidRPr="00710858">
                      <w:rPr>
                        <w:rFonts w:eastAsia="標楷體"/>
                        <w:sz w:val="20"/>
                        <w:szCs w:val="20"/>
                        <w:rPrChange w:id="124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Health</w:t>
                    </w:r>
                  </w:ins>
                  <w:del w:id="125" w:author="Windows 使用者" w:date="2024-08-06T10:06:00Z">
                    <w:r w:rsidR="00E871B4" w:rsidRPr="00710858" w:rsidDel="00D2365C">
                      <w:rPr>
                        <w:rFonts w:eastAsia="標楷體" w:hint="eastAsia"/>
                        <w:sz w:val="36"/>
                        <w:szCs w:val="15"/>
                        <w:rPrChange w:id="12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15"/>
                          </w:rPr>
                        </w:rPrChange>
                      </w:rPr>
                      <w:delText>童軍</w:delText>
                    </w:r>
                  </w:del>
                </w:p>
                <w:p w14:paraId="3A357861" w14:textId="4B92D682" w:rsidR="00B63133" w:rsidRPr="00710858" w:rsidRDefault="00B63133" w:rsidP="003B128F">
                  <w:pPr>
                    <w:snapToGrid w:val="0"/>
                    <w:jc w:val="center"/>
                    <w:rPr>
                      <w:rFonts w:eastAsia="標楷體"/>
                      <w:sz w:val="20"/>
                      <w:szCs w:val="20"/>
                      <w:rPrChange w:id="127" w:author="User" w:date="2025-08-27T11:49:00Z">
                        <w:rPr>
                          <w:rFonts w:eastAsia="標楷體"/>
                          <w:color w:val="000000" w:themeColor="text1"/>
                          <w:sz w:val="20"/>
                          <w:szCs w:val="20"/>
                        </w:rPr>
                      </w:rPrChange>
                    </w:rPr>
                  </w:pPr>
                  <w:del w:id="128" w:author="Windows 使用者" w:date="2024-08-06T10:06:00Z">
                    <w:r w:rsidRPr="00710858" w:rsidDel="00D2365C">
                      <w:rPr>
                        <w:rFonts w:eastAsia="標楷體"/>
                        <w:sz w:val="20"/>
                        <w:szCs w:val="20"/>
                        <w:rPrChange w:id="129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Scout Activity</w:delText>
                    </w:r>
                  </w:del>
                </w:p>
              </w:tc>
              <w:tc>
                <w:tcPr>
                  <w:tcW w:w="1372" w:type="dxa"/>
                  <w:vAlign w:val="center"/>
                </w:tcPr>
                <w:p w14:paraId="1F402FAA" w14:textId="6D61D93C" w:rsidR="002F7BD4" w:rsidRPr="002F7BD4" w:rsidRDefault="002F7BD4" w:rsidP="002F7BD4">
                  <w:pPr>
                    <w:snapToGrid w:val="0"/>
                    <w:spacing w:line="400" w:lineRule="exact"/>
                    <w:jc w:val="center"/>
                    <w:rPr>
                      <w:ins w:id="130" w:author="User" w:date="2025-11-28T15:32:00Z"/>
                      <w:rFonts w:eastAsia="標楷體"/>
                      <w:color w:val="FF0000"/>
                      <w:sz w:val="36"/>
                      <w:szCs w:val="36"/>
                      <w:rPrChange w:id="131" w:author="User" w:date="2025-11-28T15:34:00Z">
                        <w:rPr>
                          <w:ins w:id="132" w:author="User" w:date="2025-11-28T15:32:00Z"/>
                          <w:rFonts w:eastAsia="標楷體"/>
                          <w:sz w:val="36"/>
                          <w:szCs w:val="36"/>
                        </w:rPr>
                      </w:rPrChange>
                    </w:rPr>
                  </w:pPr>
                  <w:ins w:id="133" w:author="User" w:date="2025-11-28T15:32:00Z">
                    <w:r w:rsidRPr="002F7BD4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134" w:author="User" w:date="2025-11-28T15:34:00Z">
                          <w:rPr>
                            <w:rFonts w:eastAsia="標楷體" w:hint="eastAsia"/>
                            <w:sz w:val="36"/>
                            <w:szCs w:val="36"/>
                          </w:rPr>
                        </w:rPrChange>
                      </w:rPr>
                      <w:t>社會</w:t>
                    </w:r>
                  </w:ins>
                </w:p>
                <w:p w14:paraId="09C67401" w14:textId="7C7152F6" w:rsidR="00670948" w:rsidRPr="002F7BD4" w:rsidDel="00C66632" w:rsidRDefault="002F7BD4" w:rsidP="002F7BD4">
                  <w:pPr>
                    <w:snapToGrid w:val="0"/>
                    <w:spacing w:line="400" w:lineRule="exact"/>
                    <w:jc w:val="center"/>
                    <w:rPr>
                      <w:ins w:id="135" w:author="Windows 使用者" w:date="2024-08-12T11:02:00Z"/>
                      <w:del w:id="136" w:author="User" w:date="2025-08-19T09:20:00Z"/>
                      <w:rFonts w:eastAsia="標楷體"/>
                      <w:color w:val="FF0000"/>
                      <w:sz w:val="36"/>
                      <w:szCs w:val="36"/>
                      <w:rPrChange w:id="137" w:author="User" w:date="2025-11-28T15:34:00Z">
                        <w:rPr>
                          <w:ins w:id="138" w:author="Windows 使用者" w:date="2024-08-12T11:02:00Z"/>
                          <w:del w:id="139" w:author="User" w:date="2025-08-19T09:2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40" w:author="User" w:date="2025-11-28T15:32:00Z">
                    <w:r w:rsidRPr="002F7BD4">
                      <w:rPr>
                        <w:rFonts w:eastAsia="標楷體"/>
                        <w:color w:val="FF0000"/>
                        <w:sz w:val="20"/>
                        <w:szCs w:val="20"/>
                        <w:rPrChange w:id="141" w:author="User" w:date="2025-11-28T15:34:00Z">
                          <w:rPr>
                            <w:rFonts w:eastAsia="標楷體"/>
                            <w:sz w:val="20"/>
                            <w:szCs w:val="20"/>
                          </w:rPr>
                        </w:rPrChange>
                      </w:rPr>
                      <w:t>Society</w:t>
                    </w:r>
                  </w:ins>
                  <w:ins w:id="142" w:author="Windows 使用者" w:date="2024-08-12T11:02:00Z">
                    <w:del w:id="143" w:author="User" w:date="2025-08-19T09:20:00Z">
                      <w:r w:rsidR="00670948" w:rsidRPr="002F7BD4" w:rsidDel="00C66632">
                        <w:rPr>
                          <w:rFonts w:eastAsia="標楷體" w:hint="eastAsia"/>
                          <w:color w:val="FF0000"/>
                          <w:sz w:val="36"/>
                          <w:szCs w:val="36"/>
                          <w:rPrChange w:id="144" w:author="User" w:date="2025-11-28T15:34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國文</w:delText>
                      </w:r>
                    </w:del>
                  </w:ins>
                </w:p>
                <w:p w14:paraId="29D02F8C" w14:textId="0E63822A" w:rsidR="00875A7B" w:rsidRPr="002F7BD4" w:rsidDel="00670948" w:rsidRDefault="00670948" w:rsidP="00670948">
                  <w:pPr>
                    <w:snapToGrid w:val="0"/>
                    <w:jc w:val="center"/>
                    <w:rPr>
                      <w:del w:id="145" w:author="Windows 使用者" w:date="2024-08-12T11:02:00Z"/>
                      <w:rFonts w:eastAsia="標楷體"/>
                      <w:color w:val="FF0000"/>
                      <w:sz w:val="28"/>
                      <w:szCs w:val="15"/>
                      <w:rPrChange w:id="146" w:author="User" w:date="2025-11-28T15:34:00Z">
                        <w:rPr>
                          <w:del w:id="147" w:author="Windows 使用者" w:date="2024-08-12T11:02:00Z"/>
                          <w:rFonts w:eastAsia="標楷體"/>
                          <w:color w:val="000000" w:themeColor="text1"/>
                          <w:sz w:val="28"/>
                          <w:szCs w:val="15"/>
                        </w:rPr>
                      </w:rPrChange>
                    </w:rPr>
                  </w:pPr>
                  <w:ins w:id="148" w:author="Windows 使用者" w:date="2024-08-12T11:02:00Z">
                    <w:del w:id="149" w:author="User" w:date="2025-08-19T09:20:00Z">
                      <w:r w:rsidRPr="002F7BD4" w:rsidDel="00C66632">
                        <w:rPr>
                          <w:rFonts w:eastAsia="標楷體"/>
                          <w:color w:val="FF0000"/>
                          <w:sz w:val="20"/>
                          <w:szCs w:val="20"/>
                          <w:rPrChange w:id="150" w:author="User" w:date="2025-11-28T15:34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Chinese</w:delText>
                      </w:r>
                    </w:del>
                  </w:ins>
                  <w:del w:id="151" w:author="Windows 使用者" w:date="2024-08-08T13:06:00Z">
                    <w:r w:rsidR="008D1B23" w:rsidRPr="002F7BD4" w:rsidDel="00B94A14">
                      <w:rPr>
                        <w:rFonts w:eastAsia="標楷體" w:hint="eastAsia"/>
                        <w:color w:val="FF0000"/>
                        <w:sz w:val="28"/>
                        <w:szCs w:val="15"/>
                        <w:rPrChange w:id="152" w:author="User" w:date="2025-11-28T15:34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15"/>
                          </w:rPr>
                        </w:rPrChange>
                      </w:rPr>
                      <w:delText>環境探索</w:delText>
                    </w:r>
                  </w:del>
                </w:p>
                <w:p w14:paraId="39734982" w14:textId="129C1B0D" w:rsidR="006F381B" w:rsidRPr="002F7BD4" w:rsidRDefault="006F381B" w:rsidP="006F381B">
                  <w:pPr>
                    <w:snapToGrid w:val="0"/>
                    <w:jc w:val="center"/>
                    <w:rPr>
                      <w:rFonts w:eastAsia="標楷體"/>
                      <w:color w:val="FF0000"/>
                      <w:sz w:val="36"/>
                      <w:szCs w:val="15"/>
                      <w:rPrChange w:id="153" w:author="User" w:date="2025-11-28T15:34:00Z">
                        <w:rPr>
                          <w:rFonts w:eastAsia="標楷體"/>
                          <w:color w:val="000000" w:themeColor="text1"/>
                          <w:sz w:val="36"/>
                          <w:szCs w:val="15"/>
                        </w:rPr>
                      </w:rPrChange>
                    </w:rPr>
                  </w:pPr>
                  <w:del w:id="154" w:author="Windows 使用者" w:date="2024-08-12T11:02:00Z">
                    <w:r w:rsidRPr="002F7BD4" w:rsidDel="00670948">
                      <w:rPr>
                        <w:rFonts w:eastAsia="標楷體"/>
                        <w:color w:val="FF0000"/>
                        <w:sz w:val="20"/>
                        <w:szCs w:val="20"/>
                        <w:rPrChange w:id="155" w:author="User" w:date="2025-11-28T15:34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Science</w:delText>
                    </w:r>
                  </w:del>
                </w:p>
              </w:tc>
              <w:tc>
                <w:tcPr>
                  <w:tcW w:w="1373" w:type="dxa"/>
                  <w:vAlign w:val="center"/>
                </w:tcPr>
                <w:p w14:paraId="5DD7C330" w14:textId="77777777" w:rsidR="002F7BD4" w:rsidRPr="002F7BD4" w:rsidRDefault="002F7BD4" w:rsidP="002F7BD4">
                  <w:pPr>
                    <w:snapToGrid w:val="0"/>
                    <w:spacing w:after="120"/>
                    <w:jc w:val="center"/>
                    <w:rPr>
                      <w:ins w:id="156" w:author="User" w:date="2025-11-28T15:32:00Z"/>
                      <w:rFonts w:eastAsia="標楷體"/>
                      <w:color w:val="FF0000"/>
                      <w:sz w:val="36"/>
                      <w:szCs w:val="36"/>
                      <w:rPrChange w:id="157" w:author="User" w:date="2025-11-28T15:34:00Z">
                        <w:rPr>
                          <w:ins w:id="158" w:author="User" w:date="2025-11-28T15:32:00Z"/>
                          <w:rFonts w:eastAsia="標楷體"/>
                          <w:sz w:val="36"/>
                          <w:szCs w:val="36"/>
                        </w:rPr>
                      </w:rPrChange>
                    </w:rPr>
                  </w:pPr>
                  <w:ins w:id="159" w:author="User" w:date="2025-11-28T15:32:00Z">
                    <w:r w:rsidRPr="002F7BD4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160" w:author="User" w:date="2025-11-28T15:34:00Z">
                          <w:rPr>
                            <w:rFonts w:eastAsia="標楷體" w:hint="eastAsia"/>
                            <w:sz w:val="36"/>
                            <w:szCs w:val="36"/>
                          </w:rPr>
                        </w:rPrChange>
                      </w:rPr>
                      <w:t>數學</w:t>
                    </w:r>
                  </w:ins>
                </w:p>
                <w:p w14:paraId="55044F05" w14:textId="3967F3F6" w:rsidR="00670948" w:rsidRPr="002F7BD4" w:rsidDel="00C66632" w:rsidRDefault="002F7BD4" w:rsidP="002F7BD4">
                  <w:pPr>
                    <w:snapToGrid w:val="0"/>
                    <w:jc w:val="center"/>
                    <w:rPr>
                      <w:ins w:id="161" w:author="Windows 使用者" w:date="2024-08-12T11:04:00Z"/>
                      <w:del w:id="162" w:author="User" w:date="2025-08-19T09:22:00Z"/>
                      <w:rFonts w:eastAsia="標楷體"/>
                      <w:color w:val="FF0000"/>
                      <w:sz w:val="28"/>
                      <w:szCs w:val="15"/>
                      <w:rPrChange w:id="163" w:author="User" w:date="2025-11-28T15:34:00Z">
                        <w:rPr>
                          <w:ins w:id="164" w:author="Windows 使用者" w:date="2024-08-12T11:04:00Z"/>
                          <w:del w:id="165" w:author="User" w:date="2025-08-19T09:22:00Z"/>
                          <w:rFonts w:eastAsia="標楷體"/>
                          <w:color w:val="000000" w:themeColor="text1"/>
                          <w:sz w:val="28"/>
                          <w:szCs w:val="15"/>
                        </w:rPr>
                      </w:rPrChange>
                    </w:rPr>
                  </w:pPr>
                  <w:ins w:id="166" w:author="User" w:date="2025-11-28T15:32:00Z">
                    <w:r w:rsidRPr="002F7BD4">
                      <w:rPr>
                        <w:rFonts w:eastAsia="標楷體"/>
                        <w:color w:val="FF0000"/>
                        <w:sz w:val="20"/>
                        <w:szCs w:val="20"/>
                        <w:rPrChange w:id="167" w:author="User" w:date="2025-11-28T15:34:00Z">
                          <w:rPr>
                            <w:rFonts w:eastAsia="標楷體"/>
                            <w:sz w:val="20"/>
                            <w:szCs w:val="20"/>
                          </w:rPr>
                        </w:rPrChange>
                      </w:rPr>
                      <w:t>Math</w:t>
                    </w:r>
                  </w:ins>
                  <w:ins w:id="168" w:author="Windows 使用者" w:date="2024-08-12T11:04:00Z">
                    <w:del w:id="169" w:author="User" w:date="2025-08-19T09:22:00Z">
                      <w:r w:rsidR="00670948" w:rsidRPr="002F7BD4" w:rsidDel="00C66632">
                        <w:rPr>
                          <w:rFonts w:eastAsia="標楷體" w:hint="eastAsia"/>
                          <w:color w:val="FF0000"/>
                          <w:sz w:val="28"/>
                          <w:szCs w:val="15"/>
                          <w:rPrChange w:id="170" w:author="User" w:date="2025-11-28T15:34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15"/>
                            </w:rPr>
                          </w:rPrChange>
                        </w:rPr>
                        <w:delText>生活科學</w:delText>
                      </w:r>
                    </w:del>
                  </w:ins>
                </w:p>
                <w:p w14:paraId="78AD8FC9" w14:textId="1F140AF7" w:rsidR="00B02334" w:rsidRPr="002F7BD4" w:rsidDel="00670948" w:rsidRDefault="00670948">
                  <w:pPr>
                    <w:snapToGrid w:val="0"/>
                    <w:jc w:val="center"/>
                    <w:rPr>
                      <w:del w:id="171" w:author="Windows 使用者" w:date="2024-08-12T11:04:00Z"/>
                      <w:rFonts w:eastAsia="標楷體"/>
                      <w:color w:val="FF0000"/>
                      <w:sz w:val="36"/>
                      <w:szCs w:val="36"/>
                      <w:rPrChange w:id="172" w:author="User" w:date="2025-11-28T15:34:00Z">
                        <w:rPr>
                          <w:del w:id="173" w:author="Windows 使用者" w:date="2024-08-12T11:0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74" w:author="Windows 使用者" w:date="2024-08-12T11:04:00Z">
                    <w:del w:id="175" w:author="User" w:date="2025-08-19T09:22:00Z">
                      <w:r w:rsidRPr="002F7BD4" w:rsidDel="00C66632">
                        <w:rPr>
                          <w:rFonts w:eastAsia="標楷體"/>
                          <w:color w:val="FF0000"/>
                          <w:sz w:val="20"/>
                          <w:szCs w:val="20"/>
                          <w:rPrChange w:id="176" w:author="User" w:date="2025-11-28T15:34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Science</w:delText>
                      </w:r>
                    </w:del>
                  </w:ins>
                  <w:del w:id="177" w:author="Windows 使用者" w:date="2024-08-12T11:04:00Z">
                    <w:r w:rsidR="00623FFA" w:rsidRPr="002F7BD4" w:rsidDel="00670948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178" w:author="User" w:date="2025-11-28T15:34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音樂</w:delText>
                    </w:r>
                  </w:del>
                </w:p>
                <w:p w14:paraId="717993FC" w14:textId="6917E6F6" w:rsidR="00971F5B" w:rsidRPr="002F7BD4" w:rsidRDefault="00971F5B">
                  <w:pPr>
                    <w:snapToGrid w:val="0"/>
                    <w:jc w:val="center"/>
                    <w:rPr>
                      <w:rFonts w:eastAsia="標楷體"/>
                      <w:color w:val="FF0000"/>
                      <w:sz w:val="20"/>
                      <w:szCs w:val="20"/>
                      <w:rPrChange w:id="179" w:author="User" w:date="2025-11-28T15:34:00Z">
                        <w:rPr>
                          <w:rFonts w:eastAsia="標楷體"/>
                          <w:color w:val="000000" w:themeColor="text1"/>
                          <w:sz w:val="20"/>
                          <w:szCs w:val="20"/>
                        </w:rPr>
                      </w:rPrChange>
                    </w:rPr>
                  </w:pPr>
                  <w:del w:id="180" w:author="Windows 使用者" w:date="2024-08-12T11:04:00Z">
                    <w:r w:rsidRPr="002F7BD4" w:rsidDel="00670948">
                      <w:rPr>
                        <w:rFonts w:eastAsia="標楷體"/>
                        <w:color w:val="FF0000"/>
                        <w:sz w:val="20"/>
                        <w:szCs w:val="20"/>
                        <w:rPrChange w:id="181" w:author="User" w:date="2025-11-28T15:34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Music</w:delText>
                    </w:r>
                  </w:del>
                </w:p>
              </w:tc>
              <w:tc>
                <w:tcPr>
                  <w:tcW w:w="1371" w:type="dxa"/>
                  <w:vAlign w:val="center"/>
                </w:tcPr>
                <w:p w14:paraId="1FCCB956" w14:textId="77777777" w:rsidR="00C66632" w:rsidRPr="00710858" w:rsidRDefault="00C66632" w:rsidP="00C66632">
                  <w:pPr>
                    <w:snapToGrid w:val="0"/>
                    <w:spacing w:line="400" w:lineRule="exact"/>
                    <w:jc w:val="center"/>
                    <w:rPr>
                      <w:ins w:id="182" w:author="User" w:date="2025-08-19T09:23:00Z"/>
                      <w:rFonts w:eastAsia="標楷體"/>
                      <w:sz w:val="36"/>
                      <w:szCs w:val="36"/>
                      <w:rPrChange w:id="183" w:author="User" w:date="2025-08-27T11:49:00Z">
                        <w:rPr>
                          <w:ins w:id="184" w:author="User" w:date="2025-08-19T09:2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85" w:author="User" w:date="2025-08-19T09:23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8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輔導</w:t>
                    </w:r>
                  </w:ins>
                </w:p>
                <w:p w14:paraId="0BEED191" w14:textId="77777777" w:rsidR="00C66632" w:rsidRPr="00710858" w:rsidRDefault="00C66632" w:rsidP="00C66632">
                  <w:pPr>
                    <w:snapToGrid w:val="0"/>
                    <w:jc w:val="center"/>
                    <w:rPr>
                      <w:ins w:id="187" w:author="User" w:date="2025-08-19T09:23:00Z"/>
                      <w:rFonts w:eastAsia="標楷體"/>
                      <w:sz w:val="20"/>
                      <w:szCs w:val="36"/>
                      <w:rPrChange w:id="188" w:author="User" w:date="2025-08-27T11:49:00Z">
                        <w:rPr>
                          <w:ins w:id="189" w:author="User" w:date="2025-08-19T09:23:00Z"/>
                          <w:rFonts w:eastAsia="標楷體"/>
                          <w:color w:val="000000" w:themeColor="text1"/>
                          <w:sz w:val="20"/>
                          <w:szCs w:val="36"/>
                        </w:rPr>
                      </w:rPrChange>
                    </w:rPr>
                  </w:pPr>
                  <w:ins w:id="190" w:author="User" w:date="2025-08-19T09:23:00Z">
                    <w:r w:rsidRPr="00710858">
                      <w:rPr>
                        <w:rFonts w:eastAsia="標楷體"/>
                        <w:sz w:val="20"/>
                        <w:szCs w:val="36"/>
                        <w:rPrChange w:id="191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36"/>
                          </w:rPr>
                        </w:rPrChange>
                      </w:rPr>
                      <w:t>Counseling</w:t>
                    </w:r>
                  </w:ins>
                </w:p>
                <w:p w14:paraId="3B071F4B" w14:textId="7262275F" w:rsidR="00E5191D" w:rsidRPr="00710858" w:rsidDel="00C66632" w:rsidRDefault="00C66632">
                  <w:pPr>
                    <w:snapToGrid w:val="0"/>
                    <w:jc w:val="center"/>
                    <w:rPr>
                      <w:ins w:id="192" w:author="Windows 使用者" w:date="2024-08-06T12:35:00Z"/>
                      <w:del w:id="193" w:author="User" w:date="2025-08-19T09:22:00Z"/>
                      <w:rFonts w:eastAsia="標楷體"/>
                      <w:sz w:val="36"/>
                      <w:szCs w:val="36"/>
                      <w:rPrChange w:id="194" w:author="User" w:date="2025-08-27T11:49:00Z">
                        <w:rPr>
                          <w:ins w:id="195" w:author="Windows 使用者" w:date="2024-08-06T12:35:00Z"/>
                          <w:del w:id="196" w:author="User" w:date="2025-08-19T09:2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197" w:author="User" w:date="2025-08-19T09:23:00Z">
                      <w:pPr>
                        <w:snapToGrid w:val="0"/>
                        <w:spacing w:line="400" w:lineRule="exact"/>
                        <w:jc w:val="center"/>
                      </w:pPr>
                    </w:pPrChange>
                  </w:pPr>
                  <w:ins w:id="198" w:author="User" w:date="2025-08-19T09:23:00Z">
                    <w:r w:rsidRPr="00710858">
                      <w:rPr>
                        <w:rFonts w:eastAsia="標楷體"/>
                        <w:sz w:val="20"/>
                        <w:szCs w:val="36"/>
                        <w:rPrChange w:id="199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36"/>
                          </w:rPr>
                        </w:rPrChange>
                      </w:rPr>
                      <w:t>Activity</w:t>
                    </w:r>
                  </w:ins>
                  <w:ins w:id="200" w:author="Windows 使用者" w:date="2024-08-06T12:35:00Z">
                    <w:del w:id="201" w:author="User" w:date="2025-08-19T09:22:00Z">
                      <w:r w:rsidR="00E5191D" w:rsidRPr="00710858" w:rsidDel="00C66632">
                        <w:rPr>
                          <w:rFonts w:eastAsia="標楷體" w:hint="eastAsia"/>
                          <w:sz w:val="36"/>
                          <w:szCs w:val="36"/>
                          <w:rPrChange w:id="202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社會</w:delText>
                      </w:r>
                    </w:del>
                  </w:ins>
                </w:p>
                <w:p w14:paraId="71EB250B" w14:textId="2E124906" w:rsidR="006F381B" w:rsidRPr="00710858" w:rsidDel="00E5191D" w:rsidRDefault="00E5191D">
                  <w:pPr>
                    <w:snapToGrid w:val="0"/>
                    <w:jc w:val="center"/>
                    <w:rPr>
                      <w:del w:id="203" w:author="Windows 使用者" w:date="2024-08-06T12:35:00Z"/>
                      <w:rFonts w:eastAsia="標楷體"/>
                      <w:sz w:val="36"/>
                      <w:szCs w:val="36"/>
                      <w:rPrChange w:id="204" w:author="User" w:date="2025-08-27T11:49:00Z">
                        <w:rPr>
                          <w:del w:id="205" w:author="Windows 使用者" w:date="2024-08-06T12:35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206" w:author="User" w:date="2025-08-19T09:23:00Z">
                      <w:pPr>
                        <w:snapToGrid w:val="0"/>
                        <w:spacing w:line="400" w:lineRule="exact"/>
                        <w:jc w:val="center"/>
                      </w:pPr>
                    </w:pPrChange>
                  </w:pPr>
                  <w:ins w:id="207" w:author="Windows 使用者" w:date="2024-08-06T12:35:00Z">
                    <w:del w:id="208" w:author="User" w:date="2025-08-19T09:22:00Z">
                      <w:r w:rsidRPr="00710858" w:rsidDel="00C66632">
                        <w:rPr>
                          <w:rFonts w:eastAsia="標楷體"/>
                          <w:sz w:val="20"/>
                          <w:szCs w:val="20"/>
                          <w:rPrChange w:id="209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Society</w:delText>
                      </w:r>
                    </w:del>
                  </w:ins>
                  <w:del w:id="210" w:author="Windows 使用者" w:date="2024-08-06T12:35:00Z">
                    <w:r w:rsidR="004442ED" w:rsidRPr="00710858" w:rsidDel="00E5191D">
                      <w:rPr>
                        <w:rFonts w:eastAsia="標楷體" w:hint="eastAsia"/>
                        <w:sz w:val="36"/>
                        <w:szCs w:val="36"/>
                        <w:rPrChange w:id="21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數學</w:delText>
                    </w:r>
                  </w:del>
                </w:p>
                <w:p w14:paraId="093ABF86" w14:textId="1C887BEE" w:rsidR="000F4E23" w:rsidRPr="00710858" w:rsidRDefault="004442ED" w:rsidP="00807F70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15"/>
                      <w:rPrChange w:id="21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15"/>
                        </w:rPr>
                      </w:rPrChange>
                    </w:rPr>
                  </w:pPr>
                  <w:del w:id="213" w:author="Windows 使用者" w:date="2024-08-06T12:35:00Z">
                    <w:r w:rsidRPr="00710858" w:rsidDel="00E5191D">
                      <w:rPr>
                        <w:rFonts w:eastAsia="標楷體"/>
                        <w:sz w:val="20"/>
                        <w:szCs w:val="20"/>
                        <w:rPrChange w:id="214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Math</w:delText>
                    </w:r>
                  </w:del>
                </w:p>
              </w:tc>
              <w:tc>
                <w:tcPr>
                  <w:tcW w:w="1372" w:type="dxa"/>
                  <w:vAlign w:val="center"/>
                </w:tcPr>
                <w:p w14:paraId="3FB758E4" w14:textId="77777777" w:rsidR="00B4497C" w:rsidRPr="00710858" w:rsidRDefault="00B4497C" w:rsidP="00B4497C">
                  <w:pPr>
                    <w:snapToGrid w:val="0"/>
                    <w:jc w:val="center"/>
                    <w:rPr>
                      <w:ins w:id="215" w:author="User" w:date="2025-08-19T11:49:00Z"/>
                      <w:rFonts w:eastAsia="標楷體"/>
                      <w:sz w:val="28"/>
                      <w:szCs w:val="15"/>
                      <w:rPrChange w:id="216" w:author="User" w:date="2025-08-27T11:49:00Z">
                        <w:rPr>
                          <w:ins w:id="217" w:author="User" w:date="2025-08-19T11:49:00Z"/>
                          <w:rFonts w:eastAsia="標楷體"/>
                          <w:color w:val="000000" w:themeColor="text1"/>
                          <w:sz w:val="28"/>
                          <w:szCs w:val="15"/>
                        </w:rPr>
                      </w:rPrChange>
                    </w:rPr>
                  </w:pPr>
                  <w:ins w:id="218" w:author="User" w:date="2025-08-19T11:49:00Z">
                    <w:r w:rsidRPr="00710858">
                      <w:rPr>
                        <w:rFonts w:eastAsia="標楷體" w:hint="eastAsia"/>
                        <w:sz w:val="28"/>
                        <w:szCs w:val="15"/>
                        <w:rPrChange w:id="21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15"/>
                          </w:rPr>
                        </w:rPrChange>
                      </w:rPr>
                      <w:t>生活科學</w:t>
                    </w:r>
                  </w:ins>
                </w:p>
                <w:p w14:paraId="18A62FD6" w14:textId="25F3F75E" w:rsidR="006E6AA1" w:rsidRPr="00710858" w:rsidDel="00B4497C" w:rsidRDefault="00B4497C" w:rsidP="00807F70">
                  <w:pPr>
                    <w:snapToGrid w:val="0"/>
                    <w:spacing w:line="400" w:lineRule="exact"/>
                    <w:jc w:val="center"/>
                    <w:rPr>
                      <w:ins w:id="220" w:author="Windows 使用者" w:date="2024-08-13T08:53:00Z"/>
                      <w:del w:id="221" w:author="User" w:date="2025-08-19T11:49:00Z"/>
                      <w:rFonts w:eastAsia="標楷體"/>
                      <w:sz w:val="36"/>
                      <w:szCs w:val="36"/>
                      <w:rPrChange w:id="222" w:author="User" w:date="2025-08-27T11:49:00Z">
                        <w:rPr>
                          <w:ins w:id="223" w:author="Windows 使用者" w:date="2024-08-13T08:53:00Z"/>
                          <w:del w:id="224" w:author="User" w:date="2025-08-19T11:49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225" w:author="User" w:date="2025-08-19T11:49:00Z">
                    <w:r w:rsidRPr="00710858">
                      <w:rPr>
                        <w:rFonts w:eastAsia="標楷體"/>
                        <w:sz w:val="20"/>
                        <w:szCs w:val="20"/>
                        <w:rPrChange w:id="226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Science</w:t>
                    </w:r>
                    <w:r w:rsidRPr="00710858" w:rsidDel="00B4497C">
                      <w:rPr>
                        <w:rFonts w:eastAsia="標楷體"/>
                        <w:sz w:val="36"/>
                        <w:szCs w:val="36"/>
                        <w:rPrChange w:id="227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 xml:space="preserve"> </w:t>
                    </w:r>
                  </w:ins>
                  <w:ins w:id="228" w:author="Windows 使用者" w:date="2024-08-13T08:53:00Z">
                    <w:del w:id="229" w:author="User" w:date="2025-08-19T11:49:00Z">
                      <w:r w:rsidR="006E6AA1" w:rsidRPr="00710858" w:rsidDel="00B4497C">
                        <w:rPr>
                          <w:rFonts w:eastAsia="標楷體" w:hint="eastAsia"/>
                          <w:sz w:val="36"/>
                          <w:szCs w:val="36"/>
                          <w:rPrChange w:id="230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自然</w:delText>
                      </w:r>
                    </w:del>
                  </w:ins>
                </w:p>
                <w:p w14:paraId="5B6F1A13" w14:textId="709179D7" w:rsidR="00F07302" w:rsidRPr="00710858" w:rsidDel="00B4497C" w:rsidRDefault="006E6AA1">
                  <w:pPr>
                    <w:snapToGrid w:val="0"/>
                    <w:spacing w:line="400" w:lineRule="exact"/>
                    <w:jc w:val="center"/>
                    <w:rPr>
                      <w:del w:id="231" w:author="User" w:date="2025-08-19T11:49:00Z"/>
                      <w:rFonts w:eastAsia="標楷體"/>
                      <w:sz w:val="36"/>
                      <w:szCs w:val="36"/>
                      <w:rPrChange w:id="232" w:author="User" w:date="2025-08-27T11:49:00Z">
                        <w:rPr>
                          <w:del w:id="233" w:author="User" w:date="2025-08-19T11:49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234" w:author="User" w:date="2025-08-19T11:49:00Z">
                      <w:pPr>
                        <w:snapToGrid w:val="0"/>
                        <w:spacing w:line="204" w:lineRule="auto"/>
                        <w:jc w:val="center"/>
                      </w:pPr>
                    </w:pPrChange>
                  </w:pPr>
                  <w:ins w:id="235" w:author="Windows 使用者" w:date="2024-08-13T08:53:00Z">
                    <w:del w:id="236" w:author="User" w:date="2025-08-19T11:49:00Z">
                      <w:r w:rsidRPr="00710858" w:rsidDel="00B4497C">
                        <w:rPr>
                          <w:rFonts w:eastAsia="標楷體"/>
                          <w:sz w:val="20"/>
                          <w:szCs w:val="20"/>
                          <w:rPrChange w:id="237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Science</w:delText>
                      </w:r>
                    </w:del>
                  </w:ins>
                  <w:del w:id="238" w:author="User" w:date="2025-08-19T11:49:00Z">
                    <w:r w:rsidR="00F07302" w:rsidRPr="00710858" w:rsidDel="00B4497C">
                      <w:rPr>
                        <w:rFonts w:eastAsia="標楷體" w:hint="eastAsia"/>
                        <w:sz w:val="36"/>
                        <w:szCs w:val="36"/>
                        <w:rPrChange w:id="23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英語</w:delText>
                    </w:r>
                  </w:del>
                </w:p>
                <w:p w14:paraId="71615FA0" w14:textId="3D3B45DD" w:rsidR="000F4E23" w:rsidRPr="00710858" w:rsidRDefault="00F07302">
                  <w:pPr>
                    <w:snapToGrid w:val="0"/>
                    <w:spacing w:line="400" w:lineRule="exact"/>
                    <w:jc w:val="center"/>
                    <w:rPr>
                      <w:kern w:val="0"/>
                      <w:sz w:val="20"/>
                      <w:szCs w:val="20"/>
                      <w:rPrChange w:id="240" w:author="User" w:date="2025-08-27T11:49:00Z">
                        <w:rPr>
                          <w:color w:val="000000" w:themeColor="text1"/>
                          <w:kern w:val="0"/>
                          <w:sz w:val="20"/>
                          <w:szCs w:val="20"/>
                        </w:rPr>
                      </w:rPrChange>
                    </w:rPr>
                    <w:pPrChange w:id="241" w:author="User" w:date="2025-08-19T11:49:00Z">
                      <w:pPr>
                        <w:snapToGrid w:val="0"/>
                        <w:ind w:leftChars="-50" w:left="-120" w:rightChars="-27" w:right="-65"/>
                        <w:jc w:val="center"/>
                      </w:pPr>
                    </w:pPrChange>
                  </w:pPr>
                  <w:del w:id="242" w:author="User" w:date="2025-08-19T11:49:00Z">
                    <w:r w:rsidRPr="00710858" w:rsidDel="00B4497C">
                      <w:rPr>
                        <w:rFonts w:eastAsia="標楷體"/>
                        <w:sz w:val="20"/>
                        <w:szCs w:val="20"/>
                        <w:rPrChange w:id="243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English</w:delText>
                    </w:r>
                  </w:del>
                </w:p>
              </w:tc>
            </w:tr>
            <w:tr w:rsidR="00710858" w:rsidRPr="00710858" w14:paraId="3378E01F" w14:textId="77777777" w:rsidTr="008E0095">
              <w:trPr>
                <w:cantSplit/>
                <w:trHeight w:val="1128"/>
              </w:trPr>
              <w:tc>
                <w:tcPr>
                  <w:tcW w:w="1206" w:type="dxa"/>
                  <w:vMerge/>
                  <w:vAlign w:val="center"/>
                </w:tcPr>
                <w:p w14:paraId="3C1B89C8" w14:textId="77777777" w:rsidR="002820AA" w:rsidRPr="00710858" w:rsidRDefault="002820AA" w:rsidP="002820AA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24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07818A3D" w14:textId="77777777" w:rsidR="002820AA" w:rsidRPr="00710858" w:rsidRDefault="002820AA" w:rsidP="002820AA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245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246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2</w:t>
                  </w:r>
                </w:p>
              </w:tc>
              <w:tc>
                <w:tcPr>
                  <w:tcW w:w="1572" w:type="dxa"/>
                  <w:vAlign w:val="center"/>
                </w:tcPr>
                <w:p w14:paraId="0FA0EBB4" w14:textId="77777777" w:rsidR="002820AA" w:rsidRPr="00710858" w:rsidRDefault="002820AA" w:rsidP="002820AA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24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24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24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25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</w:p>
                <w:p w14:paraId="2B7F0BF1" w14:textId="77777777" w:rsidR="002820AA" w:rsidRPr="00710858" w:rsidRDefault="002820AA" w:rsidP="002820AA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25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25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43F9F531" w14:textId="77777777" w:rsidR="002820AA" w:rsidRPr="00710858" w:rsidRDefault="002820AA" w:rsidP="002820AA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25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25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255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25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</w:tc>
              <w:tc>
                <w:tcPr>
                  <w:tcW w:w="503" w:type="dxa"/>
                  <w:vAlign w:val="center"/>
                </w:tcPr>
                <w:p w14:paraId="67402E11" w14:textId="77777777" w:rsidR="002820AA" w:rsidRPr="00710858" w:rsidRDefault="002820AA" w:rsidP="002820AA">
                  <w:pPr>
                    <w:snapToGrid w:val="0"/>
                    <w:jc w:val="center"/>
                    <w:rPr>
                      <w:rFonts w:eastAsia="標楷體"/>
                      <w:rPrChange w:id="25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25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tcBorders>
                    <w:bottom w:val="single" w:sz="4" w:space="0" w:color="auto"/>
                  </w:tcBorders>
                  <w:vAlign w:val="center"/>
                </w:tcPr>
                <w:p w14:paraId="0717ECE7" w14:textId="77777777" w:rsidR="001D3E39" w:rsidRPr="00710858" w:rsidRDefault="001D3E39" w:rsidP="001D3E39">
                  <w:pPr>
                    <w:snapToGrid w:val="0"/>
                    <w:spacing w:line="204" w:lineRule="auto"/>
                    <w:jc w:val="center"/>
                    <w:rPr>
                      <w:ins w:id="259" w:author="Windows 使用者" w:date="2024-08-26T08:59:00Z"/>
                      <w:rFonts w:eastAsia="標楷體"/>
                      <w:sz w:val="36"/>
                      <w:szCs w:val="36"/>
                      <w:rPrChange w:id="260" w:author="User" w:date="2025-08-27T11:49:00Z">
                        <w:rPr>
                          <w:ins w:id="261" w:author="Windows 使用者" w:date="2024-08-26T08:59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262" w:author="Windows 使用者" w:date="2024-08-26T08:59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26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英語</w:t>
                    </w:r>
                  </w:ins>
                </w:p>
                <w:p w14:paraId="5BD3D239" w14:textId="3BE81C28" w:rsidR="002820AA" w:rsidRPr="00710858" w:rsidDel="00E13F86" w:rsidRDefault="001D3E39" w:rsidP="001D3E39">
                  <w:pPr>
                    <w:snapToGrid w:val="0"/>
                    <w:spacing w:after="120"/>
                    <w:jc w:val="center"/>
                    <w:rPr>
                      <w:del w:id="264" w:author="Windows 使用者" w:date="2024-08-06T12:41:00Z"/>
                      <w:rFonts w:eastAsia="標楷體"/>
                      <w:sz w:val="36"/>
                      <w:szCs w:val="36"/>
                      <w:rPrChange w:id="265" w:author="User" w:date="2025-08-27T11:49:00Z">
                        <w:rPr>
                          <w:del w:id="266" w:author="Windows 使用者" w:date="2024-08-06T12:4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267" w:author="Windows 使用者" w:date="2024-08-26T08:59:00Z">
                    <w:r w:rsidRPr="00710858">
                      <w:rPr>
                        <w:rFonts w:eastAsia="標楷體"/>
                        <w:sz w:val="20"/>
                        <w:szCs w:val="20"/>
                        <w:rPrChange w:id="268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English</w:t>
                    </w:r>
                  </w:ins>
                  <w:del w:id="269" w:author="Windows 使用者" w:date="2024-08-06T12:41:00Z">
                    <w:r w:rsidR="00E871B4" w:rsidRPr="00710858" w:rsidDel="00E13F86">
                      <w:rPr>
                        <w:rFonts w:eastAsia="標楷體" w:hint="eastAsia"/>
                        <w:sz w:val="36"/>
                        <w:szCs w:val="36"/>
                        <w:rPrChange w:id="27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數學</w:delText>
                    </w:r>
                  </w:del>
                </w:p>
                <w:p w14:paraId="02342850" w14:textId="3AF8D167" w:rsidR="00AF222D" w:rsidRPr="00710858" w:rsidRDefault="00AF222D" w:rsidP="00743294">
                  <w:pPr>
                    <w:snapToGrid w:val="0"/>
                    <w:spacing w:after="120"/>
                    <w:jc w:val="center"/>
                    <w:rPr>
                      <w:rFonts w:eastAsia="標楷體"/>
                      <w:sz w:val="20"/>
                      <w:szCs w:val="20"/>
                      <w:rPrChange w:id="271" w:author="User" w:date="2025-08-27T11:49:00Z">
                        <w:rPr>
                          <w:rFonts w:eastAsia="標楷體"/>
                          <w:color w:val="000000" w:themeColor="text1"/>
                          <w:sz w:val="20"/>
                          <w:szCs w:val="20"/>
                        </w:rPr>
                      </w:rPrChange>
                    </w:rPr>
                  </w:pPr>
                  <w:del w:id="272" w:author="Windows 使用者" w:date="2024-08-06T12:41:00Z">
                    <w:r w:rsidRPr="00710858" w:rsidDel="00E13F86">
                      <w:rPr>
                        <w:rFonts w:eastAsia="標楷體"/>
                        <w:sz w:val="20"/>
                        <w:szCs w:val="20"/>
                        <w:rPrChange w:id="273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Math</w:delText>
                    </w:r>
                  </w:del>
                </w:p>
              </w:tc>
              <w:tc>
                <w:tcPr>
                  <w:tcW w:w="1372" w:type="dxa"/>
                  <w:tcBorders>
                    <w:bottom w:val="single" w:sz="4" w:space="0" w:color="auto"/>
                  </w:tcBorders>
                  <w:vAlign w:val="center"/>
                </w:tcPr>
                <w:p w14:paraId="57FE6FA9" w14:textId="7FA666AB" w:rsidR="00C86DF5" w:rsidRPr="002F7BD4" w:rsidDel="002F7BD4" w:rsidRDefault="00C86DF5" w:rsidP="00C86DF5">
                  <w:pPr>
                    <w:snapToGrid w:val="0"/>
                    <w:jc w:val="center"/>
                    <w:rPr>
                      <w:ins w:id="274" w:author="Windows 使用者" w:date="2024-08-12T11:17:00Z"/>
                      <w:del w:id="275" w:author="User" w:date="2025-11-28T15:32:00Z"/>
                      <w:rFonts w:eastAsia="標楷體"/>
                      <w:color w:val="FF0000"/>
                      <w:sz w:val="36"/>
                      <w:szCs w:val="36"/>
                      <w:rPrChange w:id="276" w:author="User" w:date="2025-11-28T15:34:00Z">
                        <w:rPr>
                          <w:ins w:id="277" w:author="Windows 使用者" w:date="2024-08-12T11:17:00Z"/>
                          <w:del w:id="278" w:author="User" w:date="2025-11-28T15:3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279" w:author="Windows 使用者" w:date="2024-08-12T11:17:00Z">
                    <w:del w:id="280" w:author="User" w:date="2025-11-28T15:32:00Z">
                      <w:r w:rsidRPr="002F7BD4" w:rsidDel="002F7BD4">
                        <w:rPr>
                          <w:rFonts w:eastAsia="標楷體" w:hint="eastAsia"/>
                          <w:color w:val="FF0000"/>
                          <w:sz w:val="36"/>
                          <w:szCs w:val="36"/>
                          <w:rPrChange w:id="281" w:author="User" w:date="2025-11-28T15:34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音樂</w:delText>
                      </w:r>
                    </w:del>
                  </w:ins>
                </w:p>
                <w:p w14:paraId="055A5CE7" w14:textId="2DBDB8BD" w:rsidR="002F7BD4" w:rsidRPr="002F7BD4" w:rsidRDefault="00C86DF5" w:rsidP="002F7BD4">
                  <w:pPr>
                    <w:snapToGrid w:val="0"/>
                    <w:spacing w:line="204" w:lineRule="auto"/>
                    <w:jc w:val="center"/>
                    <w:rPr>
                      <w:ins w:id="282" w:author="User" w:date="2025-11-28T15:32:00Z"/>
                      <w:rFonts w:eastAsia="標楷體"/>
                      <w:color w:val="FF0000"/>
                      <w:sz w:val="36"/>
                      <w:szCs w:val="36"/>
                      <w:rPrChange w:id="283" w:author="User" w:date="2025-11-28T15:34:00Z">
                        <w:rPr>
                          <w:ins w:id="284" w:author="User" w:date="2025-11-28T15:32:00Z"/>
                          <w:rFonts w:eastAsia="標楷體"/>
                          <w:sz w:val="36"/>
                          <w:szCs w:val="36"/>
                        </w:rPr>
                      </w:rPrChange>
                    </w:rPr>
                  </w:pPr>
                  <w:ins w:id="285" w:author="Windows 使用者" w:date="2024-08-12T11:17:00Z">
                    <w:del w:id="286" w:author="User" w:date="2025-11-28T15:32:00Z">
                      <w:r w:rsidRPr="002F7BD4" w:rsidDel="002F7BD4">
                        <w:rPr>
                          <w:rFonts w:eastAsia="標楷體"/>
                          <w:color w:val="FF0000"/>
                          <w:sz w:val="20"/>
                          <w:szCs w:val="20"/>
                          <w:rPrChange w:id="287" w:author="User" w:date="2025-11-28T15:34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Music</w:delText>
                      </w:r>
                    </w:del>
                  </w:ins>
                  <w:ins w:id="288" w:author="User" w:date="2025-11-28T15:32:00Z">
                    <w:r w:rsidR="002F7BD4" w:rsidRPr="002F7BD4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289" w:author="User" w:date="2025-11-28T15:34:00Z">
                          <w:rPr>
                            <w:rFonts w:eastAsia="標楷體" w:hint="eastAsia"/>
                            <w:sz w:val="36"/>
                            <w:szCs w:val="36"/>
                          </w:rPr>
                        </w:rPrChange>
                      </w:rPr>
                      <w:t>英語</w:t>
                    </w:r>
                  </w:ins>
                </w:p>
                <w:p w14:paraId="4B2840FB" w14:textId="76AABDB1" w:rsidR="002820AA" w:rsidRPr="002F7BD4" w:rsidDel="00C86DF5" w:rsidRDefault="002F7BD4" w:rsidP="002F7BD4">
                  <w:pPr>
                    <w:snapToGrid w:val="0"/>
                    <w:spacing w:after="120"/>
                    <w:jc w:val="center"/>
                    <w:rPr>
                      <w:del w:id="290" w:author="Windows 使用者" w:date="2024-08-12T11:17:00Z"/>
                      <w:rFonts w:eastAsia="標楷體"/>
                      <w:color w:val="FF0000"/>
                      <w:sz w:val="28"/>
                      <w:szCs w:val="36"/>
                      <w:rPrChange w:id="291" w:author="User" w:date="2025-11-28T15:34:00Z">
                        <w:rPr>
                          <w:del w:id="292" w:author="Windows 使用者" w:date="2024-08-12T11:17:00Z"/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</w:pPr>
                  <w:ins w:id="293" w:author="User" w:date="2025-11-28T15:32:00Z">
                    <w:r w:rsidRPr="002F7BD4">
                      <w:rPr>
                        <w:rFonts w:eastAsia="標楷體"/>
                        <w:color w:val="FF0000"/>
                        <w:sz w:val="20"/>
                        <w:szCs w:val="20"/>
                        <w:rPrChange w:id="294" w:author="User" w:date="2025-11-28T15:34:00Z">
                          <w:rPr>
                            <w:rFonts w:eastAsia="標楷體"/>
                            <w:sz w:val="20"/>
                            <w:szCs w:val="20"/>
                          </w:rPr>
                        </w:rPrChange>
                      </w:rPr>
                      <w:t>English</w:t>
                    </w:r>
                  </w:ins>
                  <w:del w:id="295" w:author="Windows 使用者" w:date="2024-08-12T11:17:00Z">
                    <w:r w:rsidR="008D1B23" w:rsidRPr="002F7BD4" w:rsidDel="00C86DF5">
                      <w:rPr>
                        <w:rFonts w:eastAsia="標楷體" w:hint="eastAsia"/>
                        <w:color w:val="FF0000"/>
                        <w:sz w:val="28"/>
                        <w:szCs w:val="36"/>
                        <w:rPrChange w:id="296" w:author="User" w:date="2025-11-28T15:34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delText>社區走讀</w:delText>
                    </w:r>
                  </w:del>
                </w:p>
                <w:p w14:paraId="324A5115" w14:textId="2BFB0513" w:rsidR="00971F5B" w:rsidRPr="002F7BD4" w:rsidRDefault="00971F5B" w:rsidP="00971F5B">
                  <w:pPr>
                    <w:snapToGrid w:val="0"/>
                    <w:spacing w:after="120"/>
                    <w:jc w:val="center"/>
                    <w:rPr>
                      <w:rFonts w:eastAsia="標楷體"/>
                      <w:color w:val="FF0000"/>
                      <w:sz w:val="36"/>
                      <w:szCs w:val="36"/>
                      <w:rPrChange w:id="297" w:author="User" w:date="2025-11-28T15:34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298" w:author="Windows 使用者" w:date="2024-08-12T11:17:00Z">
                    <w:r w:rsidRPr="002F7BD4" w:rsidDel="00C86DF5">
                      <w:rPr>
                        <w:rFonts w:eastAsia="標楷體"/>
                        <w:color w:val="FF0000"/>
                        <w:sz w:val="20"/>
                        <w:szCs w:val="20"/>
                        <w:rPrChange w:id="299" w:author="User" w:date="2025-11-28T15:34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Society</w:delText>
                    </w:r>
                  </w:del>
                </w:p>
              </w:tc>
              <w:tc>
                <w:tcPr>
                  <w:tcW w:w="1373" w:type="dxa"/>
                  <w:tcBorders>
                    <w:bottom w:val="single" w:sz="4" w:space="0" w:color="auto"/>
                  </w:tcBorders>
                  <w:vAlign w:val="center"/>
                </w:tcPr>
                <w:p w14:paraId="626505FF" w14:textId="77777777" w:rsidR="002F7BD4" w:rsidRPr="002F7BD4" w:rsidRDefault="002F7BD4" w:rsidP="002F7BD4">
                  <w:pPr>
                    <w:snapToGrid w:val="0"/>
                    <w:jc w:val="center"/>
                    <w:rPr>
                      <w:ins w:id="300" w:author="User" w:date="2025-11-28T15:32:00Z"/>
                      <w:rFonts w:eastAsia="標楷體"/>
                      <w:color w:val="FF0000"/>
                      <w:sz w:val="36"/>
                      <w:szCs w:val="36"/>
                      <w:rPrChange w:id="301" w:author="User" w:date="2025-11-28T15:34:00Z">
                        <w:rPr>
                          <w:ins w:id="302" w:author="User" w:date="2025-11-28T15:32:00Z"/>
                          <w:rFonts w:eastAsia="標楷體"/>
                          <w:sz w:val="36"/>
                          <w:szCs w:val="36"/>
                        </w:rPr>
                      </w:rPrChange>
                    </w:rPr>
                  </w:pPr>
                  <w:ins w:id="303" w:author="User" w:date="2025-11-28T15:32:00Z">
                    <w:r w:rsidRPr="002F7BD4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304" w:author="User" w:date="2025-11-28T15:34:00Z">
                          <w:rPr>
                            <w:rFonts w:eastAsia="標楷體" w:hint="eastAsia"/>
                            <w:sz w:val="36"/>
                            <w:szCs w:val="36"/>
                          </w:rPr>
                        </w:rPrChange>
                      </w:rPr>
                      <w:t>音樂</w:t>
                    </w:r>
                  </w:ins>
                </w:p>
                <w:p w14:paraId="252AB2AF" w14:textId="58A3F196" w:rsidR="00670948" w:rsidRPr="002F7BD4" w:rsidDel="002F7BD4" w:rsidRDefault="002F7BD4" w:rsidP="002F7BD4">
                  <w:pPr>
                    <w:snapToGrid w:val="0"/>
                    <w:spacing w:line="204" w:lineRule="auto"/>
                    <w:jc w:val="center"/>
                    <w:rPr>
                      <w:ins w:id="305" w:author="Windows 使用者" w:date="2024-08-12T11:04:00Z"/>
                      <w:del w:id="306" w:author="User" w:date="2025-11-28T15:32:00Z"/>
                      <w:rFonts w:eastAsia="標楷體"/>
                      <w:color w:val="FF0000"/>
                      <w:sz w:val="36"/>
                      <w:szCs w:val="36"/>
                      <w:rPrChange w:id="307" w:author="User" w:date="2025-11-28T15:34:00Z">
                        <w:rPr>
                          <w:ins w:id="308" w:author="Windows 使用者" w:date="2024-08-12T11:04:00Z"/>
                          <w:del w:id="309" w:author="User" w:date="2025-11-28T15:3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10" w:author="User" w:date="2025-11-28T15:32:00Z">
                    <w:r w:rsidRPr="002F7BD4">
                      <w:rPr>
                        <w:rFonts w:eastAsia="標楷體"/>
                        <w:color w:val="FF0000"/>
                        <w:sz w:val="20"/>
                        <w:szCs w:val="20"/>
                        <w:rPrChange w:id="311" w:author="User" w:date="2025-11-28T15:34:00Z">
                          <w:rPr>
                            <w:rFonts w:eastAsia="標楷體"/>
                            <w:sz w:val="20"/>
                            <w:szCs w:val="20"/>
                          </w:rPr>
                        </w:rPrChange>
                      </w:rPr>
                      <w:t>Music</w:t>
                    </w:r>
                  </w:ins>
                  <w:ins w:id="312" w:author="Windows 使用者" w:date="2024-08-12T11:04:00Z">
                    <w:del w:id="313" w:author="User" w:date="2025-11-28T15:32:00Z">
                      <w:r w:rsidR="00670948" w:rsidRPr="002F7BD4" w:rsidDel="002F7BD4">
                        <w:rPr>
                          <w:rFonts w:eastAsia="標楷體" w:hint="eastAsia"/>
                          <w:color w:val="FF0000"/>
                          <w:sz w:val="36"/>
                          <w:szCs w:val="36"/>
                          <w:rPrChange w:id="314" w:author="User" w:date="2025-11-28T15:34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英語</w:delText>
                      </w:r>
                    </w:del>
                  </w:ins>
                </w:p>
                <w:p w14:paraId="477DAA43" w14:textId="72B0D7F9" w:rsidR="00971F5B" w:rsidRPr="002F7BD4" w:rsidDel="008D2390" w:rsidRDefault="00670948" w:rsidP="00670948">
                  <w:pPr>
                    <w:snapToGrid w:val="0"/>
                    <w:spacing w:after="120"/>
                    <w:jc w:val="center"/>
                    <w:rPr>
                      <w:del w:id="315" w:author="Windows 使用者" w:date="2024-08-06T12:38:00Z"/>
                      <w:rFonts w:eastAsia="標楷體"/>
                      <w:color w:val="FF0000"/>
                      <w:sz w:val="36"/>
                      <w:szCs w:val="36"/>
                      <w:rPrChange w:id="316" w:author="User" w:date="2025-11-28T15:34:00Z">
                        <w:rPr>
                          <w:del w:id="317" w:author="Windows 使用者" w:date="2024-08-06T12:3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18" w:author="Windows 使用者" w:date="2024-08-12T11:04:00Z">
                    <w:del w:id="319" w:author="User" w:date="2025-11-28T15:32:00Z">
                      <w:r w:rsidRPr="002F7BD4" w:rsidDel="002F7BD4">
                        <w:rPr>
                          <w:rFonts w:eastAsia="標楷體"/>
                          <w:color w:val="FF0000"/>
                          <w:sz w:val="20"/>
                          <w:szCs w:val="20"/>
                          <w:rPrChange w:id="320" w:author="User" w:date="2025-11-28T15:34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English</w:delText>
                      </w:r>
                    </w:del>
                  </w:ins>
                  <w:del w:id="321" w:author="Windows 使用者" w:date="2024-08-06T12:38:00Z">
                    <w:r w:rsidR="00971F5B" w:rsidRPr="002F7BD4" w:rsidDel="008D2390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322" w:author="User" w:date="2025-11-28T15:34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數學</w:delText>
                    </w:r>
                  </w:del>
                </w:p>
                <w:p w14:paraId="18F1E924" w14:textId="6BDEC85F" w:rsidR="002820AA" w:rsidRPr="002F7BD4" w:rsidRDefault="00971F5B" w:rsidP="00971F5B">
                  <w:pPr>
                    <w:snapToGrid w:val="0"/>
                    <w:spacing w:before="120" w:after="120"/>
                    <w:jc w:val="center"/>
                    <w:rPr>
                      <w:rFonts w:eastAsia="標楷體"/>
                      <w:color w:val="FF0000"/>
                      <w:sz w:val="36"/>
                      <w:szCs w:val="36"/>
                      <w:rPrChange w:id="323" w:author="User" w:date="2025-11-28T15:34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324" w:author="Windows 使用者" w:date="2024-08-06T12:38:00Z">
                    <w:r w:rsidRPr="002F7BD4" w:rsidDel="008D2390">
                      <w:rPr>
                        <w:rFonts w:eastAsia="標楷體"/>
                        <w:color w:val="FF0000"/>
                        <w:sz w:val="20"/>
                        <w:szCs w:val="20"/>
                        <w:rPrChange w:id="325" w:author="User" w:date="2025-11-28T15:34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Math</w:delText>
                    </w:r>
                  </w:del>
                </w:p>
              </w:tc>
              <w:tc>
                <w:tcPr>
                  <w:tcW w:w="1371" w:type="dxa"/>
                  <w:tcBorders>
                    <w:bottom w:val="single" w:sz="4" w:space="0" w:color="auto"/>
                  </w:tcBorders>
                  <w:vAlign w:val="center"/>
                </w:tcPr>
                <w:p w14:paraId="7646175C" w14:textId="77777777" w:rsidR="006E6AA1" w:rsidRPr="00710858" w:rsidRDefault="006E6AA1" w:rsidP="006E6AA1">
                  <w:pPr>
                    <w:snapToGrid w:val="0"/>
                    <w:spacing w:line="400" w:lineRule="exact"/>
                    <w:jc w:val="center"/>
                    <w:rPr>
                      <w:ins w:id="326" w:author="Windows 使用者" w:date="2024-08-13T08:52:00Z"/>
                      <w:rFonts w:eastAsia="標楷體"/>
                      <w:sz w:val="36"/>
                      <w:szCs w:val="36"/>
                      <w:rPrChange w:id="327" w:author="User" w:date="2025-08-27T11:49:00Z">
                        <w:rPr>
                          <w:ins w:id="328" w:author="Windows 使用者" w:date="2024-08-13T08:5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29" w:author="Windows 使用者" w:date="2024-08-13T08:52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33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自然</w:t>
                    </w:r>
                  </w:ins>
                </w:p>
                <w:p w14:paraId="2ED742DC" w14:textId="79FB2765" w:rsidR="00971F5B" w:rsidRPr="00710858" w:rsidDel="00E5191D" w:rsidRDefault="006E6AA1" w:rsidP="006E6AA1">
                  <w:pPr>
                    <w:snapToGrid w:val="0"/>
                    <w:spacing w:after="120"/>
                    <w:jc w:val="center"/>
                    <w:rPr>
                      <w:del w:id="331" w:author="Windows 使用者" w:date="2024-08-06T12:36:00Z"/>
                      <w:rFonts w:eastAsia="標楷體"/>
                      <w:sz w:val="36"/>
                      <w:szCs w:val="36"/>
                      <w:rPrChange w:id="332" w:author="User" w:date="2025-08-27T11:49:00Z">
                        <w:rPr>
                          <w:del w:id="333" w:author="Windows 使用者" w:date="2024-08-06T12:36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34" w:author="Windows 使用者" w:date="2024-08-13T08:52:00Z">
                    <w:r w:rsidRPr="00710858">
                      <w:rPr>
                        <w:rFonts w:eastAsia="標楷體"/>
                        <w:sz w:val="20"/>
                        <w:szCs w:val="20"/>
                        <w:rPrChange w:id="335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Science</w:t>
                    </w:r>
                  </w:ins>
                  <w:del w:id="336" w:author="Windows 使用者" w:date="2024-08-06T12:36:00Z">
                    <w:r w:rsidR="00971F5B" w:rsidRPr="00710858" w:rsidDel="00E5191D">
                      <w:rPr>
                        <w:rFonts w:eastAsia="標楷體" w:hint="eastAsia"/>
                        <w:sz w:val="36"/>
                        <w:szCs w:val="36"/>
                        <w:rPrChange w:id="33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數學</w:delText>
                    </w:r>
                  </w:del>
                </w:p>
                <w:p w14:paraId="258A6A26" w14:textId="60BC53E7" w:rsidR="002820AA" w:rsidRPr="00710858" w:rsidRDefault="00971F5B" w:rsidP="00971F5B">
                  <w:pPr>
                    <w:snapToGrid w:val="0"/>
                    <w:spacing w:before="120" w:after="120"/>
                    <w:jc w:val="center"/>
                    <w:rPr>
                      <w:rFonts w:eastAsia="標楷體"/>
                      <w:sz w:val="36"/>
                      <w:szCs w:val="36"/>
                      <w:rPrChange w:id="33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339" w:author="Windows 使用者" w:date="2024-08-06T12:36:00Z">
                    <w:r w:rsidRPr="00710858" w:rsidDel="00E5191D">
                      <w:rPr>
                        <w:rFonts w:eastAsia="標楷體"/>
                        <w:sz w:val="20"/>
                        <w:szCs w:val="20"/>
                        <w:rPrChange w:id="340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Math</w:delText>
                    </w:r>
                  </w:del>
                </w:p>
              </w:tc>
              <w:tc>
                <w:tcPr>
                  <w:tcW w:w="1372" w:type="dxa"/>
                  <w:tcBorders>
                    <w:bottom w:val="single" w:sz="4" w:space="0" w:color="auto"/>
                  </w:tcBorders>
                  <w:vAlign w:val="center"/>
                </w:tcPr>
                <w:p w14:paraId="4E473FA3" w14:textId="77777777" w:rsidR="00055DD1" w:rsidRPr="00710858" w:rsidRDefault="00055DD1" w:rsidP="00055DD1">
                  <w:pPr>
                    <w:snapToGrid w:val="0"/>
                    <w:spacing w:line="400" w:lineRule="exact"/>
                    <w:jc w:val="center"/>
                    <w:rPr>
                      <w:ins w:id="341" w:author="User" w:date="2025-08-19T09:27:00Z"/>
                      <w:rFonts w:eastAsia="標楷體"/>
                      <w:sz w:val="36"/>
                      <w:szCs w:val="36"/>
                      <w:rPrChange w:id="342" w:author="User" w:date="2025-08-27T11:49:00Z">
                        <w:rPr>
                          <w:ins w:id="343" w:author="User" w:date="2025-08-19T09:2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44" w:author="User" w:date="2025-08-19T09:27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34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國文</w:t>
                    </w:r>
                  </w:ins>
                </w:p>
                <w:p w14:paraId="7589D898" w14:textId="1E6123B0" w:rsidR="006E6AA1" w:rsidRPr="00710858" w:rsidDel="00C66632" w:rsidRDefault="00055DD1" w:rsidP="00055DD1">
                  <w:pPr>
                    <w:snapToGrid w:val="0"/>
                    <w:spacing w:line="204" w:lineRule="auto"/>
                    <w:jc w:val="center"/>
                    <w:rPr>
                      <w:ins w:id="346" w:author="Windows 使用者" w:date="2024-08-13T08:53:00Z"/>
                      <w:del w:id="347" w:author="User" w:date="2025-08-19T09:24:00Z"/>
                      <w:rFonts w:eastAsia="標楷體"/>
                      <w:sz w:val="36"/>
                      <w:szCs w:val="36"/>
                      <w:rPrChange w:id="348" w:author="User" w:date="2025-08-27T11:49:00Z">
                        <w:rPr>
                          <w:ins w:id="349" w:author="Windows 使用者" w:date="2024-08-13T08:53:00Z"/>
                          <w:del w:id="350" w:author="User" w:date="2025-08-19T09:2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51" w:author="User" w:date="2025-08-19T09:27:00Z">
                    <w:r w:rsidRPr="00710858">
                      <w:rPr>
                        <w:rFonts w:eastAsia="標楷體"/>
                        <w:sz w:val="20"/>
                        <w:szCs w:val="20"/>
                        <w:rPrChange w:id="352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Chinese</w:t>
                    </w:r>
                  </w:ins>
                  <w:ins w:id="353" w:author="Windows 使用者" w:date="2024-08-13T08:53:00Z">
                    <w:del w:id="354" w:author="User" w:date="2025-08-19T09:24:00Z">
                      <w:r w:rsidR="006E6AA1" w:rsidRPr="00710858" w:rsidDel="00C66632">
                        <w:rPr>
                          <w:rFonts w:eastAsia="標楷體" w:hint="eastAsia"/>
                          <w:sz w:val="36"/>
                          <w:szCs w:val="36"/>
                          <w:rPrChange w:id="355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英語</w:delText>
                      </w:r>
                    </w:del>
                  </w:ins>
                </w:p>
                <w:p w14:paraId="7E933234" w14:textId="04696DFA" w:rsidR="00F07302" w:rsidRPr="00710858" w:rsidDel="00C63F90" w:rsidRDefault="006E6AA1" w:rsidP="006E6AA1">
                  <w:pPr>
                    <w:snapToGrid w:val="0"/>
                    <w:spacing w:line="204" w:lineRule="auto"/>
                    <w:jc w:val="center"/>
                    <w:rPr>
                      <w:del w:id="356" w:author="Windows 使用者" w:date="2024-08-12T08:51:00Z"/>
                      <w:rFonts w:eastAsia="標楷體"/>
                      <w:sz w:val="36"/>
                      <w:szCs w:val="36"/>
                      <w:rPrChange w:id="357" w:author="User" w:date="2025-08-27T11:49:00Z">
                        <w:rPr>
                          <w:del w:id="358" w:author="Windows 使用者" w:date="2024-08-12T08:5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59" w:author="Windows 使用者" w:date="2024-08-13T08:53:00Z">
                    <w:del w:id="360" w:author="User" w:date="2025-08-19T09:24:00Z">
                      <w:r w:rsidRPr="00710858" w:rsidDel="00C66632">
                        <w:rPr>
                          <w:rFonts w:eastAsia="標楷體"/>
                          <w:sz w:val="20"/>
                          <w:szCs w:val="20"/>
                          <w:rPrChange w:id="361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English</w:delText>
                      </w:r>
                    </w:del>
                  </w:ins>
                  <w:del w:id="362" w:author="Windows 使用者" w:date="2024-08-12T08:51:00Z">
                    <w:r w:rsidR="00F07302" w:rsidRPr="00710858" w:rsidDel="00C63F90">
                      <w:rPr>
                        <w:rFonts w:eastAsia="標楷體" w:hint="eastAsia"/>
                        <w:sz w:val="36"/>
                        <w:szCs w:val="36"/>
                        <w:rPrChange w:id="36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英語</w:delText>
                    </w:r>
                  </w:del>
                </w:p>
                <w:p w14:paraId="6ECFC301" w14:textId="67518155" w:rsidR="005E4A39" w:rsidRPr="00710858" w:rsidRDefault="00F07302" w:rsidP="00F07302">
                  <w:pPr>
                    <w:snapToGrid w:val="0"/>
                    <w:spacing w:before="120" w:after="120"/>
                    <w:jc w:val="center"/>
                    <w:rPr>
                      <w:rFonts w:eastAsia="標楷體"/>
                      <w:sz w:val="20"/>
                      <w:szCs w:val="20"/>
                      <w:rPrChange w:id="364" w:author="User" w:date="2025-08-27T11:49:00Z">
                        <w:rPr>
                          <w:rFonts w:eastAsia="標楷體"/>
                          <w:color w:val="000000" w:themeColor="text1"/>
                          <w:sz w:val="20"/>
                          <w:szCs w:val="20"/>
                        </w:rPr>
                      </w:rPrChange>
                    </w:rPr>
                  </w:pPr>
                  <w:del w:id="365" w:author="Windows 使用者" w:date="2024-08-12T08:51:00Z">
                    <w:r w:rsidRPr="00710858" w:rsidDel="00C63F90">
                      <w:rPr>
                        <w:rFonts w:eastAsia="標楷體"/>
                        <w:sz w:val="20"/>
                        <w:szCs w:val="20"/>
                        <w:rPrChange w:id="366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English</w:delText>
                    </w:r>
                  </w:del>
                </w:p>
              </w:tc>
            </w:tr>
            <w:tr w:rsidR="00710858" w:rsidRPr="00710858" w14:paraId="70C07AC0" w14:textId="77777777" w:rsidTr="001C2673">
              <w:trPr>
                <w:cantSplit/>
                <w:trHeight w:val="1135"/>
              </w:trPr>
              <w:tc>
                <w:tcPr>
                  <w:tcW w:w="1206" w:type="dxa"/>
                  <w:vMerge/>
                  <w:vAlign w:val="center"/>
                </w:tcPr>
                <w:p w14:paraId="3F3AC853" w14:textId="77777777" w:rsidR="002820AA" w:rsidRPr="00710858" w:rsidRDefault="002820AA" w:rsidP="002820AA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36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4D23E16F" w14:textId="77777777" w:rsidR="002820AA" w:rsidRPr="00710858" w:rsidRDefault="002820AA" w:rsidP="002820AA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368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369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3</w:t>
                  </w:r>
                </w:p>
              </w:tc>
              <w:tc>
                <w:tcPr>
                  <w:tcW w:w="1572" w:type="dxa"/>
                  <w:vAlign w:val="center"/>
                </w:tcPr>
                <w:p w14:paraId="748C2B86" w14:textId="77777777" w:rsidR="002820AA" w:rsidRPr="00710858" w:rsidRDefault="002820AA" w:rsidP="002820AA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37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37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372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37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</w:p>
                <w:p w14:paraId="406EA978" w14:textId="77777777" w:rsidR="002820AA" w:rsidRPr="00710858" w:rsidRDefault="002820AA" w:rsidP="002820AA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37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37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706828BF" w14:textId="77777777" w:rsidR="002820AA" w:rsidRPr="00710858" w:rsidRDefault="002820AA" w:rsidP="002820AA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37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37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378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37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</w:tc>
              <w:tc>
                <w:tcPr>
                  <w:tcW w:w="503" w:type="dxa"/>
                  <w:vAlign w:val="center"/>
                </w:tcPr>
                <w:p w14:paraId="66F02484" w14:textId="77777777" w:rsidR="002820AA" w:rsidRPr="00710858" w:rsidRDefault="002820AA" w:rsidP="002820AA">
                  <w:pPr>
                    <w:snapToGrid w:val="0"/>
                    <w:spacing w:before="120" w:after="120"/>
                    <w:jc w:val="center"/>
                    <w:rPr>
                      <w:rFonts w:eastAsia="標楷體"/>
                      <w:rPrChange w:id="38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38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5AF077C2" w14:textId="77777777" w:rsidR="00670948" w:rsidRPr="00710858" w:rsidRDefault="00670948" w:rsidP="00670948">
                  <w:pPr>
                    <w:snapToGrid w:val="0"/>
                    <w:spacing w:line="400" w:lineRule="exact"/>
                    <w:jc w:val="center"/>
                    <w:rPr>
                      <w:ins w:id="382" w:author="Windows 使用者" w:date="2024-08-12T11:01:00Z"/>
                      <w:rFonts w:eastAsia="標楷體"/>
                      <w:sz w:val="36"/>
                      <w:szCs w:val="36"/>
                      <w:rPrChange w:id="383" w:author="User" w:date="2025-08-27T11:49:00Z">
                        <w:rPr>
                          <w:ins w:id="384" w:author="Windows 使用者" w:date="2024-08-12T11:0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85" w:author="Windows 使用者" w:date="2024-08-12T11:01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38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國文</w:t>
                    </w:r>
                  </w:ins>
                </w:p>
                <w:p w14:paraId="38012138" w14:textId="562F2D75" w:rsidR="002820AA" w:rsidRPr="00710858" w:rsidDel="00670948" w:rsidRDefault="00670948" w:rsidP="00670948">
                  <w:pPr>
                    <w:snapToGrid w:val="0"/>
                    <w:ind w:leftChars="-50" w:left="-120" w:rightChars="-27" w:right="-65"/>
                    <w:jc w:val="center"/>
                    <w:rPr>
                      <w:del w:id="387" w:author="Windows 使用者" w:date="2024-08-12T11:01:00Z"/>
                      <w:rFonts w:eastAsia="標楷體"/>
                      <w:sz w:val="36"/>
                      <w:szCs w:val="36"/>
                      <w:rPrChange w:id="388" w:author="User" w:date="2025-08-27T11:49:00Z">
                        <w:rPr>
                          <w:del w:id="389" w:author="Windows 使用者" w:date="2024-08-12T11:0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90" w:author="Windows 使用者" w:date="2024-08-12T11:01:00Z">
                    <w:r w:rsidRPr="00710858">
                      <w:rPr>
                        <w:rFonts w:eastAsia="標楷體"/>
                        <w:sz w:val="20"/>
                        <w:szCs w:val="20"/>
                        <w:rPrChange w:id="391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Chinese</w:t>
                    </w:r>
                  </w:ins>
                  <w:del w:id="392" w:author="Windows 使用者" w:date="2024-08-12T11:01:00Z">
                    <w:r w:rsidR="00E871B4" w:rsidRPr="00710858" w:rsidDel="00670948">
                      <w:rPr>
                        <w:rFonts w:eastAsia="標楷體" w:hint="eastAsia"/>
                        <w:sz w:val="36"/>
                        <w:szCs w:val="36"/>
                        <w:rPrChange w:id="39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體育</w:delText>
                    </w:r>
                  </w:del>
                </w:p>
                <w:p w14:paraId="25B5C2FB" w14:textId="5CFFC334" w:rsidR="00A61BEE" w:rsidRPr="00710858" w:rsidRDefault="00A61BEE" w:rsidP="00743294">
                  <w:pPr>
                    <w:snapToGrid w:val="0"/>
                    <w:ind w:leftChars="-50" w:left="-120" w:rightChars="-27" w:right="-65"/>
                    <w:jc w:val="center"/>
                    <w:rPr>
                      <w:kern w:val="0"/>
                      <w:sz w:val="20"/>
                      <w:szCs w:val="20"/>
                      <w:rPrChange w:id="394" w:author="User" w:date="2025-08-27T11:49:00Z">
                        <w:rPr>
                          <w:color w:val="000000" w:themeColor="text1"/>
                          <w:kern w:val="0"/>
                          <w:sz w:val="20"/>
                          <w:szCs w:val="20"/>
                        </w:rPr>
                      </w:rPrChange>
                    </w:rPr>
                  </w:pPr>
                  <w:del w:id="395" w:author="Windows 使用者" w:date="2024-08-12T11:01:00Z">
                    <w:r w:rsidRPr="00710858" w:rsidDel="00670948">
                      <w:rPr>
                        <w:rFonts w:eastAsia="標楷體"/>
                        <w:sz w:val="20"/>
                        <w:szCs w:val="20"/>
                        <w:rPrChange w:id="396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PE</w:delText>
                    </w:r>
                  </w:del>
                </w:p>
              </w:tc>
              <w:tc>
                <w:tcPr>
                  <w:tcW w:w="1372" w:type="dxa"/>
                  <w:vAlign w:val="center"/>
                </w:tcPr>
                <w:p w14:paraId="40405DEF" w14:textId="77777777" w:rsidR="002F7BD4" w:rsidRPr="002F7BD4" w:rsidRDefault="002F7BD4" w:rsidP="002F7BD4">
                  <w:pPr>
                    <w:snapToGrid w:val="0"/>
                    <w:ind w:leftChars="-50" w:left="-120" w:rightChars="-27" w:right="-65"/>
                    <w:jc w:val="center"/>
                    <w:rPr>
                      <w:ins w:id="397" w:author="User" w:date="2025-11-28T15:32:00Z"/>
                      <w:rFonts w:eastAsia="標楷體"/>
                      <w:color w:val="FF0000"/>
                      <w:sz w:val="36"/>
                      <w:szCs w:val="36"/>
                      <w:rPrChange w:id="398" w:author="User" w:date="2025-11-28T15:34:00Z">
                        <w:rPr>
                          <w:ins w:id="399" w:author="User" w:date="2025-11-28T15:32:00Z"/>
                          <w:rFonts w:eastAsia="標楷體"/>
                          <w:sz w:val="36"/>
                          <w:szCs w:val="36"/>
                        </w:rPr>
                      </w:rPrChange>
                    </w:rPr>
                  </w:pPr>
                  <w:ins w:id="400" w:author="User" w:date="2025-11-28T15:32:00Z">
                    <w:r w:rsidRPr="002F7BD4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401" w:author="User" w:date="2025-11-28T15:34:00Z">
                          <w:rPr>
                            <w:rFonts w:eastAsia="標楷體" w:hint="eastAsia"/>
                            <w:sz w:val="36"/>
                            <w:szCs w:val="36"/>
                          </w:rPr>
                        </w:rPrChange>
                      </w:rPr>
                      <w:t>體育</w:t>
                    </w:r>
                  </w:ins>
                </w:p>
                <w:p w14:paraId="63D17C65" w14:textId="571F1CEF" w:rsidR="006E6AA1" w:rsidRPr="002F7BD4" w:rsidDel="00C66632" w:rsidRDefault="002F7BD4" w:rsidP="002F7BD4">
                  <w:pPr>
                    <w:snapToGrid w:val="0"/>
                    <w:spacing w:after="120"/>
                    <w:jc w:val="center"/>
                    <w:rPr>
                      <w:ins w:id="402" w:author="Windows 使用者" w:date="2024-08-13T08:51:00Z"/>
                      <w:del w:id="403" w:author="User" w:date="2025-08-19T09:21:00Z"/>
                      <w:rFonts w:eastAsia="標楷體"/>
                      <w:color w:val="FF0000"/>
                      <w:sz w:val="36"/>
                      <w:szCs w:val="36"/>
                      <w:rPrChange w:id="404" w:author="User" w:date="2025-11-28T15:34:00Z">
                        <w:rPr>
                          <w:ins w:id="405" w:author="Windows 使用者" w:date="2024-08-13T08:51:00Z"/>
                          <w:del w:id="406" w:author="User" w:date="2025-08-19T09:2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407" w:author="User" w:date="2025-11-28T15:32:00Z">
                      <w:pPr>
                        <w:snapToGrid w:val="0"/>
                        <w:ind w:leftChars="-50" w:left="-120" w:rightChars="-27" w:right="-65"/>
                        <w:jc w:val="center"/>
                      </w:pPr>
                    </w:pPrChange>
                  </w:pPr>
                  <w:ins w:id="408" w:author="User" w:date="2025-11-28T15:32:00Z">
                    <w:r w:rsidRPr="002F7BD4">
                      <w:rPr>
                        <w:rFonts w:eastAsia="標楷體"/>
                        <w:color w:val="FF0000"/>
                        <w:sz w:val="20"/>
                        <w:szCs w:val="20"/>
                        <w:rPrChange w:id="409" w:author="User" w:date="2025-11-28T15:34:00Z">
                          <w:rPr>
                            <w:rFonts w:eastAsia="標楷體"/>
                            <w:sz w:val="20"/>
                            <w:szCs w:val="20"/>
                          </w:rPr>
                        </w:rPrChange>
                      </w:rPr>
                      <w:t>PE</w:t>
                    </w:r>
                  </w:ins>
                  <w:ins w:id="410" w:author="Windows 使用者" w:date="2024-08-13T08:51:00Z">
                    <w:del w:id="411" w:author="User" w:date="2025-08-19T09:21:00Z">
                      <w:r w:rsidR="006E6AA1" w:rsidRPr="002F7BD4" w:rsidDel="00C66632">
                        <w:rPr>
                          <w:rFonts w:eastAsia="標楷體" w:hint="eastAsia"/>
                          <w:color w:val="FF0000"/>
                          <w:sz w:val="36"/>
                          <w:szCs w:val="36"/>
                          <w:rPrChange w:id="412" w:author="User" w:date="2025-11-28T15:34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家政</w:delText>
                      </w:r>
                    </w:del>
                  </w:ins>
                </w:p>
                <w:p w14:paraId="150A7861" w14:textId="744009D0" w:rsidR="00875A7B" w:rsidRPr="002F7BD4" w:rsidDel="00E13F86" w:rsidRDefault="006E6AA1" w:rsidP="002F7BD4">
                  <w:pPr>
                    <w:snapToGrid w:val="0"/>
                    <w:spacing w:after="120"/>
                    <w:jc w:val="center"/>
                    <w:rPr>
                      <w:del w:id="413" w:author="Windows 使用者" w:date="2024-08-06T12:41:00Z"/>
                      <w:rFonts w:eastAsia="標楷體"/>
                      <w:color w:val="FF0000"/>
                      <w:sz w:val="28"/>
                      <w:szCs w:val="36"/>
                      <w:rPrChange w:id="414" w:author="User" w:date="2025-11-28T15:34:00Z">
                        <w:rPr>
                          <w:del w:id="415" w:author="Windows 使用者" w:date="2024-08-06T12:41:00Z"/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  <w:pPrChange w:id="416" w:author="User" w:date="2025-11-28T15:32:00Z">
                      <w:pPr>
                        <w:snapToGrid w:val="0"/>
                        <w:jc w:val="center"/>
                      </w:pPr>
                    </w:pPrChange>
                  </w:pPr>
                  <w:ins w:id="417" w:author="Windows 使用者" w:date="2024-08-13T08:51:00Z">
                    <w:del w:id="418" w:author="User" w:date="2025-08-19T09:21:00Z">
                      <w:r w:rsidRPr="002F7BD4" w:rsidDel="00C66632">
                        <w:rPr>
                          <w:rFonts w:eastAsia="標楷體"/>
                          <w:color w:val="FF0000"/>
                          <w:sz w:val="20"/>
                          <w:szCs w:val="22"/>
                          <w:rPrChange w:id="419" w:author="User" w:date="2025-11-28T15:34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Home Economics</w:delText>
                      </w:r>
                    </w:del>
                  </w:ins>
                  <w:del w:id="420" w:author="Windows 使用者" w:date="2024-08-06T12:41:00Z">
                    <w:r w:rsidR="003C306E" w:rsidRPr="002F7BD4" w:rsidDel="00E13F86">
                      <w:rPr>
                        <w:rFonts w:eastAsia="標楷體" w:hint="eastAsia"/>
                        <w:color w:val="FF0000"/>
                        <w:sz w:val="28"/>
                        <w:szCs w:val="36"/>
                        <w:rPrChange w:id="421" w:author="User" w:date="2025-11-28T15:34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delText>資訊科技</w:delText>
                    </w:r>
                  </w:del>
                </w:p>
                <w:p w14:paraId="0294F505" w14:textId="417C2306" w:rsidR="00493DCE" w:rsidRPr="002F7BD4" w:rsidRDefault="00493DCE" w:rsidP="002F7BD4">
                  <w:pPr>
                    <w:snapToGrid w:val="0"/>
                    <w:spacing w:after="120"/>
                    <w:jc w:val="center"/>
                    <w:rPr>
                      <w:rFonts w:eastAsia="標楷體"/>
                      <w:color w:val="FF0000"/>
                      <w:sz w:val="36"/>
                      <w:szCs w:val="36"/>
                      <w:rPrChange w:id="422" w:author="User" w:date="2025-11-28T15:34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423" w:author="User" w:date="2025-11-28T15:32:00Z">
                      <w:pPr>
                        <w:snapToGrid w:val="0"/>
                        <w:jc w:val="center"/>
                      </w:pPr>
                    </w:pPrChange>
                  </w:pPr>
                  <w:del w:id="424" w:author="Windows 使用者" w:date="2024-08-06T12:41:00Z">
                    <w:r w:rsidRPr="002F7BD4" w:rsidDel="00E13F86">
                      <w:rPr>
                        <w:rFonts w:eastAsia="標楷體"/>
                        <w:color w:val="FF0000"/>
                        <w:sz w:val="28"/>
                        <w:szCs w:val="36"/>
                        <w:rPrChange w:id="425" w:author="User" w:date="2025-11-28T15:34:00Z">
                          <w:rPr>
                            <w:rFonts w:eastAsia="標楷體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delText>IT</w:delText>
                    </w:r>
                  </w:del>
                </w:p>
              </w:tc>
              <w:tc>
                <w:tcPr>
                  <w:tcW w:w="1373" w:type="dxa"/>
                  <w:vAlign w:val="center"/>
                </w:tcPr>
                <w:p w14:paraId="5FA5D217" w14:textId="77777777" w:rsidR="002F7BD4" w:rsidRPr="002F7BD4" w:rsidRDefault="002F7BD4" w:rsidP="002F7BD4">
                  <w:pPr>
                    <w:snapToGrid w:val="0"/>
                    <w:spacing w:after="120"/>
                    <w:jc w:val="center"/>
                    <w:rPr>
                      <w:ins w:id="426" w:author="User" w:date="2025-11-28T15:32:00Z"/>
                      <w:rFonts w:eastAsia="標楷體"/>
                      <w:color w:val="FF0000"/>
                      <w:sz w:val="28"/>
                      <w:szCs w:val="36"/>
                      <w:rPrChange w:id="427" w:author="User" w:date="2025-11-28T15:34:00Z">
                        <w:rPr>
                          <w:ins w:id="428" w:author="User" w:date="2025-11-28T15:32:00Z"/>
                          <w:rFonts w:eastAsia="標楷體"/>
                          <w:sz w:val="28"/>
                          <w:szCs w:val="36"/>
                        </w:rPr>
                      </w:rPrChange>
                    </w:rPr>
                  </w:pPr>
                  <w:ins w:id="429" w:author="User" w:date="2025-11-28T15:32:00Z">
                    <w:r w:rsidRPr="002F7BD4">
                      <w:rPr>
                        <w:rFonts w:eastAsia="標楷體" w:hint="eastAsia"/>
                        <w:color w:val="FF0000"/>
                        <w:sz w:val="28"/>
                        <w:szCs w:val="36"/>
                        <w:rPrChange w:id="430" w:author="User" w:date="2025-11-28T15:34:00Z">
                          <w:rPr>
                            <w:rFonts w:eastAsia="標楷體" w:hint="eastAsia"/>
                            <w:sz w:val="28"/>
                            <w:szCs w:val="36"/>
                          </w:rPr>
                        </w:rPrChange>
                      </w:rPr>
                      <w:t>社區走讀</w:t>
                    </w:r>
                  </w:ins>
                </w:p>
                <w:p w14:paraId="4FAA03CA" w14:textId="7779B151" w:rsidR="006E6AA1" w:rsidRPr="002F7BD4" w:rsidDel="00C66632" w:rsidRDefault="002F7BD4" w:rsidP="002F7BD4">
                  <w:pPr>
                    <w:snapToGrid w:val="0"/>
                    <w:spacing w:after="120"/>
                    <w:jc w:val="center"/>
                    <w:rPr>
                      <w:ins w:id="431" w:author="Windows 使用者" w:date="2024-08-13T08:52:00Z"/>
                      <w:del w:id="432" w:author="User" w:date="2025-08-19T09:23:00Z"/>
                      <w:rFonts w:eastAsia="標楷體"/>
                      <w:color w:val="FF0000"/>
                      <w:sz w:val="36"/>
                      <w:szCs w:val="36"/>
                      <w:rPrChange w:id="433" w:author="User" w:date="2025-11-28T15:34:00Z">
                        <w:rPr>
                          <w:ins w:id="434" w:author="Windows 使用者" w:date="2024-08-13T08:52:00Z"/>
                          <w:del w:id="435" w:author="User" w:date="2025-08-19T09:2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436" w:author="User" w:date="2025-11-28T15:32:00Z">
                    <w:r w:rsidRPr="002F7BD4">
                      <w:rPr>
                        <w:rFonts w:eastAsia="標楷體"/>
                        <w:color w:val="FF0000"/>
                        <w:sz w:val="20"/>
                        <w:szCs w:val="20"/>
                        <w:rPrChange w:id="437" w:author="User" w:date="2025-11-28T15:34:00Z">
                          <w:rPr>
                            <w:rFonts w:eastAsia="標楷體"/>
                            <w:sz w:val="20"/>
                            <w:szCs w:val="20"/>
                          </w:rPr>
                        </w:rPrChange>
                      </w:rPr>
                      <w:t>Society</w:t>
                    </w:r>
                  </w:ins>
                  <w:ins w:id="438" w:author="Windows 使用者" w:date="2024-08-13T08:52:00Z">
                    <w:del w:id="439" w:author="User" w:date="2025-08-19T09:23:00Z">
                      <w:r w:rsidR="006E6AA1" w:rsidRPr="002F7BD4" w:rsidDel="00C66632">
                        <w:rPr>
                          <w:rFonts w:eastAsia="標楷體" w:hint="eastAsia"/>
                          <w:color w:val="FF0000"/>
                          <w:sz w:val="36"/>
                          <w:szCs w:val="36"/>
                          <w:rPrChange w:id="440" w:author="User" w:date="2025-11-28T15:34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數學</w:delText>
                      </w:r>
                    </w:del>
                  </w:ins>
                </w:p>
                <w:p w14:paraId="542EF503" w14:textId="7E7DC1BD" w:rsidR="00B94ED9" w:rsidRPr="002F7BD4" w:rsidDel="002F7BD4" w:rsidRDefault="006E6AA1" w:rsidP="006E6AA1">
                  <w:pPr>
                    <w:snapToGrid w:val="0"/>
                    <w:spacing w:line="400" w:lineRule="exact"/>
                    <w:jc w:val="center"/>
                    <w:rPr>
                      <w:del w:id="441" w:author="User" w:date="2025-11-28T15:32:00Z"/>
                      <w:rFonts w:eastAsia="標楷體"/>
                      <w:color w:val="FF0000"/>
                      <w:sz w:val="36"/>
                      <w:szCs w:val="36"/>
                      <w:rPrChange w:id="442" w:author="User" w:date="2025-11-28T15:34:00Z">
                        <w:rPr>
                          <w:del w:id="443" w:author="User" w:date="2025-11-28T15:3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444" w:author="Windows 使用者" w:date="2024-08-13T08:52:00Z">
                    <w:del w:id="445" w:author="User" w:date="2025-08-19T09:23:00Z">
                      <w:r w:rsidRPr="002F7BD4" w:rsidDel="00C66632">
                        <w:rPr>
                          <w:rFonts w:eastAsia="標楷體"/>
                          <w:color w:val="FF0000"/>
                          <w:sz w:val="20"/>
                          <w:szCs w:val="20"/>
                          <w:rPrChange w:id="446" w:author="User" w:date="2025-11-28T15:34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Math</w:delText>
                      </w:r>
                    </w:del>
                  </w:ins>
                  <w:del w:id="447" w:author="User" w:date="2025-11-28T15:32:00Z">
                    <w:r w:rsidR="00B94ED9" w:rsidRPr="002F7BD4" w:rsidDel="002F7BD4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448" w:author="User" w:date="2025-11-28T15:34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國文</w:delText>
                    </w:r>
                  </w:del>
                </w:p>
                <w:p w14:paraId="3B467760" w14:textId="397E6047" w:rsidR="00CB7050" w:rsidRPr="002F7BD4" w:rsidRDefault="00B94ED9" w:rsidP="00B94ED9">
                  <w:pPr>
                    <w:snapToGrid w:val="0"/>
                    <w:jc w:val="center"/>
                    <w:rPr>
                      <w:rFonts w:eastAsia="標楷體"/>
                      <w:color w:val="FF0000"/>
                      <w:sz w:val="28"/>
                      <w:szCs w:val="36"/>
                      <w:rPrChange w:id="449" w:author="User" w:date="2025-11-28T15:34:00Z">
                        <w:rPr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</w:pPr>
                  <w:del w:id="450" w:author="User" w:date="2025-11-28T15:32:00Z">
                    <w:r w:rsidRPr="002F7BD4" w:rsidDel="002F7BD4">
                      <w:rPr>
                        <w:rFonts w:eastAsia="標楷體"/>
                        <w:color w:val="FF0000"/>
                        <w:sz w:val="20"/>
                        <w:szCs w:val="20"/>
                        <w:rPrChange w:id="451" w:author="User" w:date="2025-11-28T15:34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Chinese</w:delText>
                    </w:r>
                  </w:del>
                </w:p>
              </w:tc>
              <w:tc>
                <w:tcPr>
                  <w:tcW w:w="1371" w:type="dxa"/>
                  <w:vAlign w:val="center"/>
                </w:tcPr>
                <w:p w14:paraId="5BACD02F" w14:textId="77777777" w:rsidR="00C66632" w:rsidRPr="00710858" w:rsidRDefault="00C66632" w:rsidP="00C66632">
                  <w:pPr>
                    <w:snapToGrid w:val="0"/>
                    <w:spacing w:line="204" w:lineRule="auto"/>
                    <w:jc w:val="center"/>
                    <w:rPr>
                      <w:ins w:id="452" w:author="User" w:date="2025-08-19T09:24:00Z"/>
                      <w:rFonts w:eastAsia="標楷體"/>
                      <w:sz w:val="36"/>
                      <w:szCs w:val="36"/>
                      <w:rPrChange w:id="453" w:author="User" w:date="2025-08-27T11:49:00Z">
                        <w:rPr>
                          <w:ins w:id="454" w:author="User" w:date="2025-08-19T09:2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455" w:author="User" w:date="2025-08-19T09:24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45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英語</w:t>
                    </w:r>
                  </w:ins>
                </w:p>
                <w:p w14:paraId="46C58403" w14:textId="0FBB760A" w:rsidR="007D7BB1" w:rsidRPr="00710858" w:rsidDel="00C66632" w:rsidRDefault="00C66632" w:rsidP="00C66632">
                  <w:pPr>
                    <w:snapToGrid w:val="0"/>
                    <w:ind w:leftChars="-50" w:left="-120" w:rightChars="-27" w:right="-65"/>
                    <w:jc w:val="center"/>
                    <w:rPr>
                      <w:ins w:id="457" w:author="Windows 使用者" w:date="2024-08-12T13:09:00Z"/>
                      <w:del w:id="458" w:author="User" w:date="2025-08-19T09:23:00Z"/>
                      <w:rFonts w:eastAsia="標楷體"/>
                      <w:kern w:val="0"/>
                      <w:sz w:val="36"/>
                      <w:rPrChange w:id="459" w:author="User" w:date="2025-08-27T11:49:00Z">
                        <w:rPr>
                          <w:ins w:id="460" w:author="Windows 使用者" w:date="2024-08-12T13:09:00Z"/>
                          <w:del w:id="461" w:author="User" w:date="2025-08-19T09:23:00Z"/>
                          <w:rFonts w:eastAsia="標楷體"/>
                          <w:color w:val="000000" w:themeColor="text1"/>
                          <w:kern w:val="0"/>
                          <w:sz w:val="36"/>
                        </w:rPr>
                      </w:rPrChange>
                    </w:rPr>
                  </w:pPr>
                  <w:ins w:id="462" w:author="User" w:date="2025-08-19T09:24:00Z">
                    <w:r w:rsidRPr="00710858">
                      <w:rPr>
                        <w:rFonts w:eastAsia="標楷體"/>
                        <w:sz w:val="20"/>
                        <w:szCs w:val="20"/>
                        <w:rPrChange w:id="463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English</w:t>
                    </w:r>
                  </w:ins>
                  <w:ins w:id="464" w:author="Windows 使用者" w:date="2024-08-12T13:09:00Z">
                    <w:del w:id="465" w:author="User" w:date="2025-08-19T09:23:00Z">
                      <w:r w:rsidR="007D7BB1" w:rsidRPr="00710858" w:rsidDel="00C66632">
                        <w:rPr>
                          <w:rFonts w:eastAsia="標楷體" w:hint="eastAsia"/>
                          <w:kern w:val="0"/>
                          <w:sz w:val="36"/>
                          <w:rPrChange w:id="466" w:author="User" w:date="2025-08-27T11:49:00Z">
                            <w:rPr>
                              <w:rFonts w:eastAsia="標楷體" w:hint="eastAsia"/>
                              <w:color w:val="000000" w:themeColor="text1"/>
                              <w:kern w:val="0"/>
                              <w:sz w:val="36"/>
                            </w:rPr>
                          </w:rPrChange>
                        </w:rPr>
                        <w:delText>視覺</w:delText>
                      </w:r>
                    </w:del>
                  </w:ins>
                </w:p>
                <w:p w14:paraId="5DE4504D" w14:textId="79186BEE" w:rsidR="00971F5B" w:rsidRPr="00710858" w:rsidDel="00740C7D" w:rsidRDefault="007D7BB1" w:rsidP="007D7BB1">
                  <w:pPr>
                    <w:snapToGrid w:val="0"/>
                    <w:spacing w:after="120"/>
                    <w:jc w:val="center"/>
                    <w:rPr>
                      <w:del w:id="467" w:author="Windows 使用者" w:date="2024-08-06T12:34:00Z"/>
                      <w:rFonts w:eastAsia="標楷體"/>
                      <w:sz w:val="36"/>
                      <w:szCs w:val="36"/>
                      <w:rPrChange w:id="468" w:author="User" w:date="2025-08-27T11:49:00Z">
                        <w:rPr>
                          <w:del w:id="469" w:author="Windows 使用者" w:date="2024-08-06T12:3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470" w:author="Windows 使用者" w:date="2024-08-12T13:09:00Z">
                    <w:del w:id="471" w:author="User" w:date="2025-08-19T09:23:00Z">
                      <w:r w:rsidRPr="00710858" w:rsidDel="00C66632">
                        <w:rPr>
                          <w:rFonts w:eastAsia="標楷體"/>
                          <w:kern w:val="0"/>
                          <w:sz w:val="20"/>
                          <w:szCs w:val="20"/>
                          <w:rPrChange w:id="472" w:author="User" w:date="2025-08-27T11:49:00Z">
                            <w:rPr>
                              <w:rFonts w:eastAsia="標楷體"/>
                              <w:color w:val="000000" w:themeColor="text1"/>
                              <w:kern w:val="0"/>
                              <w:sz w:val="20"/>
                              <w:szCs w:val="20"/>
                            </w:rPr>
                          </w:rPrChange>
                        </w:rPr>
                        <w:delText>Visual Art</w:delText>
                      </w:r>
                    </w:del>
                  </w:ins>
                  <w:del w:id="473" w:author="Windows 使用者" w:date="2024-08-06T12:34:00Z">
                    <w:r w:rsidR="004442ED" w:rsidRPr="00710858" w:rsidDel="00740C7D">
                      <w:rPr>
                        <w:rFonts w:eastAsia="標楷體" w:hint="eastAsia"/>
                        <w:sz w:val="36"/>
                        <w:szCs w:val="36"/>
                        <w:rPrChange w:id="47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自然</w:delText>
                    </w:r>
                  </w:del>
                </w:p>
                <w:p w14:paraId="56744C8D" w14:textId="74D62BE6" w:rsidR="002820AA" w:rsidRPr="00710858" w:rsidRDefault="004442ED" w:rsidP="00971F5B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47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476" w:author="Windows 使用者" w:date="2024-08-06T12:34:00Z">
                    <w:r w:rsidRPr="00710858" w:rsidDel="00740C7D">
                      <w:rPr>
                        <w:rFonts w:eastAsia="標楷體"/>
                        <w:sz w:val="20"/>
                        <w:szCs w:val="20"/>
                        <w:rPrChange w:id="477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Science</w:delText>
                    </w:r>
                  </w:del>
                </w:p>
              </w:tc>
              <w:tc>
                <w:tcPr>
                  <w:tcW w:w="1372" w:type="dxa"/>
                  <w:vAlign w:val="center"/>
                </w:tcPr>
                <w:p w14:paraId="0FA2D7C1" w14:textId="77777777" w:rsidR="00055DD1" w:rsidRPr="00710858" w:rsidRDefault="00055DD1" w:rsidP="00055DD1">
                  <w:pPr>
                    <w:snapToGrid w:val="0"/>
                    <w:spacing w:line="400" w:lineRule="exact"/>
                    <w:jc w:val="center"/>
                    <w:rPr>
                      <w:ins w:id="478" w:author="User" w:date="2025-08-19T09:27:00Z"/>
                      <w:rFonts w:eastAsia="標楷體"/>
                      <w:sz w:val="36"/>
                      <w:szCs w:val="36"/>
                      <w:rPrChange w:id="479" w:author="User" w:date="2025-08-27T11:49:00Z">
                        <w:rPr>
                          <w:ins w:id="480" w:author="User" w:date="2025-08-19T09:2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481" w:author="User" w:date="2025-08-19T09:27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48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國文</w:t>
                    </w:r>
                  </w:ins>
                </w:p>
                <w:p w14:paraId="680E16CE" w14:textId="753BBF28" w:rsidR="006E6AA1" w:rsidRPr="00710858" w:rsidDel="00C66632" w:rsidRDefault="00055DD1" w:rsidP="00055DD1">
                  <w:pPr>
                    <w:snapToGrid w:val="0"/>
                    <w:spacing w:after="120"/>
                    <w:jc w:val="center"/>
                    <w:rPr>
                      <w:ins w:id="483" w:author="Windows 使用者" w:date="2024-08-13T08:53:00Z"/>
                      <w:del w:id="484" w:author="User" w:date="2025-08-19T09:24:00Z"/>
                      <w:rFonts w:eastAsia="標楷體"/>
                      <w:sz w:val="36"/>
                      <w:szCs w:val="36"/>
                      <w:rPrChange w:id="485" w:author="User" w:date="2025-08-27T11:49:00Z">
                        <w:rPr>
                          <w:ins w:id="486" w:author="Windows 使用者" w:date="2024-08-13T08:53:00Z"/>
                          <w:del w:id="487" w:author="User" w:date="2025-08-19T09:2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488" w:author="User" w:date="2025-08-19T09:27:00Z">
                    <w:r w:rsidRPr="00710858">
                      <w:rPr>
                        <w:rFonts w:eastAsia="標楷體"/>
                        <w:sz w:val="20"/>
                        <w:szCs w:val="20"/>
                        <w:rPrChange w:id="489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Chinese</w:t>
                    </w:r>
                  </w:ins>
                  <w:ins w:id="490" w:author="Windows 使用者" w:date="2024-08-13T08:53:00Z">
                    <w:del w:id="491" w:author="User" w:date="2025-08-19T09:24:00Z">
                      <w:r w:rsidR="006E6AA1" w:rsidRPr="00710858" w:rsidDel="00C66632">
                        <w:rPr>
                          <w:rFonts w:eastAsia="標楷體" w:hint="eastAsia"/>
                          <w:sz w:val="36"/>
                          <w:szCs w:val="36"/>
                          <w:rPrChange w:id="492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數學</w:delText>
                      </w:r>
                    </w:del>
                  </w:ins>
                </w:p>
                <w:p w14:paraId="53FBA347" w14:textId="6C12D17C" w:rsidR="006F381B" w:rsidRPr="00710858" w:rsidDel="00670948" w:rsidRDefault="006E6AA1" w:rsidP="006E6AA1">
                  <w:pPr>
                    <w:snapToGrid w:val="0"/>
                    <w:spacing w:line="400" w:lineRule="exact"/>
                    <w:jc w:val="center"/>
                    <w:rPr>
                      <w:del w:id="493" w:author="Windows 使用者" w:date="2024-08-12T11:10:00Z"/>
                      <w:rFonts w:eastAsia="標楷體"/>
                      <w:sz w:val="36"/>
                      <w:szCs w:val="36"/>
                      <w:rPrChange w:id="494" w:author="User" w:date="2025-08-27T11:49:00Z">
                        <w:rPr>
                          <w:del w:id="495" w:author="Windows 使用者" w:date="2024-08-12T11:1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496" w:author="Windows 使用者" w:date="2024-08-13T08:53:00Z">
                    <w:del w:id="497" w:author="User" w:date="2025-08-19T09:24:00Z">
                      <w:r w:rsidRPr="00710858" w:rsidDel="00C66632">
                        <w:rPr>
                          <w:rFonts w:eastAsia="標楷體"/>
                          <w:sz w:val="20"/>
                          <w:szCs w:val="20"/>
                          <w:rPrChange w:id="498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Math</w:delText>
                      </w:r>
                    </w:del>
                  </w:ins>
                  <w:del w:id="499" w:author="Windows 使用者" w:date="2024-08-12T11:10:00Z">
                    <w:r w:rsidR="006F381B" w:rsidRPr="00710858" w:rsidDel="00670948">
                      <w:rPr>
                        <w:rFonts w:eastAsia="標楷體" w:hint="eastAsia"/>
                        <w:sz w:val="36"/>
                        <w:szCs w:val="36"/>
                        <w:rPrChange w:id="50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自然</w:delText>
                    </w:r>
                  </w:del>
                </w:p>
                <w:p w14:paraId="73AA8BC2" w14:textId="7A02CB9E" w:rsidR="005D420B" w:rsidRPr="00710858" w:rsidRDefault="006F381B" w:rsidP="006F381B">
                  <w:pPr>
                    <w:snapToGrid w:val="0"/>
                    <w:jc w:val="center"/>
                    <w:rPr>
                      <w:rFonts w:eastAsia="標楷體"/>
                      <w:sz w:val="28"/>
                      <w:szCs w:val="36"/>
                      <w:rPrChange w:id="501" w:author="User" w:date="2025-08-27T11:49:00Z">
                        <w:rPr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</w:pPr>
                  <w:del w:id="502" w:author="Windows 使用者" w:date="2024-08-12T11:10:00Z">
                    <w:r w:rsidRPr="00710858" w:rsidDel="00670948">
                      <w:rPr>
                        <w:rFonts w:eastAsia="標楷體"/>
                        <w:sz w:val="20"/>
                        <w:szCs w:val="20"/>
                        <w:rPrChange w:id="503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Science</w:delText>
                    </w:r>
                  </w:del>
                </w:p>
              </w:tc>
            </w:tr>
            <w:tr w:rsidR="00710858" w:rsidRPr="00710858" w14:paraId="4E89A706" w14:textId="77777777" w:rsidTr="001C2673">
              <w:trPr>
                <w:cantSplit/>
                <w:trHeight w:val="1046"/>
              </w:trPr>
              <w:tc>
                <w:tcPr>
                  <w:tcW w:w="1206" w:type="dxa"/>
                  <w:vMerge/>
                  <w:vAlign w:val="center"/>
                </w:tcPr>
                <w:p w14:paraId="2331F989" w14:textId="77777777" w:rsidR="002820AA" w:rsidRPr="00710858" w:rsidRDefault="002820AA" w:rsidP="002820AA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rPrChange w:id="50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4F3EB1E5" w14:textId="77777777" w:rsidR="002820AA" w:rsidRPr="00710858" w:rsidRDefault="002820AA" w:rsidP="002820AA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505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506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4</w:t>
                  </w:r>
                </w:p>
              </w:tc>
              <w:tc>
                <w:tcPr>
                  <w:tcW w:w="1572" w:type="dxa"/>
                  <w:vAlign w:val="center"/>
                </w:tcPr>
                <w:p w14:paraId="333B6FB7" w14:textId="77777777" w:rsidR="002820AA" w:rsidRPr="00710858" w:rsidRDefault="002820AA" w:rsidP="002820AA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50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50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50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51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05</w:t>
                  </w:r>
                </w:p>
                <w:p w14:paraId="0A398AF0" w14:textId="77777777" w:rsidR="002820AA" w:rsidRPr="00710858" w:rsidRDefault="002820AA" w:rsidP="002820AA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51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51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5C93C94A" w14:textId="77777777" w:rsidR="002820AA" w:rsidRPr="00710858" w:rsidRDefault="002820AA" w:rsidP="002820AA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51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51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515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51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</w:tc>
              <w:tc>
                <w:tcPr>
                  <w:tcW w:w="503" w:type="dxa"/>
                  <w:vAlign w:val="center"/>
                </w:tcPr>
                <w:p w14:paraId="2C9E0D40" w14:textId="77777777" w:rsidR="002820AA" w:rsidRPr="00710858" w:rsidRDefault="002820AA" w:rsidP="002820AA">
                  <w:pPr>
                    <w:snapToGrid w:val="0"/>
                    <w:spacing w:before="120" w:after="120"/>
                    <w:jc w:val="center"/>
                    <w:rPr>
                      <w:rFonts w:eastAsia="標楷體"/>
                      <w:rPrChange w:id="51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51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439CB61A" w14:textId="0EA6F367" w:rsidR="0037689D" w:rsidRPr="00710858" w:rsidRDefault="00C66632" w:rsidP="0037689D">
                  <w:pPr>
                    <w:snapToGrid w:val="0"/>
                    <w:spacing w:after="120"/>
                    <w:jc w:val="center"/>
                    <w:rPr>
                      <w:ins w:id="519" w:author="Windows 使用者" w:date="2024-08-12T08:38:00Z"/>
                      <w:rFonts w:eastAsia="標楷體"/>
                      <w:sz w:val="36"/>
                      <w:szCs w:val="36"/>
                      <w:rPrChange w:id="520" w:author="User" w:date="2025-08-27T11:49:00Z">
                        <w:rPr>
                          <w:ins w:id="521" w:author="Windows 使用者" w:date="2024-08-12T08:3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522" w:author="User" w:date="2025-08-19T09:17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52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自然</w:t>
                    </w:r>
                  </w:ins>
                  <w:ins w:id="524" w:author="Windows 使用者" w:date="2024-08-12T08:38:00Z">
                    <w:del w:id="525" w:author="User" w:date="2025-08-19T09:17:00Z">
                      <w:r w:rsidR="0037689D" w:rsidRPr="00710858" w:rsidDel="00C66632">
                        <w:rPr>
                          <w:rFonts w:eastAsia="標楷體" w:hint="eastAsia"/>
                          <w:sz w:val="36"/>
                          <w:szCs w:val="36"/>
                          <w:rPrChange w:id="526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數學</w:delText>
                      </w:r>
                    </w:del>
                  </w:ins>
                </w:p>
                <w:p w14:paraId="4C4EDFCE" w14:textId="7EB5D329" w:rsidR="00BA4F1F" w:rsidRPr="00710858" w:rsidDel="0037689D" w:rsidRDefault="00C66632" w:rsidP="0037689D">
                  <w:pPr>
                    <w:snapToGrid w:val="0"/>
                    <w:ind w:leftChars="-50" w:left="-120" w:rightChars="-27" w:right="-65"/>
                    <w:jc w:val="center"/>
                    <w:rPr>
                      <w:del w:id="527" w:author="Windows 使用者" w:date="2024-08-12T08:38:00Z"/>
                      <w:rFonts w:eastAsia="標楷體"/>
                      <w:sz w:val="36"/>
                      <w:szCs w:val="36"/>
                      <w:rPrChange w:id="528" w:author="User" w:date="2025-08-27T11:49:00Z">
                        <w:rPr>
                          <w:del w:id="529" w:author="Windows 使用者" w:date="2024-08-12T08:3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530" w:author="User" w:date="2025-08-19T09:17:00Z">
                    <w:r w:rsidRPr="00710858">
                      <w:rPr>
                        <w:rFonts w:eastAsia="標楷體"/>
                        <w:sz w:val="20"/>
                        <w:szCs w:val="20"/>
                        <w:rPrChange w:id="531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Science</w:t>
                    </w:r>
                  </w:ins>
                  <w:ins w:id="532" w:author="Windows 使用者" w:date="2024-08-12T08:38:00Z">
                    <w:del w:id="533" w:author="User" w:date="2025-08-19T09:17:00Z">
                      <w:r w:rsidR="0037689D" w:rsidRPr="00710858" w:rsidDel="00C66632">
                        <w:rPr>
                          <w:rFonts w:eastAsia="標楷體"/>
                          <w:sz w:val="20"/>
                          <w:szCs w:val="20"/>
                          <w:rPrChange w:id="534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Math</w:delText>
                      </w:r>
                    </w:del>
                  </w:ins>
                  <w:del w:id="535" w:author="Windows 使用者" w:date="2024-08-12T08:38:00Z">
                    <w:r w:rsidR="00E871B4" w:rsidRPr="00710858" w:rsidDel="0037689D">
                      <w:rPr>
                        <w:rFonts w:eastAsia="標楷體" w:hint="eastAsia"/>
                        <w:sz w:val="36"/>
                        <w:szCs w:val="36"/>
                        <w:rPrChange w:id="53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表演</w:delText>
                    </w:r>
                  </w:del>
                </w:p>
                <w:p w14:paraId="30A8F1CC" w14:textId="17982A55" w:rsidR="00A61BEE" w:rsidRPr="00710858" w:rsidRDefault="00A61BEE" w:rsidP="00BA4F1F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sz w:val="20"/>
                      <w:szCs w:val="20"/>
                      <w:rPrChange w:id="537" w:author="User" w:date="2025-08-27T11:49:00Z">
                        <w:rPr>
                          <w:rFonts w:eastAsia="標楷體"/>
                          <w:color w:val="000000" w:themeColor="text1"/>
                          <w:sz w:val="20"/>
                          <w:szCs w:val="20"/>
                        </w:rPr>
                      </w:rPrChange>
                    </w:rPr>
                  </w:pPr>
                  <w:del w:id="538" w:author="Windows 使用者" w:date="2024-08-12T08:38:00Z">
                    <w:r w:rsidRPr="00710858" w:rsidDel="0037689D">
                      <w:rPr>
                        <w:rFonts w:eastAsia="標楷體"/>
                        <w:sz w:val="20"/>
                        <w:szCs w:val="20"/>
                        <w:rPrChange w:id="539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Performance</w:delText>
                    </w:r>
                  </w:del>
                </w:p>
              </w:tc>
              <w:tc>
                <w:tcPr>
                  <w:tcW w:w="1372" w:type="dxa"/>
                  <w:vAlign w:val="center"/>
                </w:tcPr>
                <w:p w14:paraId="5C769203" w14:textId="77777777" w:rsidR="002F7BD4" w:rsidRPr="002F7BD4" w:rsidRDefault="002F7BD4" w:rsidP="002F7BD4">
                  <w:pPr>
                    <w:snapToGrid w:val="0"/>
                    <w:ind w:leftChars="-50" w:left="-120" w:rightChars="-27" w:right="-65"/>
                    <w:jc w:val="center"/>
                    <w:rPr>
                      <w:ins w:id="540" w:author="User" w:date="2025-11-28T15:32:00Z"/>
                      <w:rFonts w:eastAsia="標楷體"/>
                      <w:color w:val="FF0000"/>
                      <w:kern w:val="0"/>
                      <w:sz w:val="36"/>
                      <w:rPrChange w:id="541" w:author="User" w:date="2025-11-28T15:34:00Z">
                        <w:rPr>
                          <w:ins w:id="542" w:author="User" w:date="2025-11-28T15:32:00Z"/>
                          <w:rFonts w:eastAsia="標楷體"/>
                          <w:kern w:val="0"/>
                          <w:sz w:val="36"/>
                        </w:rPr>
                      </w:rPrChange>
                    </w:rPr>
                  </w:pPr>
                  <w:ins w:id="543" w:author="User" w:date="2025-11-28T15:32:00Z">
                    <w:r w:rsidRPr="002F7BD4">
                      <w:rPr>
                        <w:rFonts w:eastAsia="標楷體" w:hint="eastAsia"/>
                        <w:color w:val="FF0000"/>
                        <w:kern w:val="0"/>
                        <w:sz w:val="36"/>
                        <w:rPrChange w:id="544" w:author="User" w:date="2025-11-28T15:34:00Z">
                          <w:rPr>
                            <w:rFonts w:eastAsia="標楷體" w:hint="eastAsia"/>
                            <w:kern w:val="0"/>
                            <w:sz w:val="36"/>
                          </w:rPr>
                        </w:rPrChange>
                      </w:rPr>
                      <w:t>視覺</w:t>
                    </w:r>
                  </w:ins>
                </w:p>
                <w:p w14:paraId="4BD07069" w14:textId="7A619839" w:rsidR="00D2365C" w:rsidRPr="002F7BD4" w:rsidDel="002F7BD4" w:rsidRDefault="002F7BD4" w:rsidP="002F7BD4">
                  <w:pPr>
                    <w:snapToGrid w:val="0"/>
                    <w:jc w:val="center"/>
                    <w:rPr>
                      <w:ins w:id="545" w:author="Windows 使用者" w:date="2024-08-06T10:05:00Z"/>
                      <w:del w:id="546" w:author="User" w:date="2025-11-28T15:32:00Z"/>
                      <w:rFonts w:eastAsia="標楷體"/>
                      <w:color w:val="FF0000"/>
                      <w:sz w:val="36"/>
                      <w:szCs w:val="15"/>
                      <w:rPrChange w:id="547" w:author="User" w:date="2025-11-28T15:34:00Z">
                        <w:rPr>
                          <w:ins w:id="548" w:author="Windows 使用者" w:date="2024-08-06T10:05:00Z"/>
                          <w:del w:id="549" w:author="User" w:date="2025-11-28T15:32:00Z"/>
                          <w:rFonts w:eastAsia="標楷體"/>
                          <w:color w:val="000000" w:themeColor="text1"/>
                          <w:sz w:val="36"/>
                          <w:szCs w:val="15"/>
                        </w:rPr>
                      </w:rPrChange>
                    </w:rPr>
                    <w:pPrChange w:id="550" w:author="User" w:date="2025-11-28T15:32:00Z">
                      <w:pPr>
                        <w:snapToGrid w:val="0"/>
                        <w:jc w:val="center"/>
                      </w:pPr>
                    </w:pPrChange>
                  </w:pPr>
                  <w:ins w:id="551" w:author="User" w:date="2025-11-28T15:32:00Z">
                    <w:r w:rsidRPr="002F7BD4">
                      <w:rPr>
                        <w:rFonts w:eastAsia="標楷體"/>
                        <w:color w:val="FF0000"/>
                        <w:kern w:val="0"/>
                        <w:sz w:val="20"/>
                        <w:szCs w:val="20"/>
                        <w:rPrChange w:id="552" w:author="User" w:date="2025-11-28T15:34:00Z">
                          <w:rPr>
                            <w:rFonts w:eastAsia="標楷體"/>
                            <w:kern w:val="0"/>
                            <w:sz w:val="20"/>
                            <w:szCs w:val="20"/>
                          </w:rPr>
                        </w:rPrChange>
                      </w:rPr>
                      <w:t>Visual Art</w:t>
                    </w:r>
                  </w:ins>
                  <w:ins w:id="553" w:author="Windows 使用者" w:date="2024-08-06T10:05:00Z">
                    <w:del w:id="554" w:author="User" w:date="2025-11-28T15:32:00Z">
                      <w:r w:rsidR="00D2365C" w:rsidRPr="002F7BD4" w:rsidDel="002F7BD4">
                        <w:rPr>
                          <w:rFonts w:eastAsia="標楷體" w:hint="eastAsia"/>
                          <w:color w:val="FF0000"/>
                          <w:sz w:val="36"/>
                          <w:szCs w:val="15"/>
                          <w:rPrChange w:id="555" w:author="User" w:date="2025-11-28T15:34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15"/>
                            </w:rPr>
                          </w:rPrChange>
                        </w:rPr>
                        <w:delText>童軍</w:delText>
                      </w:r>
                    </w:del>
                  </w:ins>
                </w:p>
                <w:p w14:paraId="1EE5537E" w14:textId="0D19AF95" w:rsidR="002820AA" w:rsidRPr="002F7BD4" w:rsidDel="00D2365C" w:rsidRDefault="00D2365C" w:rsidP="002F7BD4">
                  <w:pPr>
                    <w:snapToGrid w:val="0"/>
                    <w:jc w:val="center"/>
                    <w:rPr>
                      <w:del w:id="556" w:author="Windows 使用者" w:date="2024-08-06T10:05:00Z"/>
                      <w:rFonts w:eastAsia="標楷體"/>
                      <w:color w:val="FF0000"/>
                      <w:sz w:val="36"/>
                      <w:szCs w:val="36"/>
                      <w:rPrChange w:id="557" w:author="User" w:date="2025-11-28T15:34:00Z">
                        <w:rPr>
                          <w:del w:id="558" w:author="Windows 使用者" w:date="2024-08-06T10:05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559" w:author="User" w:date="2025-11-28T15:32:00Z">
                      <w:pPr>
                        <w:snapToGrid w:val="0"/>
                        <w:ind w:leftChars="-50" w:left="-120" w:rightChars="-27" w:right="-65"/>
                        <w:jc w:val="center"/>
                      </w:pPr>
                    </w:pPrChange>
                  </w:pPr>
                  <w:ins w:id="560" w:author="Windows 使用者" w:date="2024-08-06T10:05:00Z">
                    <w:del w:id="561" w:author="User" w:date="2025-11-28T15:32:00Z">
                      <w:r w:rsidRPr="002F7BD4" w:rsidDel="002F7BD4">
                        <w:rPr>
                          <w:rFonts w:eastAsia="標楷體"/>
                          <w:color w:val="FF0000"/>
                          <w:sz w:val="20"/>
                          <w:szCs w:val="20"/>
                          <w:rPrChange w:id="562" w:author="User" w:date="2025-11-28T15:34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Scout Activity</w:delText>
                      </w:r>
                    </w:del>
                  </w:ins>
                  <w:del w:id="563" w:author="Windows 使用者" w:date="2024-08-06T10:05:00Z">
                    <w:r w:rsidR="003C306E" w:rsidRPr="002F7BD4" w:rsidDel="00D2365C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564" w:author="User" w:date="2025-11-28T15:34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健教</w:delText>
                    </w:r>
                  </w:del>
                </w:p>
                <w:p w14:paraId="280F8399" w14:textId="331BC7E5" w:rsidR="00E56A28" w:rsidRPr="002F7BD4" w:rsidRDefault="00E56A28" w:rsidP="002F7BD4">
                  <w:pPr>
                    <w:snapToGrid w:val="0"/>
                    <w:jc w:val="center"/>
                    <w:rPr>
                      <w:rFonts w:eastAsia="標楷體"/>
                      <w:color w:val="FF0000"/>
                      <w:sz w:val="20"/>
                      <w:szCs w:val="36"/>
                      <w:rPrChange w:id="565" w:author="User" w:date="2025-11-28T15:34:00Z">
                        <w:rPr>
                          <w:rFonts w:eastAsia="標楷體"/>
                          <w:color w:val="000000" w:themeColor="text1"/>
                          <w:sz w:val="20"/>
                          <w:szCs w:val="36"/>
                        </w:rPr>
                      </w:rPrChange>
                    </w:rPr>
                    <w:pPrChange w:id="566" w:author="User" w:date="2025-11-28T15:32:00Z">
                      <w:pPr>
                        <w:snapToGrid w:val="0"/>
                        <w:ind w:leftChars="-50" w:left="-120" w:rightChars="-27" w:right="-65"/>
                        <w:jc w:val="center"/>
                      </w:pPr>
                    </w:pPrChange>
                  </w:pPr>
                  <w:del w:id="567" w:author="Windows 使用者" w:date="2024-08-06T10:05:00Z">
                    <w:r w:rsidRPr="002F7BD4" w:rsidDel="00D2365C">
                      <w:rPr>
                        <w:rFonts w:eastAsia="標楷體"/>
                        <w:color w:val="FF0000"/>
                        <w:sz w:val="20"/>
                        <w:szCs w:val="36"/>
                        <w:rPrChange w:id="568" w:author="User" w:date="2025-11-28T15:34:00Z">
                          <w:rPr>
                            <w:rFonts w:eastAsia="標楷體"/>
                            <w:color w:val="000000" w:themeColor="text1"/>
                            <w:sz w:val="20"/>
                            <w:szCs w:val="36"/>
                          </w:rPr>
                        </w:rPrChange>
                      </w:rPr>
                      <w:delText>Health</w:delText>
                    </w:r>
                  </w:del>
                </w:p>
              </w:tc>
              <w:tc>
                <w:tcPr>
                  <w:tcW w:w="1373" w:type="dxa"/>
                  <w:vAlign w:val="center"/>
                </w:tcPr>
                <w:p w14:paraId="2D7197C2" w14:textId="77777777" w:rsidR="002F7BD4" w:rsidRPr="002F7BD4" w:rsidRDefault="002F7BD4" w:rsidP="002F7BD4">
                  <w:pPr>
                    <w:snapToGrid w:val="0"/>
                    <w:jc w:val="center"/>
                    <w:rPr>
                      <w:ins w:id="569" w:author="User" w:date="2025-11-28T15:32:00Z"/>
                      <w:rFonts w:eastAsia="標楷體"/>
                      <w:color w:val="FF0000"/>
                      <w:sz w:val="36"/>
                      <w:szCs w:val="15"/>
                      <w:rPrChange w:id="570" w:author="User" w:date="2025-11-28T15:34:00Z">
                        <w:rPr>
                          <w:ins w:id="571" w:author="User" w:date="2025-11-28T15:32:00Z"/>
                          <w:rFonts w:eastAsia="標楷體"/>
                          <w:sz w:val="36"/>
                          <w:szCs w:val="15"/>
                        </w:rPr>
                      </w:rPrChange>
                    </w:rPr>
                  </w:pPr>
                  <w:ins w:id="572" w:author="User" w:date="2025-11-28T15:32:00Z">
                    <w:r w:rsidRPr="002F7BD4">
                      <w:rPr>
                        <w:rFonts w:eastAsia="標楷體" w:hint="eastAsia"/>
                        <w:color w:val="FF0000"/>
                        <w:sz w:val="36"/>
                        <w:szCs w:val="15"/>
                        <w:rPrChange w:id="573" w:author="User" w:date="2025-11-28T15:34:00Z">
                          <w:rPr>
                            <w:rFonts w:eastAsia="標楷體" w:hint="eastAsia"/>
                            <w:sz w:val="36"/>
                            <w:szCs w:val="15"/>
                          </w:rPr>
                        </w:rPrChange>
                      </w:rPr>
                      <w:t>童軍</w:t>
                    </w:r>
                  </w:ins>
                </w:p>
                <w:p w14:paraId="4AA6CFB4" w14:textId="79D7C2E4" w:rsidR="006E6AA1" w:rsidRPr="002F7BD4" w:rsidDel="00C66632" w:rsidRDefault="002F7BD4" w:rsidP="002F7BD4">
                  <w:pPr>
                    <w:snapToGrid w:val="0"/>
                    <w:spacing w:line="400" w:lineRule="exact"/>
                    <w:jc w:val="center"/>
                    <w:rPr>
                      <w:ins w:id="574" w:author="Windows 使用者" w:date="2024-08-13T08:52:00Z"/>
                      <w:del w:id="575" w:author="User" w:date="2025-08-19T09:23:00Z"/>
                      <w:rFonts w:eastAsia="標楷體"/>
                      <w:color w:val="FF0000"/>
                      <w:sz w:val="36"/>
                      <w:szCs w:val="36"/>
                      <w:rPrChange w:id="576" w:author="User" w:date="2025-11-28T15:34:00Z">
                        <w:rPr>
                          <w:ins w:id="577" w:author="Windows 使用者" w:date="2024-08-13T08:52:00Z"/>
                          <w:del w:id="578" w:author="User" w:date="2025-08-19T09:2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579" w:author="User" w:date="2025-11-28T15:32:00Z">
                    <w:r w:rsidRPr="002F7BD4">
                      <w:rPr>
                        <w:rFonts w:eastAsia="標楷體"/>
                        <w:color w:val="FF0000"/>
                        <w:sz w:val="20"/>
                        <w:szCs w:val="20"/>
                        <w:rPrChange w:id="580" w:author="User" w:date="2025-11-28T15:34:00Z">
                          <w:rPr>
                            <w:rFonts w:eastAsia="標楷體"/>
                            <w:sz w:val="20"/>
                            <w:szCs w:val="20"/>
                          </w:rPr>
                        </w:rPrChange>
                      </w:rPr>
                      <w:t>Scout Activity</w:t>
                    </w:r>
                  </w:ins>
                  <w:ins w:id="581" w:author="Windows 使用者" w:date="2024-08-13T08:52:00Z">
                    <w:del w:id="582" w:author="User" w:date="2025-08-19T09:23:00Z">
                      <w:r w:rsidR="006E6AA1" w:rsidRPr="002F7BD4" w:rsidDel="00C66632">
                        <w:rPr>
                          <w:rFonts w:eastAsia="標楷體" w:hint="eastAsia"/>
                          <w:color w:val="FF0000"/>
                          <w:sz w:val="36"/>
                          <w:szCs w:val="36"/>
                          <w:rPrChange w:id="583" w:author="User" w:date="2025-11-28T15:34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輔導</w:delText>
                      </w:r>
                    </w:del>
                  </w:ins>
                </w:p>
                <w:p w14:paraId="7C7AFC1C" w14:textId="68C69FE9" w:rsidR="006E6AA1" w:rsidRPr="002F7BD4" w:rsidDel="00C66632" w:rsidRDefault="006E6AA1">
                  <w:pPr>
                    <w:snapToGrid w:val="0"/>
                    <w:spacing w:line="400" w:lineRule="exact"/>
                    <w:jc w:val="center"/>
                    <w:rPr>
                      <w:ins w:id="584" w:author="Windows 使用者" w:date="2024-08-13T08:52:00Z"/>
                      <w:del w:id="585" w:author="User" w:date="2025-08-19T09:23:00Z"/>
                      <w:rFonts w:eastAsia="標楷體"/>
                      <w:color w:val="FF0000"/>
                      <w:sz w:val="20"/>
                      <w:szCs w:val="36"/>
                      <w:rPrChange w:id="586" w:author="User" w:date="2025-11-28T15:34:00Z">
                        <w:rPr>
                          <w:ins w:id="587" w:author="Windows 使用者" w:date="2024-08-13T08:52:00Z"/>
                          <w:del w:id="588" w:author="User" w:date="2025-08-19T09:23:00Z"/>
                          <w:rFonts w:eastAsia="標楷體"/>
                          <w:color w:val="000000" w:themeColor="text1"/>
                          <w:sz w:val="20"/>
                          <w:szCs w:val="36"/>
                        </w:rPr>
                      </w:rPrChange>
                    </w:rPr>
                    <w:pPrChange w:id="589" w:author="User" w:date="2025-08-19T09:23:00Z">
                      <w:pPr>
                        <w:snapToGrid w:val="0"/>
                        <w:jc w:val="center"/>
                      </w:pPr>
                    </w:pPrChange>
                  </w:pPr>
                  <w:ins w:id="590" w:author="Windows 使用者" w:date="2024-08-13T08:52:00Z">
                    <w:del w:id="591" w:author="User" w:date="2025-08-19T09:23:00Z">
                      <w:r w:rsidRPr="002F7BD4" w:rsidDel="00C66632">
                        <w:rPr>
                          <w:rFonts w:eastAsia="標楷體"/>
                          <w:color w:val="FF0000"/>
                          <w:sz w:val="20"/>
                          <w:szCs w:val="36"/>
                          <w:rPrChange w:id="592" w:author="User" w:date="2025-11-28T15:34:00Z">
                            <w:rPr>
                              <w:rFonts w:eastAsia="標楷體"/>
                              <w:color w:val="000000" w:themeColor="text1"/>
                              <w:sz w:val="20"/>
                              <w:szCs w:val="36"/>
                            </w:rPr>
                          </w:rPrChange>
                        </w:rPr>
                        <w:delText>Counseling</w:delText>
                      </w:r>
                    </w:del>
                  </w:ins>
                </w:p>
                <w:p w14:paraId="4B1383D9" w14:textId="26F1A827" w:rsidR="00971F5B" w:rsidRPr="002F7BD4" w:rsidDel="00740C7D" w:rsidRDefault="006E6AA1" w:rsidP="00807F70">
                  <w:pPr>
                    <w:snapToGrid w:val="0"/>
                    <w:spacing w:line="400" w:lineRule="exact"/>
                    <w:jc w:val="center"/>
                    <w:rPr>
                      <w:del w:id="593" w:author="Windows 使用者" w:date="2024-08-06T12:31:00Z"/>
                      <w:rFonts w:eastAsia="標楷體"/>
                      <w:color w:val="FF0000"/>
                      <w:sz w:val="36"/>
                      <w:szCs w:val="36"/>
                      <w:rPrChange w:id="594" w:author="User" w:date="2025-11-28T15:34:00Z">
                        <w:rPr>
                          <w:del w:id="595" w:author="Windows 使用者" w:date="2024-08-06T12:3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596" w:author="Windows 使用者" w:date="2024-08-13T08:52:00Z">
                    <w:del w:id="597" w:author="User" w:date="2025-08-19T09:23:00Z">
                      <w:r w:rsidRPr="002F7BD4" w:rsidDel="00C66632">
                        <w:rPr>
                          <w:rFonts w:eastAsia="標楷體"/>
                          <w:color w:val="FF0000"/>
                          <w:sz w:val="20"/>
                          <w:szCs w:val="36"/>
                          <w:rPrChange w:id="598" w:author="User" w:date="2025-11-28T15:34:00Z">
                            <w:rPr>
                              <w:rFonts w:eastAsia="標楷體"/>
                              <w:color w:val="000000" w:themeColor="text1"/>
                              <w:sz w:val="20"/>
                              <w:szCs w:val="36"/>
                            </w:rPr>
                          </w:rPrChange>
                        </w:rPr>
                        <w:delText>Activity</w:delText>
                      </w:r>
                    </w:del>
                  </w:ins>
                  <w:del w:id="599" w:author="Windows 使用者" w:date="2024-08-06T12:31:00Z">
                    <w:r w:rsidR="00971F5B" w:rsidRPr="002F7BD4" w:rsidDel="00740C7D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600" w:author="User" w:date="2025-11-28T15:34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社會</w:delText>
                    </w:r>
                  </w:del>
                </w:p>
                <w:p w14:paraId="6B7707CF" w14:textId="7646BEB0" w:rsidR="002820AA" w:rsidRPr="002F7BD4" w:rsidRDefault="00971F5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color w:val="FF0000"/>
                      <w:sz w:val="36"/>
                      <w:szCs w:val="36"/>
                      <w:rPrChange w:id="601" w:author="User" w:date="2025-11-28T15:34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602" w:author="User" w:date="2025-08-19T09:23:00Z">
                      <w:pPr>
                        <w:snapToGrid w:val="0"/>
                        <w:ind w:leftChars="-50" w:left="-120" w:rightChars="-27" w:right="-65"/>
                        <w:jc w:val="center"/>
                      </w:pPr>
                    </w:pPrChange>
                  </w:pPr>
                  <w:del w:id="603" w:author="Windows 使用者" w:date="2024-08-06T12:31:00Z">
                    <w:r w:rsidRPr="002F7BD4" w:rsidDel="00740C7D">
                      <w:rPr>
                        <w:rFonts w:eastAsia="標楷體"/>
                        <w:color w:val="FF0000"/>
                        <w:sz w:val="20"/>
                        <w:szCs w:val="20"/>
                        <w:rPrChange w:id="604" w:author="User" w:date="2025-11-28T15:34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Society</w:delText>
                    </w:r>
                  </w:del>
                </w:p>
              </w:tc>
              <w:tc>
                <w:tcPr>
                  <w:tcW w:w="1371" w:type="dxa"/>
                  <w:vAlign w:val="center"/>
                </w:tcPr>
                <w:p w14:paraId="666032A1" w14:textId="77777777" w:rsidR="00C66632" w:rsidRPr="00710858" w:rsidRDefault="00C66632" w:rsidP="00C66632">
                  <w:pPr>
                    <w:snapToGrid w:val="0"/>
                    <w:spacing w:line="400" w:lineRule="exact"/>
                    <w:jc w:val="center"/>
                    <w:rPr>
                      <w:ins w:id="605" w:author="User" w:date="2025-08-19T09:24:00Z"/>
                      <w:rFonts w:eastAsia="標楷體"/>
                      <w:sz w:val="36"/>
                      <w:szCs w:val="36"/>
                      <w:rPrChange w:id="606" w:author="User" w:date="2025-08-27T11:49:00Z">
                        <w:rPr>
                          <w:ins w:id="607" w:author="User" w:date="2025-08-19T09:2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08" w:author="User" w:date="2025-08-19T09:24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60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國文</w:t>
                    </w:r>
                  </w:ins>
                </w:p>
                <w:p w14:paraId="2B37A04D" w14:textId="138335F0" w:rsidR="007D7BB1" w:rsidRPr="00710858" w:rsidDel="00C66632" w:rsidRDefault="00C66632" w:rsidP="00C66632">
                  <w:pPr>
                    <w:snapToGrid w:val="0"/>
                    <w:spacing w:after="120"/>
                    <w:jc w:val="center"/>
                    <w:rPr>
                      <w:ins w:id="610" w:author="Windows 使用者" w:date="2024-08-12T13:09:00Z"/>
                      <w:del w:id="611" w:author="User" w:date="2025-08-19T09:24:00Z"/>
                      <w:rFonts w:eastAsia="標楷體"/>
                      <w:sz w:val="36"/>
                      <w:szCs w:val="36"/>
                      <w:rPrChange w:id="612" w:author="User" w:date="2025-08-27T11:49:00Z">
                        <w:rPr>
                          <w:ins w:id="613" w:author="Windows 使用者" w:date="2024-08-12T13:09:00Z"/>
                          <w:del w:id="614" w:author="User" w:date="2025-08-19T09:2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15" w:author="User" w:date="2025-08-19T09:24:00Z">
                    <w:r w:rsidRPr="00710858">
                      <w:rPr>
                        <w:rFonts w:eastAsia="標楷體"/>
                        <w:sz w:val="20"/>
                        <w:szCs w:val="20"/>
                        <w:rPrChange w:id="616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Chinese</w:t>
                    </w:r>
                  </w:ins>
                  <w:ins w:id="617" w:author="Windows 使用者" w:date="2024-08-12T13:09:00Z">
                    <w:del w:id="618" w:author="User" w:date="2025-08-19T09:24:00Z">
                      <w:r w:rsidR="007D7BB1" w:rsidRPr="00710858" w:rsidDel="00C66632">
                        <w:rPr>
                          <w:rFonts w:eastAsia="標楷體" w:hint="eastAsia"/>
                          <w:sz w:val="36"/>
                          <w:szCs w:val="36"/>
                          <w:rPrChange w:id="619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數學</w:delText>
                      </w:r>
                    </w:del>
                  </w:ins>
                </w:p>
                <w:p w14:paraId="4F99F51D" w14:textId="65896B51" w:rsidR="0025352B" w:rsidRPr="00710858" w:rsidDel="00740C7D" w:rsidRDefault="007D7BB1" w:rsidP="007D7BB1">
                  <w:pPr>
                    <w:snapToGrid w:val="0"/>
                    <w:ind w:leftChars="-50" w:left="-120" w:rightChars="-27" w:right="-65"/>
                    <w:jc w:val="center"/>
                    <w:rPr>
                      <w:del w:id="620" w:author="Windows 使用者" w:date="2024-08-06T12:29:00Z"/>
                      <w:rFonts w:eastAsia="標楷體"/>
                      <w:kern w:val="0"/>
                      <w:sz w:val="36"/>
                      <w:rPrChange w:id="621" w:author="User" w:date="2025-08-27T11:49:00Z">
                        <w:rPr>
                          <w:del w:id="622" w:author="Windows 使用者" w:date="2024-08-06T12:29:00Z"/>
                          <w:rFonts w:eastAsia="標楷體"/>
                          <w:color w:val="000000" w:themeColor="text1"/>
                          <w:kern w:val="0"/>
                          <w:sz w:val="36"/>
                        </w:rPr>
                      </w:rPrChange>
                    </w:rPr>
                  </w:pPr>
                  <w:ins w:id="623" w:author="Windows 使用者" w:date="2024-08-12T13:09:00Z">
                    <w:del w:id="624" w:author="User" w:date="2025-08-19T09:24:00Z">
                      <w:r w:rsidRPr="00710858" w:rsidDel="00C66632">
                        <w:rPr>
                          <w:rFonts w:eastAsia="標楷體"/>
                          <w:sz w:val="20"/>
                          <w:szCs w:val="20"/>
                          <w:rPrChange w:id="625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Math</w:delText>
                      </w:r>
                    </w:del>
                  </w:ins>
                  <w:del w:id="626" w:author="Windows 使用者" w:date="2024-08-06T12:29:00Z">
                    <w:r w:rsidR="0025352B" w:rsidRPr="00710858" w:rsidDel="00740C7D">
                      <w:rPr>
                        <w:rFonts w:eastAsia="標楷體" w:hint="eastAsia"/>
                        <w:kern w:val="0"/>
                        <w:sz w:val="36"/>
                        <w:rPrChange w:id="627" w:author="User" w:date="2025-08-27T11:49:00Z">
                          <w:rPr>
                            <w:rFonts w:eastAsia="標楷體" w:hint="eastAsia"/>
                            <w:color w:val="000000" w:themeColor="text1"/>
                            <w:kern w:val="0"/>
                            <w:sz w:val="36"/>
                          </w:rPr>
                        </w:rPrChange>
                      </w:rPr>
                      <w:delText>視覺</w:delText>
                    </w:r>
                  </w:del>
                </w:p>
                <w:p w14:paraId="7AFC223C" w14:textId="5FED76E6" w:rsidR="004804EE" w:rsidRPr="00710858" w:rsidRDefault="0025352B" w:rsidP="0025352B">
                  <w:pPr>
                    <w:snapToGrid w:val="0"/>
                    <w:jc w:val="center"/>
                    <w:rPr>
                      <w:rFonts w:eastAsia="標楷體"/>
                      <w:sz w:val="28"/>
                      <w:szCs w:val="36"/>
                      <w:rPrChange w:id="628" w:author="User" w:date="2025-08-27T11:49:00Z">
                        <w:rPr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</w:pPr>
                  <w:del w:id="629" w:author="Windows 使用者" w:date="2024-08-06T12:29:00Z">
                    <w:r w:rsidRPr="00710858" w:rsidDel="00740C7D">
                      <w:rPr>
                        <w:rFonts w:eastAsia="標楷體"/>
                        <w:kern w:val="0"/>
                        <w:sz w:val="20"/>
                        <w:szCs w:val="20"/>
                        <w:rPrChange w:id="630" w:author="User" w:date="2025-08-27T11:49:00Z">
                          <w:rPr>
                            <w:rFonts w:eastAsia="標楷體"/>
                            <w:color w:val="000000" w:themeColor="text1"/>
                            <w:kern w:val="0"/>
                            <w:sz w:val="20"/>
                            <w:szCs w:val="20"/>
                          </w:rPr>
                        </w:rPrChange>
                      </w:rPr>
                      <w:delText>Visual Arts</w:delText>
                    </w:r>
                  </w:del>
                </w:p>
              </w:tc>
              <w:tc>
                <w:tcPr>
                  <w:tcW w:w="1372" w:type="dxa"/>
                  <w:vAlign w:val="center"/>
                </w:tcPr>
                <w:p w14:paraId="687E5919" w14:textId="77777777" w:rsidR="00055DD1" w:rsidRPr="00710858" w:rsidRDefault="00055DD1" w:rsidP="00055DD1">
                  <w:pPr>
                    <w:snapToGrid w:val="0"/>
                    <w:spacing w:after="120"/>
                    <w:jc w:val="center"/>
                    <w:rPr>
                      <w:ins w:id="631" w:author="User" w:date="2025-08-19T09:32:00Z"/>
                      <w:rFonts w:eastAsia="標楷體"/>
                      <w:sz w:val="36"/>
                      <w:szCs w:val="36"/>
                      <w:rPrChange w:id="632" w:author="User" w:date="2025-08-27T11:49:00Z">
                        <w:rPr>
                          <w:ins w:id="633" w:author="User" w:date="2025-08-19T09:3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34" w:author="User" w:date="2025-08-19T09:32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63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數學</w:t>
                    </w:r>
                  </w:ins>
                </w:p>
                <w:p w14:paraId="40AEE028" w14:textId="522D0705" w:rsidR="006E6AA1" w:rsidRPr="00710858" w:rsidDel="00055DD1" w:rsidRDefault="00055DD1" w:rsidP="00055DD1">
                  <w:pPr>
                    <w:snapToGrid w:val="0"/>
                    <w:spacing w:line="400" w:lineRule="exact"/>
                    <w:jc w:val="center"/>
                    <w:rPr>
                      <w:ins w:id="636" w:author="Windows 使用者" w:date="2024-08-13T08:53:00Z"/>
                      <w:del w:id="637" w:author="User" w:date="2025-08-19T09:28:00Z"/>
                      <w:rFonts w:eastAsia="標楷體"/>
                      <w:sz w:val="28"/>
                      <w:szCs w:val="36"/>
                      <w:rPrChange w:id="638" w:author="User" w:date="2025-08-27T11:49:00Z">
                        <w:rPr>
                          <w:ins w:id="639" w:author="Windows 使用者" w:date="2024-08-13T08:53:00Z"/>
                          <w:del w:id="640" w:author="User" w:date="2025-08-19T09:28:00Z"/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</w:pPr>
                  <w:ins w:id="641" w:author="User" w:date="2025-08-19T09:32:00Z">
                    <w:r w:rsidRPr="00710858">
                      <w:rPr>
                        <w:rFonts w:eastAsia="標楷體"/>
                        <w:sz w:val="20"/>
                        <w:szCs w:val="20"/>
                        <w:rPrChange w:id="642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Math</w:t>
                    </w:r>
                  </w:ins>
                  <w:ins w:id="643" w:author="Windows 使用者" w:date="2024-08-13T08:53:00Z">
                    <w:del w:id="644" w:author="User" w:date="2025-08-19T09:28:00Z">
                      <w:r w:rsidR="006E6AA1" w:rsidRPr="00710858" w:rsidDel="00055DD1">
                        <w:rPr>
                          <w:rFonts w:eastAsia="標楷體" w:hint="eastAsia"/>
                          <w:sz w:val="28"/>
                          <w:szCs w:val="36"/>
                          <w:rPrChange w:id="645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36"/>
                            </w:rPr>
                          </w:rPrChange>
                        </w:rPr>
                        <w:delText>生活科技</w:delText>
                      </w:r>
                    </w:del>
                  </w:ins>
                </w:p>
                <w:p w14:paraId="1D65E14C" w14:textId="72B2E651" w:rsidR="00971F5B" w:rsidRPr="00710858" w:rsidDel="00055DD1" w:rsidRDefault="006E6AA1" w:rsidP="006E6AA1">
                  <w:pPr>
                    <w:snapToGrid w:val="0"/>
                    <w:spacing w:line="400" w:lineRule="exact"/>
                    <w:jc w:val="center"/>
                    <w:rPr>
                      <w:del w:id="646" w:author="User" w:date="2025-08-19T09:32:00Z"/>
                      <w:rFonts w:eastAsia="標楷體"/>
                      <w:sz w:val="36"/>
                      <w:szCs w:val="36"/>
                      <w:rPrChange w:id="647" w:author="User" w:date="2025-08-27T11:49:00Z">
                        <w:rPr>
                          <w:del w:id="648" w:author="User" w:date="2025-08-19T09:3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49" w:author="Windows 使用者" w:date="2024-08-13T08:53:00Z">
                    <w:del w:id="650" w:author="User" w:date="2025-08-19T09:28:00Z">
                      <w:r w:rsidRPr="00710858" w:rsidDel="00055DD1">
                        <w:rPr>
                          <w:rFonts w:eastAsia="標楷體"/>
                          <w:sz w:val="20"/>
                          <w:szCs w:val="36"/>
                          <w:rPrChange w:id="651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36"/>
                            </w:rPr>
                          </w:rPrChange>
                        </w:rPr>
                        <w:delText>Living Technology</w:delText>
                      </w:r>
                    </w:del>
                  </w:ins>
                  <w:del w:id="652" w:author="User" w:date="2025-08-19T09:32:00Z">
                    <w:r w:rsidR="00971F5B" w:rsidRPr="00710858" w:rsidDel="00055DD1">
                      <w:rPr>
                        <w:rFonts w:eastAsia="標楷體" w:hint="eastAsia"/>
                        <w:sz w:val="36"/>
                        <w:szCs w:val="36"/>
                        <w:rPrChange w:id="65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社會</w:delText>
                    </w:r>
                  </w:del>
                </w:p>
                <w:p w14:paraId="451194E3" w14:textId="543AA2A4" w:rsidR="002820AA" w:rsidRPr="00710858" w:rsidRDefault="00971F5B" w:rsidP="00971F5B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65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655" w:author="User" w:date="2025-08-19T09:32:00Z">
                    <w:r w:rsidRPr="00710858" w:rsidDel="00055DD1">
                      <w:rPr>
                        <w:rFonts w:eastAsia="標楷體"/>
                        <w:sz w:val="20"/>
                        <w:szCs w:val="20"/>
                        <w:rPrChange w:id="656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Society</w:delText>
                    </w:r>
                  </w:del>
                </w:p>
              </w:tc>
            </w:tr>
            <w:tr w:rsidR="00710858" w:rsidRPr="00710858" w14:paraId="6FC48B98" w14:textId="77777777" w:rsidTr="001C2673">
              <w:trPr>
                <w:cantSplit/>
                <w:trHeight w:val="133"/>
              </w:trPr>
              <w:tc>
                <w:tcPr>
                  <w:tcW w:w="1206" w:type="dxa"/>
                  <w:vMerge w:val="restart"/>
                  <w:vAlign w:val="center"/>
                </w:tcPr>
                <w:p w14:paraId="11D973DD" w14:textId="77777777" w:rsidR="002820AA" w:rsidRPr="00710858" w:rsidRDefault="002820AA" w:rsidP="002820AA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657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658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下午</w:t>
                  </w:r>
                </w:p>
                <w:p w14:paraId="5E3EA13A" w14:textId="77777777" w:rsidR="002820AA" w:rsidRPr="00710858" w:rsidRDefault="002820AA" w:rsidP="002820AA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22"/>
                      <w:szCs w:val="22"/>
                      <w:rPrChange w:id="659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2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2"/>
                      <w:szCs w:val="22"/>
                      <w:rPrChange w:id="660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2"/>
                        </w:rPr>
                      </w:rPrChange>
                    </w:rPr>
                    <w:t>Afternoon</w:t>
                  </w:r>
                </w:p>
              </w:tc>
              <w:tc>
                <w:tcPr>
                  <w:tcW w:w="2097" w:type="dxa"/>
                  <w:gridSpan w:val="2"/>
                  <w:vMerge w:val="restart"/>
                  <w:vAlign w:val="center"/>
                </w:tcPr>
                <w:p w14:paraId="23BC13E6" w14:textId="77777777" w:rsidR="002820AA" w:rsidRPr="00710858" w:rsidRDefault="002820AA" w:rsidP="002820AA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66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66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663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66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665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66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12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667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66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</w:tc>
              <w:tc>
                <w:tcPr>
                  <w:tcW w:w="503" w:type="dxa"/>
                  <w:vMerge w:val="restart"/>
                  <w:vAlign w:val="center"/>
                </w:tcPr>
                <w:p w14:paraId="015432A1" w14:textId="77777777" w:rsidR="002820AA" w:rsidRPr="00710858" w:rsidRDefault="002820AA" w:rsidP="002820AA">
                  <w:pPr>
                    <w:snapToGrid w:val="0"/>
                    <w:jc w:val="center"/>
                    <w:rPr>
                      <w:rFonts w:eastAsia="標楷體"/>
                      <w:rPrChange w:id="66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67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60</w:t>
                  </w:r>
                </w:p>
              </w:tc>
              <w:tc>
                <w:tcPr>
                  <w:tcW w:w="6859" w:type="dxa"/>
                  <w:gridSpan w:val="5"/>
                  <w:tcBorders>
                    <w:bottom w:val="nil"/>
                  </w:tcBorders>
                  <w:vAlign w:val="center"/>
                </w:tcPr>
                <w:p w14:paraId="1626F653" w14:textId="77777777" w:rsidR="002820AA" w:rsidRPr="00710858" w:rsidRDefault="002820AA" w:rsidP="002820AA">
                  <w:pPr>
                    <w:snapToGrid w:val="0"/>
                    <w:spacing w:line="400" w:lineRule="exact"/>
                    <w:ind w:leftChars="507" w:left="1217" w:rightChars="532" w:right="1277"/>
                    <w:jc w:val="center"/>
                    <w:rPr>
                      <w:rFonts w:eastAsia="標楷體"/>
                      <w:sz w:val="32"/>
                      <w:szCs w:val="32"/>
                      <w:rPrChange w:id="671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2"/>
                      <w:szCs w:val="32"/>
                      <w:rPrChange w:id="672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午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673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674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餐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675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(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676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午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677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678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間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679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680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靜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681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682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息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683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)</w:t>
                  </w:r>
                </w:p>
              </w:tc>
            </w:tr>
            <w:tr w:rsidR="00710858" w:rsidRPr="00710858" w14:paraId="7D6C910E" w14:textId="77777777" w:rsidTr="001C2673">
              <w:trPr>
                <w:cantSplit/>
                <w:trHeight w:val="174"/>
              </w:trPr>
              <w:tc>
                <w:tcPr>
                  <w:tcW w:w="1206" w:type="dxa"/>
                  <w:vMerge/>
                  <w:vAlign w:val="center"/>
                </w:tcPr>
                <w:p w14:paraId="622C2976" w14:textId="77777777" w:rsidR="002820AA" w:rsidRPr="00710858" w:rsidRDefault="002820AA" w:rsidP="002820AA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68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2097" w:type="dxa"/>
                  <w:gridSpan w:val="2"/>
                  <w:vMerge/>
                  <w:vAlign w:val="center"/>
                </w:tcPr>
                <w:p w14:paraId="533F7101" w14:textId="77777777" w:rsidR="002820AA" w:rsidRPr="00710858" w:rsidRDefault="002820AA" w:rsidP="002820AA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26"/>
                      <w:szCs w:val="26"/>
                      <w:rPrChange w:id="68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</w:p>
              </w:tc>
              <w:tc>
                <w:tcPr>
                  <w:tcW w:w="503" w:type="dxa"/>
                  <w:vMerge/>
                  <w:vAlign w:val="center"/>
                </w:tcPr>
                <w:p w14:paraId="43DF04BC" w14:textId="77777777" w:rsidR="002820AA" w:rsidRPr="00710858" w:rsidRDefault="002820AA" w:rsidP="002820AA">
                  <w:pPr>
                    <w:snapToGrid w:val="0"/>
                    <w:jc w:val="center"/>
                    <w:rPr>
                      <w:rFonts w:eastAsia="標楷體"/>
                      <w:rPrChange w:id="68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6859" w:type="dxa"/>
                  <w:gridSpan w:val="5"/>
                  <w:tcBorders>
                    <w:top w:val="nil"/>
                  </w:tcBorders>
                  <w:vAlign w:val="center"/>
                </w:tcPr>
                <w:p w14:paraId="5DC5842D" w14:textId="77777777" w:rsidR="002820AA" w:rsidRPr="00710858" w:rsidRDefault="002820AA" w:rsidP="002820AA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2"/>
                      <w:szCs w:val="32"/>
                      <w:rPrChange w:id="687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32"/>
                      <w:szCs w:val="32"/>
                      <w:rPrChange w:id="688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Lunch   Time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689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＆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690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Break</w:t>
                  </w:r>
                </w:p>
              </w:tc>
            </w:tr>
            <w:tr w:rsidR="00710858" w:rsidRPr="00710858" w14:paraId="63A6278D" w14:textId="77777777" w:rsidTr="00C66632">
              <w:trPr>
                <w:cantSplit/>
              </w:trPr>
              <w:tc>
                <w:tcPr>
                  <w:tcW w:w="1206" w:type="dxa"/>
                  <w:vMerge/>
                  <w:vAlign w:val="center"/>
                </w:tcPr>
                <w:p w14:paraId="4905B6B4" w14:textId="77777777" w:rsidR="00CC4536" w:rsidRPr="00710858" w:rsidRDefault="00CC4536" w:rsidP="00CC4536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69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7B3EF187" w14:textId="77777777" w:rsidR="00CC4536" w:rsidRPr="00710858" w:rsidRDefault="00CC4536" w:rsidP="00CC4536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692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693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5</w:t>
                  </w:r>
                </w:p>
              </w:tc>
              <w:tc>
                <w:tcPr>
                  <w:tcW w:w="1572" w:type="dxa"/>
                  <w:vAlign w:val="center"/>
                </w:tcPr>
                <w:p w14:paraId="38C4B597" w14:textId="77777777" w:rsidR="00CC4536" w:rsidRPr="00710858" w:rsidRDefault="00CC4536" w:rsidP="00CC4536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69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69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696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69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  <w:p w14:paraId="6D772AE8" w14:textId="77777777" w:rsidR="00CC4536" w:rsidRPr="00710858" w:rsidRDefault="00CC4536" w:rsidP="00CC4536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69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69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0FB60A4F" w14:textId="77777777" w:rsidR="00CC4536" w:rsidRPr="00710858" w:rsidRDefault="00CC4536" w:rsidP="00CC4536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70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70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702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70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503" w:type="dxa"/>
                  <w:vAlign w:val="center"/>
                </w:tcPr>
                <w:p w14:paraId="55B62E46" w14:textId="77777777" w:rsidR="00CC4536" w:rsidRPr="00710858" w:rsidRDefault="00CC4536" w:rsidP="00CC4536">
                  <w:pPr>
                    <w:snapToGrid w:val="0"/>
                    <w:jc w:val="center"/>
                    <w:rPr>
                      <w:rFonts w:eastAsia="標楷體"/>
                      <w:rPrChange w:id="70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70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12BFA296" w14:textId="77777777" w:rsidR="00C66632" w:rsidRPr="00710858" w:rsidRDefault="00C66632" w:rsidP="00C66632">
                  <w:pPr>
                    <w:snapToGrid w:val="0"/>
                    <w:spacing w:line="400" w:lineRule="exact"/>
                    <w:jc w:val="center"/>
                    <w:rPr>
                      <w:ins w:id="706" w:author="User" w:date="2025-08-19T09:18:00Z"/>
                      <w:rFonts w:eastAsia="標楷體"/>
                      <w:sz w:val="28"/>
                      <w:szCs w:val="36"/>
                      <w:rPrChange w:id="707" w:author="User" w:date="2025-08-27T11:49:00Z">
                        <w:rPr>
                          <w:ins w:id="708" w:author="User" w:date="2025-08-19T09:18:00Z"/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</w:pPr>
                  <w:ins w:id="709" w:author="User" w:date="2025-08-19T09:18:00Z">
                    <w:r w:rsidRPr="00710858">
                      <w:rPr>
                        <w:rFonts w:eastAsia="標楷體" w:hint="eastAsia"/>
                        <w:sz w:val="28"/>
                        <w:szCs w:val="36"/>
                        <w:rPrChange w:id="71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t>生活科技</w:t>
                    </w:r>
                  </w:ins>
                </w:p>
                <w:p w14:paraId="2C16A11E" w14:textId="5CCD1694" w:rsidR="00670948" w:rsidRPr="00710858" w:rsidDel="00C66632" w:rsidRDefault="00C66632">
                  <w:pPr>
                    <w:snapToGrid w:val="0"/>
                    <w:jc w:val="center"/>
                    <w:rPr>
                      <w:ins w:id="711" w:author="Windows 使用者" w:date="2024-08-12T11:01:00Z"/>
                      <w:del w:id="712" w:author="User" w:date="2025-08-19T09:18:00Z"/>
                      <w:rFonts w:eastAsia="標楷體"/>
                      <w:sz w:val="36"/>
                      <w:szCs w:val="36"/>
                      <w:rPrChange w:id="713" w:author="User" w:date="2025-08-27T11:49:00Z">
                        <w:rPr>
                          <w:ins w:id="714" w:author="Windows 使用者" w:date="2024-08-12T11:01:00Z"/>
                          <w:del w:id="715" w:author="User" w:date="2025-08-19T09:1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716" w:author="User" w:date="2025-08-19T09:18:00Z">
                      <w:pPr>
                        <w:snapToGrid w:val="0"/>
                        <w:spacing w:line="400" w:lineRule="exact"/>
                        <w:jc w:val="center"/>
                      </w:pPr>
                    </w:pPrChange>
                  </w:pPr>
                  <w:ins w:id="717" w:author="User" w:date="2025-08-19T09:18:00Z">
                    <w:r w:rsidRPr="00710858">
                      <w:rPr>
                        <w:rFonts w:eastAsia="標楷體"/>
                        <w:sz w:val="20"/>
                        <w:szCs w:val="36"/>
                        <w:rPrChange w:id="718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36"/>
                          </w:rPr>
                        </w:rPrChange>
                      </w:rPr>
                      <w:t>Living Technology</w:t>
                    </w:r>
                  </w:ins>
                  <w:ins w:id="719" w:author="Windows 使用者" w:date="2024-08-12T11:01:00Z">
                    <w:del w:id="720" w:author="User" w:date="2025-08-19T09:18:00Z">
                      <w:r w:rsidR="00670948" w:rsidRPr="00710858" w:rsidDel="00C66632">
                        <w:rPr>
                          <w:rFonts w:eastAsia="標楷體" w:hint="eastAsia"/>
                          <w:sz w:val="36"/>
                          <w:szCs w:val="36"/>
                          <w:rPrChange w:id="721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自然</w:delText>
                      </w:r>
                    </w:del>
                  </w:ins>
                </w:p>
                <w:p w14:paraId="27E2193D" w14:textId="30323FA0" w:rsidR="00CC4536" w:rsidRPr="00710858" w:rsidDel="00670948" w:rsidRDefault="00670948">
                  <w:pPr>
                    <w:snapToGrid w:val="0"/>
                    <w:jc w:val="center"/>
                    <w:rPr>
                      <w:del w:id="722" w:author="Windows 使用者" w:date="2024-08-12T11:01:00Z"/>
                      <w:rFonts w:eastAsia="標楷體"/>
                      <w:sz w:val="36"/>
                      <w:szCs w:val="36"/>
                      <w:rPrChange w:id="723" w:author="User" w:date="2025-08-27T11:49:00Z">
                        <w:rPr>
                          <w:del w:id="724" w:author="Windows 使用者" w:date="2024-08-12T11:0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725" w:author="User" w:date="2025-08-19T09:18:00Z">
                      <w:pPr>
                        <w:snapToGrid w:val="0"/>
                        <w:spacing w:line="400" w:lineRule="exact"/>
                        <w:jc w:val="center"/>
                      </w:pPr>
                    </w:pPrChange>
                  </w:pPr>
                  <w:ins w:id="726" w:author="Windows 使用者" w:date="2024-08-12T11:01:00Z">
                    <w:del w:id="727" w:author="User" w:date="2025-08-19T09:18:00Z">
                      <w:r w:rsidRPr="00710858" w:rsidDel="00C66632">
                        <w:rPr>
                          <w:rFonts w:eastAsia="標楷體"/>
                          <w:sz w:val="20"/>
                          <w:szCs w:val="20"/>
                          <w:rPrChange w:id="728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Science</w:delText>
                      </w:r>
                    </w:del>
                  </w:ins>
                  <w:del w:id="729" w:author="Windows 使用者" w:date="2024-08-12T11:01:00Z">
                    <w:r w:rsidR="00A614E2" w:rsidRPr="00710858" w:rsidDel="00670948">
                      <w:rPr>
                        <w:rFonts w:eastAsia="標楷體" w:hint="eastAsia"/>
                        <w:sz w:val="36"/>
                        <w:szCs w:val="36"/>
                        <w:rPrChange w:id="73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社會</w:delText>
                    </w:r>
                  </w:del>
                </w:p>
                <w:p w14:paraId="06C10A26" w14:textId="4F668C06" w:rsidR="00A61BEE" w:rsidRPr="00710858" w:rsidRDefault="00A61BEE">
                  <w:pPr>
                    <w:snapToGrid w:val="0"/>
                    <w:jc w:val="center"/>
                    <w:rPr>
                      <w:rFonts w:eastAsia="標楷體"/>
                      <w:sz w:val="20"/>
                      <w:szCs w:val="20"/>
                      <w:rPrChange w:id="731" w:author="User" w:date="2025-08-27T11:49:00Z">
                        <w:rPr>
                          <w:rFonts w:eastAsia="標楷體"/>
                          <w:color w:val="000000" w:themeColor="text1"/>
                          <w:sz w:val="20"/>
                          <w:szCs w:val="20"/>
                        </w:rPr>
                      </w:rPrChange>
                    </w:rPr>
                    <w:pPrChange w:id="732" w:author="User" w:date="2025-08-19T09:18:00Z">
                      <w:pPr>
                        <w:snapToGrid w:val="0"/>
                        <w:spacing w:line="400" w:lineRule="exact"/>
                        <w:jc w:val="center"/>
                      </w:pPr>
                    </w:pPrChange>
                  </w:pPr>
                  <w:del w:id="733" w:author="Windows 使用者" w:date="2024-08-12T11:01:00Z">
                    <w:r w:rsidRPr="00710858" w:rsidDel="00670948">
                      <w:rPr>
                        <w:rFonts w:eastAsia="標楷體"/>
                        <w:sz w:val="20"/>
                        <w:szCs w:val="20"/>
                        <w:rPrChange w:id="734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Society</w:delText>
                    </w:r>
                  </w:del>
                </w:p>
              </w:tc>
              <w:tc>
                <w:tcPr>
                  <w:tcW w:w="1372" w:type="dxa"/>
                  <w:vAlign w:val="center"/>
                </w:tcPr>
                <w:p w14:paraId="6B6EC680" w14:textId="77777777" w:rsidR="002F7BD4" w:rsidRPr="002F7BD4" w:rsidRDefault="002F7BD4" w:rsidP="002F7BD4">
                  <w:pPr>
                    <w:snapToGrid w:val="0"/>
                    <w:spacing w:line="400" w:lineRule="exact"/>
                    <w:jc w:val="center"/>
                    <w:rPr>
                      <w:ins w:id="735" w:author="User" w:date="2025-11-28T15:33:00Z"/>
                      <w:rFonts w:eastAsia="標楷體"/>
                      <w:color w:val="FF0000"/>
                      <w:sz w:val="36"/>
                      <w:szCs w:val="36"/>
                      <w:rPrChange w:id="736" w:author="User" w:date="2025-11-28T15:34:00Z">
                        <w:rPr>
                          <w:ins w:id="737" w:author="User" w:date="2025-11-28T15:33:00Z"/>
                          <w:rFonts w:eastAsia="標楷體"/>
                          <w:sz w:val="36"/>
                          <w:szCs w:val="36"/>
                        </w:rPr>
                      </w:rPrChange>
                    </w:rPr>
                  </w:pPr>
                  <w:ins w:id="738" w:author="User" w:date="2025-11-28T15:33:00Z">
                    <w:r w:rsidRPr="002F7BD4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739" w:author="User" w:date="2025-11-28T15:34:00Z">
                          <w:rPr>
                            <w:rFonts w:eastAsia="標楷體" w:hint="eastAsia"/>
                            <w:sz w:val="36"/>
                            <w:szCs w:val="36"/>
                          </w:rPr>
                        </w:rPrChange>
                      </w:rPr>
                      <w:t>自然</w:t>
                    </w:r>
                  </w:ins>
                </w:p>
                <w:p w14:paraId="2EF7A76D" w14:textId="707E4DB5" w:rsidR="00A81C90" w:rsidRPr="002F7BD4" w:rsidDel="002F7BD4" w:rsidRDefault="002F7BD4" w:rsidP="002F7BD4">
                  <w:pPr>
                    <w:snapToGrid w:val="0"/>
                    <w:spacing w:line="400" w:lineRule="exact"/>
                    <w:jc w:val="center"/>
                    <w:rPr>
                      <w:del w:id="740" w:author="User" w:date="2025-11-28T15:33:00Z"/>
                      <w:rFonts w:eastAsia="標楷體"/>
                      <w:color w:val="FF0000"/>
                      <w:sz w:val="28"/>
                      <w:szCs w:val="36"/>
                      <w:rPrChange w:id="741" w:author="User" w:date="2025-11-28T15:34:00Z">
                        <w:rPr>
                          <w:del w:id="742" w:author="User" w:date="2025-11-28T15:33:00Z"/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  <w:pPrChange w:id="743" w:author="User" w:date="2025-11-28T15:33:00Z">
                      <w:pPr>
                        <w:snapToGrid w:val="0"/>
                        <w:spacing w:line="400" w:lineRule="exact"/>
                        <w:jc w:val="center"/>
                      </w:pPr>
                    </w:pPrChange>
                  </w:pPr>
                  <w:ins w:id="744" w:author="User" w:date="2025-11-28T15:33:00Z">
                    <w:r w:rsidRPr="002F7BD4">
                      <w:rPr>
                        <w:rFonts w:eastAsia="標楷體"/>
                        <w:color w:val="FF0000"/>
                        <w:sz w:val="20"/>
                        <w:szCs w:val="20"/>
                        <w:rPrChange w:id="745" w:author="User" w:date="2025-11-28T15:34:00Z">
                          <w:rPr>
                            <w:rFonts w:eastAsia="標楷體"/>
                            <w:sz w:val="20"/>
                            <w:szCs w:val="20"/>
                          </w:rPr>
                        </w:rPrChange>
                      </w:rPr>
                      <w:t>Science</w:t>
                    </w:r>
                    <w:r w:rsidRPr="002F7BD4" w:rsidDel="002F7BD4">
                      <w:rPr>
                        <w:rFonts w:eastAsia="標楷體" w:hint="eastAsia"/>
                        <w:color w:val="FF0000"/>
                        <w:sz w:val="28"/>
                        <w:szCs w:val="36"/>
                        <w:rPrChange w:id="746" w:author="User" w:date="2025-11-28T15:34:00Z">
                          <w:rPr>
                            <w:rFonts w:eastAsia="標楷體" w:hint="eastAsia"/>
                            <w:sz w:val="28"/>
                            <w:szCs w:val="36"/>
                          </w:rPr>
                        </w:rPrChange>
                      </w:rPr>
                      <w:t xml:space="preserve"> </w:t>
                    </w:r>
                  </w:ins>
                  <w:del w:id="747" w:author="User" w:date="2025-11-28T15:33:00Z">
                    <w:r w:rsidR="00A81C90" w:rsidRPr="002F7BD4" w:rsidDel="002F7BD4">
                      <w:rPr>
                        <w:rFonts w:eastAsia="標楷體" w:hint="eastAsia"/>
                        <w:color w:val="FF0000"/>
                        <w:sz w:val="28"/>
                        <w:szCs w:val="36"/>
                        <w:rPrChange w:id="748" w:author="User" w:date="2025-11-28T15:34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delText>技藝教育</w:delText>
                    </w:r>
                  </w:del>
                </w:p>
                <w:p w14:paraId="738C08C4" w14:textId="2AF768DA" w:rsidR="00A81C90" w:rsidRPr="002F7BD4" w:rsidRDefault="001B6FE8" w:rsidP="002F7BD4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color w:val="FF0000"/>
                      <w:sz w:val="36"/>
                      <w:szCs w:val="36"/>
                      <w:rPrChange w:id="749" w:author="User" w:date="2025-11-28T15:34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750" w:author="User" w:date="2025-11-28T15:33:00Z">
                      <w:pPr>
                        <w:snapToGrid w:val="0"/>
                        <w:spacing w:line="400" w:lineRule="exact"/>
                        <w:jc w:val="center"/>
                      </w:pPr>
                    </w:pPrChange>
                  </w:pPr>
                  <w:ins w:id="751" w:author="Windows 使用者" w:date="2024-08-14T12:32:00Z">
                    <w:del w:id="752" w:author="User" w:date="2025-08-19T09:22:00Z">
                      <w:r w:rsidRPr="002F7BD4" w:rsidDel="00C66632">
                        <w:rPr>
                          <w:rFonts w:eastAsia="標楷體" w:hint="eastAsia"/>
                          <w:color w:val="FF0000"/>
                          <w:sz w:val="28"/>
                          <w:szCs w:val="15"/>
                          <w:shd w:val="pct15" w:color="auto" w:fill="FFFFFF"/>
                          <w:rPrChange w:id="753" w:author="User" w:date="2025-11-28T15:34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15"/>
                              <w:shd w:val="pct15" w:color="auto" w:fill="FFFFFF"/>
                            </w:rPr>
                          </w:rPrChange>
                        </w:rPr>
                        <w:delText>國文</w:delText>
                      </w:r>
                    </w:del>
                  </w:ins>
                  <w:del w:id="754" w:author="User" w:date="2025-11-28T15:33:00Z">
                    <w:r w:rsidR="003C0F8C" w:rsidRPr="002F7BD4" w:rsidDel="002F7BD4">
                      <w:rPr>
                        <w:rFonts w:eastAsia="標楷體" w:hint="eastAsia"/>
                        <w:color w:val="FF0000"/>
                        <w:sz w:val="28"/>
                        <w:szCs w:val="15"/>
                        <w:shd w:val="pct15" w:color="auto" w:fill="FFFFFF"/>
                        <w:rPrChange w:id="755" w:author="User" w:date="2025-11-28T15:34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15"/>
                            <w:shd w:val="pct15" w:color="auto" w:fill="FFFFFF"/>
                          </w:rPr>
                        </w:rPrChange>
                      </w:rPr>
                      <w:delText>環境探索</w:delText>
                    </w:r>
                  </w:del>
                </w:p>
              </w:tc>
              <w:tc>
                <w:tcPr>
                  <w:tcW w:w="1373" w:type="dxa"/>
                  <w:tcBorders>
                    <w:bottom w:val="single" w:sz="4" w:space="0" w:color="auto"/>
                  </w:tcBorders>
                  <w:vAlign w:val="center"/>
                </w:tcPr>
                <w:p w14:paraId="387802C7" w14:textId="77777777" w:rsidR="002F7BD4" w:rsidRPr="002F7BD4" w:rsidRDefault="002F7BD4" w:rsidP="002F7BD4">
                  <w:pPr>
                    <w:snapToGrid w:val="0"/>
                    <w:spacing w:line="400" w:lineRule="exact"/>
                    <w:jc w:val="center"/>
                    <w:rPr>
                      <w:ins w:id="756" w:author="User" w:date="2025-11-28T15:33:00Z"/>
                      <w:rFonts w:eastAsia="標楷體"/>
                      <w:color w:val="FF0000"/>
                      <w:sz w:val="28"/>
                      <w:szCs w:val="36"/>
                      <w:rPrChange w:id="757" w:author="User" w:date="2025-11-28T15:34:00Z">
                        <w:rPr>
                          <w:ins w:id="758" w:author="User" w:date="2025-11-28T15:33:00Z"/>
                          <w:rFonts w:eastAsia="標楷體"/>
                          <w:sz w:val="28"/>
                          <w:szCs w:val="36"/>
                        </w:rPr>
                      </w:rPrChange>
                    </w:rPr>
                  </w:pPr>
                  <w:ins w:id="759" w:author="User" w:date="2025-11-28T15:33:00Z">
                    <w:r w:rsidRPr="002F7BD4">
                      <w:rPr>
                        <w:rFonts w:eastAsia="標楷體" w:hint="eastAsia"/>
                        <w:color w:val="FF0000"/>
                        <w:sz w:val="28"/>
                        <w:szCs w:val="36"/>
                        <w:rPrChange w:id="760" w:author="User" w:date="2025-11-28T15:34:00Z">
                          <w:rPr>
                            <w:rFonts w:eastAsia="標楷體" w:hint="eastAsia"/>
                            <w:sz w:val="28"/>
                            <w:szCs w:val="36"/>
                          </w:rPr>
                        </w:rPrChange>
                      </w:rPr>
                      <w:t>技藝教育</w:t>
                    </w:r>
                  </w:ins>
                </w:p>
                <w:p w14:paraId="350E6C3E" w14:textId="6F0F6707" w:rsidR="00670948" w:rsidRPr="002F7BD4" w:rsidDel="00C66632" w:rsidRDefault="002F7BD4" w:rsidP="002F7BD4">
                  <w:pPr>
                    <w:snapToGrid w:val="0"/>
                    <w:spacing w:line="400" w:lineRule="exact"/>
                    <w:jc w:val="center"/>
                    <w:rPr>
                      <w:ins w:id="761" w:author="Windows 使用者" w:date="2024-08-12T11:05:00Z"/>
                      <w:del w:id="762" w:author="User" w:date="2025-08-19T09:23:00Z"/>
                      <w:rFonts w:eastAsia="標楷體"/>
                      <w:color w:val="FF0000"/>
                      <w:sz w:val="36"/>
                      <w:szCs w:val="36"/>
                      <w:rPrChange w:id="763" w:author="User" w:date="2025-11-28T15:34:00Z">
                        <w:rPr>
                          <w:ins w:id="764" w:author="Windows 使用者" w:date="2024-08-12T11:05:00Z"/>
                          <w:del w:id="765" w:author="User" w:date="2025-08-19T09:2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66" w:author="User" w:date="2025-11-28T15:33:00Z">
                    <w:r w:rsidRPr="002F7BD4">
                      <w:rPr>
                        <w:rFonts w:eastAsia="標楷體" w:hint="eastAsia"/>
                        <w:color w:val="FF0000"/>
                        <w:sz w:val="28"/>
                        <w:szCs w:val="15"/>
                        <w:shd w:val="pct15" w:color="auto" w:fill="FFFFFF"/>
                        <w:rPrChange w:id="767" w:author="User" w:date="2025-11-28T15:34:00Z">
                          <w:rPr>
                            <w:rFonts w:eastAsia="標楷體" w:hint="eastAsia"/>
                            <w:sz w:val="28"/>
                            <w:szCs w:val="15"/>
                            <w:shd w:val="pct15" w:color="auto" w:fill="FFFFFF"/>
                          </w:rPr>
                        </w:rPrChange>
                      </w:rPr>
                      <w:t>數學</w:t>
                    </w:r>
                  </w:ins>
                  <w:ins w:id="768" w:author="Windows 使用者" w:date="2024-08-12T11:05:00Z">
                    <w:del w:id="769" w:author="User" w:date="2025-08-19T09:23:00Z">
                      <w:r w:rsidR="00670948" w:rsidRPr="002F7BD4" w:rsidDel="00C66632">
                        <w:rPr>
                          <w:rFonts w:eastAsia="標楷體" w:hint="eastAsia"/>
                          <w:color w:val="FF0000"/>
                          <w:sz w:val="36"/>
                          <w:szCs w:val="36"/>
                          <w:rPrChange w:id="770" w:author="User" w:date="2025-11-28T15:34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國文</w:delText>
                      </w:r>
                    </w:del>
                  </w:ins>
                </w:p>
                <w:p w14:paraId="269D1C71" w14:textId="413496A0" w:rsidR="00A93F58" w:rsidRPr="002F7BD4" w:rsidDel="00B4497C" w:rsidRDefault="00670948" w:rsidP="00670948">
                  <w:pPr>
                    <w:snapToGrid w:val="0"/>
                    <w:ind w:leftChars="-50" w:left="-120" w:rightChars="-27" w:right="-65"/>
                    <w:jc w:val="center"/>
                    <w:rPr>
                      <w:del w:id="771" w:author="User" w:date="2025-08-19T11:49:00Z"/>
                      <w:rFonts w:eastAsia="標楷體"/>
                      <w:color w:val="FF0000"/>
                      <w:sz w:val="36"/>
                      <w:szCs w:val="36"/>
                      <w:rPrChange w:id="772" w:author="User" w:date="2025-11-28T15:34:00Z">
                        <w:rPr>
                          <w:del w:id="773" w:author="User" w:date="2025-08-19T11:49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74" w:author="Windows 使用者" w:date="2024-08-12T11:05:00Z">
                    <w:del w:id="775" w:author="User" w:date="2025-08-19T09:23:00Z">
                      <w:r w:rsidRPr="002F7BD4" w:rsidDel="00C66632">
                        <w:rPr>
                          <w:rFonts w:eastAsia="標楷體"/>
                          <w:color w:val="FF0000"/>
                          <w:sz w:val="20"/>
                          <w:szCs w:val="20"/>
                          <w:rPrChange w:id="776" w:author="User" w:date="2025-11-28T15:34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Chinese</w:delText>
                      </w:r>
                    </w:del>
                  </w:ins>
                  <w:del w:id="777" w:author="User" w:date="2025-08-19T11:49:00Z">
                    <w:r w:rsidR="00A93F58" w:rsidRPr="002F7BD4" w:rsidDel="00B4497C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778" w:author="User" w:date="2025-11-28T15:34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家政</w:delText>
                    </w:r>
                  </w:del>
                </w:p>
                <w:p w14:paraId="1AC059B0" w14:textId="5F25944E" w:rsidR="00A15C1C" w:rsidRPr="002F7BD4" w:rsidRDefault="00A93F58" w:rsidP="00A93F58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color w:val="FF0000"/>
                      <w:kern w:val="0"/>
                      <w:sz w:val="20"/>
                      <w:szCs w:val="20"/>
                      <w:rPrChange w:id="779" w:author="User" w:date="2025-11-28T15:34:00Z">
                        <w:rPr>
                          <w:rFonts w:eastAsia="標楷體"/>
                          <w:color w:val="000000" w:themeColor="text1"/>
                          <w:kern w:val="0"/>
                          <w:sz w:val="20"/>
                          <w:szCs w:val="20"/>
                        </w:rPr>
                      </w:rPrChange>
                    </w:rPr>
                  </w:pPr>
                  <w:del w:id="780" w:author="User" w:date="2025-08-19T11:49:00Z">
                    <w:r w:rsidRPr="002F7BD4" w:rsidDel="00B4497C">
                      <w:rPr>
                        <w:rFonts w:eastAsia="標楷體"/>
                        <w:color w:val="FF0000"/>
                        <w:sz w:val="20"/>
                        <w:szCs w:val="22"/>
                        <w:rPrChange w:id="781" w:author="User" w:date="2025-11-28T15:34:00Z">
                          <w:rPr>
                            <w:rFonts w:eastAsia="標楷體"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Home Economics</w:delText>
                    </w:r>
                  </w:del>
                </w:p>
              </w:tc>
              <w:tc>
                <w:tcPr>
                  <w:tcW w:w="1371" w:type="dxa"/>
                  <w:vAlign w:val="center"/>
                </w:tcPr>
                <w:p w14:paraId="78006D74" w14:textId="77777777" w:rsidR="00055DD1" w:rsidRPr="00710858" w:rsidRDefault="00055DD1" w:rsidP="00055DD1">
                  <w:pPr>
                    <w:snapToGrid w:val="0"/>
                    <w:spacing w:after="120"/>
                    <w:jc w:val="center"/>
                    <w:rPr>
                      <w:ins w:id="782" w:author="User" w:date="2025-08-19T09:32:00Z"/>
                      <w:rFonts w:eastAsia="標楷體"/>
                      <w:sz w:val="36"/>
                      <w:szCs w:val="36"/>
                      <w:rPrChange w:id="783" w:author="User" w:date="2025-08-27T11:49:00Z">
                        <w:rPr>
                          <w:ins w:id="784" w:author="User" w:date="2025-08-19T09:3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85" w:author="User" w:date="2025-08-19T09:32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78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數學</w:t>
                    </w:r>
                  </w:ins>
                </w:p>
                <w:p w14:paraId="048A8F9B" w14:textId="4373E371" w:rsidR="001D3E39" w:rsidRPr="00710858" w:rsidDel="00C66632" w:rsidRDefault="00055DD1" w:rsidP="00807F70">
                  <w:pPr>
                    <w:snapToGrid w:val="0"/>
                    <w:jc w:val="center"/>
                    <w:rPr>
                      <w:ins w:id="787" w:author="Windows 使用者" w:date="2024-08-26T08:58:00Z"/>
                      <w:del w:id="788" w:author="User" w:date="2025-08-19T09:24:00Z"/>
                      <w:rFonts w:eastAsia="標楷體"/>
                      <w:sz w:val="28"/>
                      <w:szCs w:val="36"/>
                      <w:rPrChange w:id="789" w:author="User" w:date="2025-08-27T11:49:00Z">
                        <w:rPr>
                          <w:ins w:id="790" w:author="Windows 使用者" w:date="2024-08-26T08:58:00Z"/>
                          <w:del w:id="791" w:author="User" w:date="2025-08-19T09:24:00Z"/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</w:pPr>
                  <w:ins w:id="792" w:author="User" w:date="2025-08-19T09:32:00Z">
                    <w:r w:rsidRPr="00710858">
                      <w:rPr>
                        <w:rFonts w:eastAsia="標楷體"/>
                        <w:sz w:val="20"/>
                        <w:szCs w:val="20"/>
                        <w:rPrChange w:id="793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Math</w:t>
                    </w:r>
                  </w:ins>
                  <w:ins w:id="794" w:author="Windows 使用者" w:date="2024-08-26T08:58:00Z">
                    <w:del w:id="795" w:author="User" w:date="2025-08-19T09:24:00Z">
                      <w:r w:rsidR="001D3E39" w:rsidRPr="00710858" w:rsidDel="00C66632">
                        <w:rPr>
                          <w:rFonts w:eastAsia="標楷體" w:hint="eastAsia"/>
                          <w:sz w:val="28"/>
                          <w:szCs w:val="36"/>
                          <w:rPrChange w:id="796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36"/>
                            </w:rPr>
                          </w:rPrChange>
                        </w:rPr>
                        <w:delText>生活英語</w:delText>
                      </w:r>
                    </w:del>
                  </w:ins>
                </w:p>
                <w:p w14:paraId="25B90733" w14:textId="5003BDC6" w:rsidR="00B94ED9" w:rsidRPr="00710858" w:rsidDel="00C66632" w:rsidRDefault="001D3E39">
                  <w:pPr>
                    <w:snapToGrid w:val="0"/>
                    <w:jc w:val="center"/>
                    <w:rPr>
                      <w:del w:id="797" w:author="User" w:date="2025-08-19T09:24:00Z"/>
                      <w:rFonts w:eastAsia="標楷體"/>
                      <w:sz w:val="36"/>
                      <w:szCs w:val="36"/>
                      <w:rPrChange w:id="798" w:author="User" w:date="2025-08-27T11:49:00Z">
                        <w:rPr>
                          <w:del w:id="799" w:author="User" w:date="2025-08-19T09:2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800" w:author="User" w:date="2025-08-19T09:25:00Z">
                      <w:pPr>
                        <w:snapToGrid w:val="0"/>
                        <w:spacing w:line="400" w:lineRule="exact"/>
                        <w:jc w:val="center"/>
                      </w:pPr>
                    </w:pPrChange>
                  </w:pPr>
                  <w:ins w:id="801" w:author="Windows 使用者" w:date="2024-08-26T08:58:00Z">
                    <w:del w:id="802" w:author="User" w:date="2025-08-19T09:24:00Z">
                      <w:r w:rsidRPr="00710858" w:rsidDel="00C66632">
                        <w:rPr>
                          <w:rFonts w:eastAsia="標楷體"/>
                          <w:sz w:val="20"/>
                          <w:szCs w:val="20"/>
                          <w:rPrChange w:id="803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English</w:delText>
                      </w:r>
                    </w:del>
                  </w:ins>
                  <w:del w:id="804" w:author="User" w:date="2025-08-19T09:24:00Z">
                    <w:r w:rsidR="00B94ED9" w:rsidRPr="00710858" w:rsidDel="00C66632">
                      <w:rPr>
                        <w:rFonts w:eastAsia="標楷體" w:hint="eastAsia"/>
                        <w:sz w:val="36"/>
                        <w:szCs w:val="36"/>
                        <w:rPrChange w:id="80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國文</w:delText>
                    </w:r>
                  </w:del>
                </w:p>
                <w:p w14:paraId="319E9C5E" w14:textId="643A4890" w:rsidR="00CC4536" w:rsidRPr="00710858" w:rsidRDefault="00B94ED9" w:rsidP="00807F70">
                  <w:pPr>
                    <w:snapToGrid w:val="0"/>
                    <w:spacing w:before="120" w:after="120"/>
                    <w:jc w:val="center"/>
                    <w:rPr>
                      <w:rFonts w:eastAsia="標楷體"/>
                      <w:szCs w:val="36"/>
                      <w:rPrChange w:id="806" w:author="User" w:date="2025-08-27T11:49:00Z">
                        <w:rPr>
                          <w:rFonts w:eastAsia="標楷體"/>
                          <w:color w:val="000000" w:themeColor="text1"/>
                          <w:szCs w:val="36"/>
                        </w:rPr>
                      </w:rPrChange>
                    </w:rPr>
                  </w:pPr>
                  <w:del w:id="807" w:author="User" w:date="2025-08-19T09:24:00Z">
                    <w:r w:rsidRPr="00710858" w:rsidDel="00C66632">
                      <w:rPr>
                        <w:rFonts w:eastAsia="標楷體"/>
                        <w:sz w:val="20"/>
                        <w:szCs w:val="20"/>
                        <w:rPrChange w:id="808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Chinese</w:delText>
                    </w:r>
                  </w:del>
                </w:p>
              </w:tc>
              <w:tc>
                <w:tcPr>
                  <w:tcW w:w="1372" w:type="dxa"/>
                  <w:vAlign w:val="center"/>
                </w:tcPr>
                <w:p w14:paraId="2AFEB373" w14:textId="77777777" w:rsidR="00C66632" w:rsidRPr="00710858" w:rsidRDefault="00C66632" w:rsidP="00C66632">
                  <w:pPr>
                    <w:snapToGrid w:val="0"/>
                    <w:jc w:val="center"/>
                    <w:rPr>
                      <w:ins w:id="809" w:author="User" w:date="2025-08-19T09:24:00Z"/>
                      <w:rFonts w:eastAsia="標楷體"/>
                      <w:sz w:val="28"/>
                      <w:szCs w:val="36"/>
                      <w:rPrChange w:id="810" w:author="User" w:date="2025-08-27T11:49:00Z">
                        <w:rPr>
                          <w:ins w:id="811" w:author="User" w:date="2025-08-19T09:24:00Z"/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</w:pPr>
                  <w:ins w:id="812" w:author="User" w:date="2025-08-19T09:24:00Z">
                    <w:r w:rsidRPr="00710858">
                      <w:rPr>
                        <w:rFonts w:eastAsia="標楷體" w:hint="eastAsia"/>
                        <w:sz w:val="28"/>
                        <w:szCs w:val="36"/>
                        <w:rPrChange w:id="81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t>生活英語</w:t>
                    </w:r>
                  </w:ins>
                </w:p>
                <w:p w14:paraId="43040C8E" w14:textId="08371547" w:rsidR="00670948" w:rsidRPr="00710858" w:rsidDel="00C66632" w:rsidRDefault="00C66632" w:rsidP="00C66632">
                  <w:pPr>
                    <w:snapToGrid w:val="0"/>
                    <w:spacing w:line="400" w:lineRule="exact"/>
                    <w:jc w:val="center"/>
                    <w:rPr>
                      <w:ins w:id="814" w:author="Windows 使用者" w:date="2024-08-12T11:10:00Z"/>
                      <w:del w:id="815" w:author="User" w:date="2025-08-19T09:23:00Z"/>
                      <w:rFonts w:eastAsia="標楷體"/>
                      <w:sz w:val="36"/>
                      <w:szCs w:val="36"/>
                      <w:rPrChange w:id="816" w:author="User" w:date="2025-08-27T11:49:00Z">
                        <w:rPr>
                          <w:ins w:id="817" w:author="Windows 使用者" w:date="2024-08-12T11:10:00Z"/>
                          <w:del w:id="818" w:author="User" w:date="2025-08-19T09:2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819" w:author="User" w:date="2025-08-19T09:24:00Z">
                    <w:r w:rsidRPr="00710858">
                      <w:rPr>
                        <w:rFonts w:eastAsia="標楷體"/>
                        <w:sz w:val="20"/>
                        <w:szCs w:val="20"/>
                        <w:rPrChange w:id="820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English</w:t>
                    </w:r>
                  </w:ins>
                  <w:ins w:id="821" w:author="Windows 使用者" w:date="2024-08-12T11:10:00Z">
                    <w:del w:id="822" w:author="User" w:date="2025-08-19T09:23:00Z">
                      <w:r w:rsidR="00670948" w:rsidRPr="00710858" w:rsidDel="00C66632">
                        <w:rPr>
                          <w:rFonts w:eastAsia="標楷體" w:hint="eastAsia"/>
                          <w:sz w:val="36"/>
                          <w:szCs w:val="36"/>
                          <w:rPrChange w:id="823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國文</w:delText>
                      </w:r>
                    </w:del>
                  </w:ins>
                </w:p>
                <w:p w14:paraId="2D0D218F" w14:textId="02904668" w:rsidR="00CC4536" w:rsidRPr="00710858" w:rsidDel="00740C7D" w:rsidRDefault="00670948" w:rsidP="00670948">
                  <w:pPr>
                    <w:snapToGrid w:val="0"/>
                    <w:spacing w:line="400" w:lineRule="exact"/>
                    <w:jc w:val="center"/>
                    <w:rPr>
                      <w:del w:id="824" w:author="Windows 使用者" w:date="2024-08-06T12:30:00Z"/>
                      <w:rFonts w:eastAsia="標楷體"/>
                      <w:sz w:val="28"/>
                      <w:szCs w:val="36"/>
                      <w:rPrChange w:id="825" w:author="User" w:date="2025-08-27T11:49:00Z">
                        <w:rPr>
                          <w:del w:id="826" w:author="Windows 使用者" w:date="2024-08-06T12:30:00Z"/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</w:pPr>
                  <w:ins w:id="827" w:author="Windows 使用者" w:date="2024-08-12T11:10:00Z">
                    <w:del w:id="828" w:author="User" w:date="2025-08-19T09:23:00Z">
                      <w:r w:rsidRPr="00710858" w:rsidDel="00C66632">
                        <w:rPr>
                          <w:rFonts w:eastAsia="標楷體"/>
                          <w:sz w:val="20"/>
                          <w:szCs w:val="20"/>
                          <w:rPrChange w:id="829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Chinese</w:delText>
                      </w:r>
                    </w:del>
                  </w:ins>
                  <w:del w:id="830" w:author="Windows 使用者" w:date="2024-08-06T12:30:00Z">
                    <w:r w:rsidR="00FB74DD" w:rsidRPr="00710858" w:rsidDel="00740C7D">
                      <w:rPr>
                        <w:rFonts w:eastAsia="標楷體" w:hint="eastAsia"/>
                        <w:sz w:val="28"/>
                        <w:szCs w:val="36"/>
                        <w:rPrChange w:id="83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delText>生</w:delText>
                    </w:r>
                    <w:r w:rsidR="006E335F" w:rsidRPr="00710858" w:rsidDel="00740C7D">
                      <w:rPr>
                        <w:rFonts w:eastAsia="標楷體" w:hint="eastAsia"/>
                        <w:sz w:val="28"/>
                        <w:szCs w:val="36"/>
                        <w:rPrChange w:id="83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delText>活</w:delText>
                    </w:r>
                    <w:r w:rsidR="00FB74DD" w:rsidRPr="00710858" w:rsidDel="00740C7D">
                      <w:rPr>
                        <w:rFonts w:eastAsia="標楷體" w:hint="eastAsia"/>
                        <w:sz w:val="28"/>
                        <w:szCs w:val="36"/>
                        <w:rPrChange w:id="83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delText>科</w:delText>
                    </w:r>
                    <w:r w:rsidR="006E335F" w:rsidRPr="00710858" w:rsidDel="00740C7D">
                      <w:rPr>
                        <w:rFonts w:eastAsia="標楷體" w:hint="eastAsia"/>
                        <w:sz w:val="28"/>
                        <w:szCs w:val="36"/>
                        <w:rPrChange w:id="83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delText>技</w:delText>
                    </w:r>
                  </w:del>
                </w:p>
                <w:p w14:paraId="2CE18B34" w14:textId="1E9896E5" w:rsidR="006E335F" w:rsidRPr="00710858" w:rsidRDefault="00E56A28" w:rsidP="00E56A28">
                  <w:pPr>
                    <w:snapToGrid w:val="0"/>
                    <w:jc w:val="center"/>
                    <w:rPr>
                      <w:rFonts w:eastAsia="標楷體"/>
                      <w:sz w:val="20"/>
                      <w:szCs w:val="36"/>
                      <w:rPrChange w:id="835" w:author="User" w:date="2025-08-27T11:49:00Z">
                        <w:rPr>
                          <w:rFonts w:eastAsia="標楷體"/>
                          <w:color w:val="000000" w:themeColor="text1"/>
                          <w:sz w:val="20"/>
                          <w:szCs w:val="36"/>
                        </w:rPr>
                      </w:rPrChange>
                    </w:rPr>
                  </w:pPr>
                  <w:del w:id="836" w:author="Windows 使用者" w:date="2024-08-06T12:30:00Z">
                    <w:r w:rsidRPr="00710858" w:rsidDel="00740C7D">
                      <w:rPr>
                        <w:rFonts w:eastAsia="標楷體"/>
                        <w:sz w:val="20"/>
                        <w:szCs w:val="36"/>
                        <w:rPrChange w:id="837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36"/>
                          </w:rPr>
                        </w:rPrChange>
                      </w:rPr>
                      <w:delText>Living Technology</w:delText>
                    </w:r>
                  </w:del>
                </w:p>
              </w:tc>
            </w:tr>
            <w:tr w:rsidR="00710858" w:rsidRPr="00710858" w14:paraId="1E58C121" w14:textId="77777777" w:rsidTr="001C2673">
              <w:trPr>
                <w:cantSplit/>
                <w:trHeight w:val="1088"/>
              </w:trPr>
              <w:tc>
                <w:tcPr>
                  <w:tcW w:w="1206" w:type="dxa"/>
                  <w:vMerge/>
                  <w:vAlign w:val="center"/>
                </w:tcPr>
                <w:p w14:paraId="78482802" w14:textId="77777777" w:rsidR="00CC4536" w:rsidRPr="00710858" w:rsidRDefault="00CC4536" w:rsidP="00CC4536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83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0333C220" w14:textId="77777777" w:rsidR="00CC4536" w:rsidRPr="00710858" w:rsidRDefault="00CC4536" w:rsidP="00CC4536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839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840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6</w:t>
                  </w:r>
                </w:p>
              </w:tc>
              <w:tc>
                <w:tcPr>
                  <w:tcW w:w="1572" w:type="dxa"/>
                  <w:vAlign w:val="center"/>
                </w:tcPr>
                <w:p w14:paraId="73AB0097" w14:textId="77777777" w:rsidR="00CC4536" w:rsidRPr="00710858" w:rsidRDefault="00CC4536" w:rsidP="00CC4536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84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84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843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84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  <w:p w14:paraId="02429F31" w14:textId="77777777" w:rsidR="00CC4536" w:rsidRPr="00710858" w:rsidRDefault="00CC4536" w:rsidP="00CC4536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84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84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50E1C86E" w14:textId="77777777" w:rsidR="00CC4536" w:rsidRPr="00710858" w:rsidRDefault="00CC4536" w:rsidP="00CC4536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84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84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14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84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85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40</w:t>
                  </w:r>
                </w:p>
              </w:tc>
              <w:tc>
                <w:tcPr>
                  <w:tcW w:w="503" w:type="dxa"/>
                  <w:vAlign w:val="center"/>
                </w:tcPr>
                <w:p w14:paraId="00D3158F" w14:textId="5084A66E" w:rsidR="00CC4536" w:rsidRPr="00710858" w:rsidRDefault="00CC4536" w:rsidP="00CC4536">
                  <w:pPr>
                    <w:snapToGrid w:val="0"/>
                    <w:jc w:val="center"/>
                    <w:rPr>
                      <w:rFonts w:eastAsia="標楷體"/>
                      <w:rPrChange w:id="85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85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</w:t>
                  </w:r>
                  <w:ins w:id="853" w:author="User" w:date="2025-08-19T09:26:00Z">
                    <w:r w:rsidR="00055DD1" w:rsidRPr="00710858">
                      <w:rPr>
                        <w:rFonts w:eastAsia="標楷體"/>
                        <w:rPrChange w:id="854" w:author="User" w:date="2025-08-27T11:49:00Z">
                          <w:rPr>
                            <w:rFonts w:eastAsia="標楷體"/>
                            <w:color w:val="000000" w:themeColor="text1"/>
                          </w:rPr>
                        </w:rPrChange>
                      </w:rPr>
                      <w:t>5</w:t>
                    </w:r>
                  </w:ins>
                  <w:del w:id="855" w:author="User" w:date="2025-08-19T09:26:00Z">
                    <w:r w:rsidRPr="00710858" w:rsidDel="00055DD1">
                      <w:rPr>
                        <w:rFonts w:eastAsia="標楷體"/>
                        <w:rPrChange w:id="856" w:author="User" w:date="2025-08-27T11:49:00Z">
                          <w:rPr>
                            <w:rFonts w:eastAsia="標楷體"/>
                            <w:color w:val="000000" w:themeColor="text1"/>
                          </w:rPr>
                        </w:rPrChange>
                      </w:rPr>
                      <w:delText>0</w:delText>
                    </w:r>
                  </w:del>
                </w:p>
              </w:tc>
              <w:tc>
                <w:tcPr>
                  <w:tcW w:w="1371" w:type="dxa"/>
                  <w:tcBorders>
                    <w:bottom w:val="single" w:sz="4" w:space="0" w:color="auto"/>
                  </w:tcBorders>
                  <w:vAlign w:val="center"/>
                </w:tcPr>
                <w:p w14:paraId="409FCE82" w14:textId="77777777" w:rsidR="00670948" w:rsidRPr="00710858" w:rsidRDefault="00670948" w:rsidP="00670948">
                  <w:pPr>
                    <w:snapToGrid w:val="0"/>
                    <w:spacing w:line="400" w:lineRule="exact"/>
                    <w:jc w:val="center"/>
                    <w:rPr>
                      <w:ins w:id="857" w:author="Windows 使用者" w:date="2024-08-12T11:01:00Z"/>
                      <w:rFonts w:eastAsia="標楷體"/>
                      <w:sz w:val="36"/>
                      <w:szCs w:val="36"/>
                      <w:rPrChange w:id="858" w:author="User" w:date="2025-08-27T11:49:00Z">
                        <w:rPr>
                          <w:ins w:id="859" w:author="Windows 使用者" w:date="2024-08-12T11:0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860" w:author="Windows 使用者" w:date="2024-08-12T11:01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86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社會</w:t>
                    </w:r>
                  </w:ins>
                </w:p>
                <w:p w14:paraId="6AE5002D" w14:textId="4DC21962" w:rsidR="00F07302" w:rsidRPr="00710858" w:rsidDel="00670948" w:rsidRDefault="00670948" w:rsidP="00670948">
                  <w:pPr>
                    <w:snapToGrid w:val="0"/>
                    <w:spacing w:line="204" w:lineRule="auto"/>
                    <w:jc w:val="center"/>
                    <w:rPr>
                      <w:del w:id="862" w:author="Windows 使用者" w:date="2024-08-12T11:01:00Z"/>
                      <w:rFonts w:eastAsia="標楷體"/>
                      <w:sz w:val="36"/>
                      <w:szCs w:val="36"/>
                      <w:rPrChange w:id="863" w:author="User" w:date="2025-08-27T11:49:00Z">
                        <w:rPr>
                          <w:del w:id="864" w:author="Windows 使用者" w:date="2024-08-12T11:0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865" w:author="Windows 使用者" w:date="2024-08-12T11:01:00Z">
                    <w:r w:rsidRPr="00710858">
                      <w:rPr>
                        <w:rFonts w:eastAsia="標楷體"/>
                        <w:sz w:val="20"/>
                        <w:szCs w:val="20"/>
                        <w:rPrChange w:id="866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Society</w:t>
                    </w:r>
                  </w:ins>
                  <w:del w:id="867" w:author="Windows 使用者" w:date="2024-08-12T11:01:00Z">
                    <w:r w:rsidR="00F07302" w:rsidRPr="00710858" w:rsidDel="00670948">
                      <w:rPr>
                        <w:rFonts w:eastAsia="標楷體" w:hint="eastAsia"/>
                        <w:sz w:val="36"/>
                        <w:szCs w:val="36"/>
                        <w:rPrChange w:id="86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英語</w:delText>
                    </w:r>
                  </w:del>
                </w:p>
                <w:p w14:paraId="2E74C378" w14:textId="5C584018" w:rsidR="00CC4536" w:rsidRPr="00710858" w:rsidRDefault="00F07302" w:rsidP="00F07302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sz w:val="20"/>
                      <w:szCs w:val="20"/>
                      <w:rPrChange w:id="869" w:author="User" w:date="2025-08-27T11:49:00Z">
                        <w:rPr>
                          <w:rFonts w:eastAsia="標楷體"/>
                          <w:color w:val="000000" w:themeColor="text1"/>
                          <w:sz w:val="20"/>
                          <w:szCs w:val="20"/>
                        </w:rPr>
                      </w:rPrChange>
                    </w:rPr>
                  </w:pPr>
                  <w:del w:id="870" w:author="Windows 使用者" w:date="2024-08-12T11:01:00Z">
                    <w:r w:rsidRPr="00710858" w:rsidDel="00670948">
                      <w:rPr>
                        <w:rFonts w:eastAsia="標楷體"/>
                        <w:sz w:val="20"/>
                        <w:szCs w:val="20"/>
                        <w:rPrChange w:id="871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English</w:delText>
                    </w:r>
                  </w:del>
                </w:p>
              </w:tc>
              <w:tc>
                <w:tcPr>
                  <w:tcW w:w="1372" w:type="dxa"/>
                  <w:tcBorders>
                    <w:bottom w:val="single" w:sz="4" w:space="0" w:color="auto"/>
                  </w:tcBorders>
                  <w:vAlign w:val="center"/>
                </w:tcPr>
                <w:p w14:paraId="2F239318" w14:textId="77777777" w:rsidR="002F7BD4" w:rsidRPr="002F7BD4" w:rsidRDefault="002F7BD4" w:rsidP="002F7BD4">
                  <w:pPr>
                    <w:snapToGrid w:val="0"/>
                    <w:spacing w:line="400" w:lineRule="exact"/>
                    <w:jc w:val="center"/>
                    <w:rPr>
                      <w:ins w:id="872" w:author="User" w:date="2025-11-28T15:33:00Z"/>
                      <w:rFonts w:eastAsia="標楷體"/>
                      <w:color w:val="FF0000"/>
                      <w:sz w:val="36"/>
                      <w:szCs w:val="36"/>
                      <w:rPrChange w:id="873" w:author="User" w:date="2025-11-28T15:34:00Z">
                        <w:rPr>
                          <w:ins w:id="874" w:author="User" w:date="2025-11-28T15:33:00Z"/>
                          <w:rFonts w:eastAsia="標楷體"/>
                          <w:sz w:val="36"/>
                          <w:szCs w:val="36"/>
                        </w:rPr>
                      </w:rPrChange>
                    </w:rPr>
                  </w:pPr>
                  <w:ins w:id="875" w:author="User" w:date="2025-11-28T15:33:00Z">
                    <w:r w:rsidRPr="002F7BD4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876" w:author="User" w:date="2025-11-28T15:34:00Z">
                          <w:rPr>
                            <w:rFonts w:eastAsia="標楷體" w:hint="eastAsia"/>
                            <w:sz w:val="36"/>
                            <w:szCs w:val="36"/>
                          </w:rPr>
                        </w:rPrChange>
                      </w:rPr>
                      <w:t>國文</w:t>
                    </w:r>
                  </w:ins>
                </w:p>
                <w:p w14:paraId="6DDECB86" w14:textId="5856C1E9" w:rsidR="00A81C90" w:rsidRPr="002F7BD4" w:rsidDel="002F7BD4" w:rsidRDefault="002F7BD4" w:rsidP="002F7BD4">
                  <w:pPr>
                    <w:snapToGrid w:val="0"/>
                    <w:spacing w:line="400" w:lineRule="exact"/>
                    <w:jc w:val="center"/>
                    <w:rPr>
                      <w:del w:id="877" w:author="User" w:date="2025-11-28T15:33:00Z"/>
                      <w:rFonts w:eastAsia="標楷體"/>
                      <w:color w:val="FF0000"/>
                      <w:sz w:val="28"/>
                      <w:szCs w:val="36"/>
                      <w:rPrChange w:id="878" w:author="User" w:date="2025-11-28T15:34:00Z">
                        <w:rPr>
                          <w:del w:id="879" w:author="User" w:date="2025-11-28T15:33:00Z"/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  <w:pPrChange w:id="880" w:author="User" w:date="2025-11-28T15:33:00Z">
                      <w:pPr>
                        <w:snapToGrid w:val="0"/>
                        <w:spacing w:line="400" w:lineRule="exact"/>
                        <w:jc w:val="center"/>
                      </w:pPr>
                    </w:pPrChange>
                  </w:pPr>
                  <w:ins w:id="881" w:author="User" w:date="2025-11-28T15:33:00Z">
                    <w:r w:rsidRPr="002F7BD4">
                      <w:rPr>
                        <w:rFonts w:eastAsia="標楷體"/>
                        <w:color w:val="FF0000"/>
                        <w:sz w:val="20"/>
                        <w:szCs w:val="20"/>
                        <w:rPrChange w:id="882" w:author="User" w:date="2025-11-28T15:34:00Z">
                          <w:rPr>
                            <w:rFonts w:eastAsia="標楷體"/>
                            <w:sz w:val="20"/>
                            <w:szCs w:val="20"/>
                          </w:rPr>
                        </w:rPrChange>
                      </w:rPr>
                      <w:t>Chinese</w:t>
                    </w:r>
                  </w:ins>
                  <w:del w:id="883" w:author="User" w:date="2025-11-28T15:33:00Z">
                    <w:r w:rsidR="00A81C90" w:rsidRPr="002F7BD4" w:rsidDel="002F7BD4">
                      <w:rPr>
                        <w:rFonts w:eastAsia="標楷體" w:hint="eastAsia"/>
                        <w:color w:val="FF0000"/>
                        <w:sz w:val="28"/>
                        <w:szCs w:val="36"/>
                        <w:rPrChange w:id="884" w:author="User" w:date="2025-11-28T15:34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delText>技藝教育</w:delText>
                    </w:r>
                  </w:del>
                </w:p>
                <w:p w14:paraId="507BB0C7" w14:textId="1359F006" w:rsidR="00CC4536" w:rsidRPr="002F7BD4" w:rsidRDefault="001B6FE8" w:rsidP="002F7BD4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color w:val="FF0000"/>
                      <w:sz w:val="36"/>
                      <w:szCs w:val="36"/>
                      <w:rPrChange w:id="885" w:author="User" w:date="2025-11-28T15:34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886" w:author="User" w:date="2025-11-28T15:33:00Z">
                      <w:pPr>
                        <w:snapToGrid w:val="0"/>
                        <w:ind w:leftChars="-50" w:left="-120" w:rightChars="-27" w:right="-65"/>
                        <w:jc w:val="center"/>
                      </w:pPr>
                    </w:pPrChange>
                  </w:pPr>
                  <w:ins w:id="887" w:author="Windows 使用者" w:date="2024-08-14T12:32:00Z">
                    <w:del w:id="888" w:author="User" w:date="2025-11-28T15:33:00Z">
                      <w:r w:rsidRPr="002F7BD4" w:rsidDel="002F7BD4">
                        <w:rPr>
                          <w:rFonts w:eastAsia="標楷體" w:hint="eastAsia"/>
                          <w:color w:val="FF0000"/>
                          <w:sz w:val="28"/>
                          <w:szCs w:val="36"/>
                          <w:shd w:val="pct15" w:color="auto" w:fill="FFFFFF"/>
                          <w:rPrChange w:id="889" w:author="User" w:date="2025-11-28T15:34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36"/>
                              <w:shd w:val="pct15" w:color="auto" w:fill="FFFFFF"/>
                            </w:rPr>
                          </w:rPrChange>
                        </w:rPr>
                        <w:delText>音樂</w:delText>
                      </w:r>
                    </w:del>
                  </w:ins>
                  <w:del w:id="890" w:author="Windows 使用者" w:date="2024-08-14T12:32:00Z">
                    <w:r w:rsidR="005A5DF5" w:rsidRPr="002F7BD4" w:rsidDel="001B6FE8">
                      <w:rPr>
                        <w:rFonts w:eastAsia="標楷體" w:hint="eastAsia"/>
                        <w:color w:val="FF0000"/>
                        <w:sz w:val="28"/>
                        <w:szCs w:val="36"/>
                        <w:shd w:val="pct15" w:color="auto" w:fill="FFFFFF"/>
                        <w:rPrChange w:id="891" w:author="User" w:date="2025-11-28T15:34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  <w:shd w:val="pct15" w:color="auto" w:fill="FFFFFF"/>
                          </w:rPr>
                        </w:rPrChange>
                      </w:rPr>
                      <w:delText>社區走讀</w:delText>
                    </w:r>
                  </w:del>
                </w:p>
              </w:tc>
              <w:tc>
                <w:tcPr>
                  <w:tcW w:w="1373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7C59CAA0" w14:textId="77777777" w:rsidR="002F7BD4" w:rsidRPr="002F7BD4" w:rsidRDefault="002F7BD4" w:rsidP="002F7BD4">
                  <w:pPr>
                    <w:snapToGrid w:val="0"/>
                    <w:spacing w:line="400" w:lineRule="exact"/>
                    <w:jc w:val="center"/>
                    <w:rPr>
                      <w:ins w:id="892" w:author="User" w:date="2025-11-28T15:33:00Z"/>
                      <w:rFonts w:eastAsia="標楷體"/>
                      <w:color w:val="FF0000"/>
                      <w:sz w:val="28"/>
                      <w:szCs w:val="36"/>
                      <w:rPrChange w:id="893" w:author="User" w:date="2025-11-28T15:34:00Z">
                        <w:rPr>
                          <w:ins w:id="894" w:author="User" w:date="2025-11-28T15:33:00Z"/>
                          <w:rFonts w:eastAsia="標楷體"/>
                          <w:sz w:val="28"/>
                          <w:szCs w:val="36"/>
                        </w:rPr>
                      </w:rPrChange>
                    </w:rPr>
                  </w:pPr>
                  <w:ins w:id="895" w:author="User" w:date="2025-11-28T15:33:00Z">
                    <w:r w:rsidRPr="002F7BD4">
                      <w:rPr>
                        <w:rFonts w:eastAsia="標楷體" w:hint="eastAsia"/>
                        <w:color w:val="FF0000"/>
                        <w:sz w:val="28"/>
                        <w:szCs w:val="36"/>
                        <w:rPrChange w:id="896" w:author="User" w:date="2025-11-28T15:34:00Z">
                          <w:rPr>
                            <w:rFonts w:eastAsia="標楷體" w:hint="eastAsia"/>
                            <w:sz w:val="28"/>
                            <w:szCs w:val="36"/>
                          </w:rPr>
                        </w:rPrChange>
                      </w:rPr>
                      <w:t>技藝教育</w:t>
                    </w:r>
                  </w:ins>
                </w:p>
                <w:p w14:paraId="382FDCC7" w14:textId="1BBF6206" w:rsidR="00670948" w:rsidRPr="002F7BD4" w:rsidDel="00C66632" w:rsidRDefault="002F7BD4" w:rsidP="002F7BD4">
                  <w:pPr>
                    <w:snapToGrid w:val="0"/>
                    <w:spacing w:line="400" w:lineRule="exact"/>
                    <w:jc w:val="center"/>
                    <w:rPr>
                      <w:ins w:id="897" w:author="Windows 使用者" w:date="2024-08-12T11:07:00Z"/>
                      <w:del w:id="898" w:author="User" w:date="2025-08-19T09:23:00Z"/>
                      <w:rFonts w:eastAsia="標楷體"/>
                      <w:color w:val="FF0000"/>
                      <w:sz w:val="36"/>
                      <w:szCs w:val="36"/>
                      <w:rPrChange w:id="899" w:author="User" w:date="2025-11-28T15:34:00Z">
                        <w:rPr>
                          <w:ins w:id="900" w:author="Windows 使用者" w:date="2024-08-12T11:07:00Z"/>
                          <w:del w:id="901" w:author="User" w:date="2025-08-19T09:2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02" w:author="User" w:date="2025-11-28T15:33:00Z">
                    <w:r w:rsidRPr="002F7BD4">
                      <w:rPr>
                        <w:rFonts w:eastAsia="標楷體" w:hint="eastAsia"/>
                        <w:color w:val="FF0000"/>
                        <w:sz w:val="28"/>
                        <w:szCs w:val="36"/>
                        <w:shd w:val="pct15" w:color="auto" w:fill="FFFFFF"/>
                        <w:rPrChange w:id="903" w:author="User" w:date="2025-11-28T15:34:00Z">
                          <w:rPr>
                            <w:rFonts w:eastAsia="標楷體" w:hint="eastAsia"/>
                            <w:sz w:val="28"/>
                            <w:szCs w:val="36"/>
                            <w:shd w:val="pct15" w:color="auto" w:fill="FFFFFF"/>
                          </w:rPr>
                        </w:rPrChange>
                      </w:rPr>
                      <w:t>音樂</w:t>
                    </w:r>
                  </w:ins>
                  <w:ins w:id="904" w:author="Windows 使用者" w:date="2024-08-12T11:07:00Z">
                    <w:del w:id="905" w:author="User" w:date="2025-08-19T09:23:00Z">
                      <w:r w:rsidR="00670948" w:rsidRPr="002F7BD4" w:rsidDel="00C66632">
                        <w:rPr>
                          <w:rFonts w:eastAsia="標楷體" w:hint="eastAsia"/>
                          <w:color w:val="FF0000"/>
                          <w:sz w:val="36"/>
                          <w:szCs w:val="36"/>
                          <w:rPrChange w:id="906" w:author="User" w:date="2025-11-28T15:34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社會</w:delText>
                      </w:r>
                    </w:del>
                  </w:ins>
                </w:p>
                <w:p w14:paraId="00B0947B" w14:textId="52291DEE" w:rsidR="00B94ED9" w:rsidRPr="002F7BD4" w:rsidDel="002F7BD4" w:rsidRDefault="00670948" w:rsidP="00670948">
                  <w:pPr>
                    <w:snapToGrid w:val="0"/>
                    <w:spacing w:line="400" w:lineRule="exact"/>
                    <w:jc w:val="center"/>
                    <w:rPr>
                      <w:del w:id="907" w:author="User" w:date="2025-11-28T15:33:00Z"/>
                      <w:rFonts w:eastAsia="標楷體"/>
                      <w:color w:val="FF0000"/>
                      <w:sz w:val="36"/>
                      <w:szCs w:val="36"/>
                      <w:rPrChange w:id="908" w:author="User" w:date="2025-11-28T15:34:00Z">
                        <w:rPr>
                          <w:del w:id="909" w:author="User" w:date="2025-11-28T15:3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10" w:author="Windows 使用者" w:date="2024-08-12T11:07:00Z">
                    <w:del w:id="911" w:author="User" w:date="2025-08-19T09:23:00Z">
                      <w:r w:rsidRPr="002F7BD4" w:rsidDel="00C66632">
                        <w:rPr>
                          <w:rFonts w:eastAsia="標楷體"/>
                          <w:color w:val="FF0000"/>
                          <w:sz w:val="20"/>
                          <w:szCs w:val="20"/>
                          <w:rPrChange w:id="912" w:author="User" w:date="2025-11-28T15:34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Society</w:delText>
                      </w:r>
                    </w:del>
                  </w:ins>
                  <w:del w:id="913" w:author="User" w:date="2025-11-28T15:33:00Z">
                    <w:r w:rsidR="00B94ED9" w:rsidRPr="002F7BD4" w:rsidDel="002F7BD4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914" w:author="User" w:date="2025-11-28T15:34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國文</w:delText>
                    </w:r>
                  </w:del>
                </w:p>
                <w:p w14:paraId="2301E0B0" w14:textId="0E6E0E34" w:rsidR="00CC4536" w:rsidRPr="002F7BD4" w:rsidRDefault="00B94ED9" w:rsidP="00B94ED9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color w:val="FF0000"/>
                      <w:sz w:val="36"/>
                      <w:szCs w:val="36"/>
                      <w:rPrChange w:id="915" w:author="User" w:date="2025-11-28T15:34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916" w:author="User" w:date="2025-11-28T15:33:00Z">
                    <w:r w:rsidRPr="002F7BD4" w:rsidDel="002F7BD4">
                      <w:rPr>
                        <w:rFonts w:eastAsia="標楷體"/>
                        <w:color w:val="FF0000"/>
                        <w:sz w:val="20"/>
                        <w:szCs w:val="20"/>
                        <w:rPrChange w:id="917" w:author="User" w:date="2025-11-28T15:34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Chinese</w:delText>
                    </w:r>
                  </w:del>
                </w:p>
              </w:tc>
              <w:tc>
                <w:tcPr>
                  <w:tcW w:w="1371" w:type="dxa"/>
                  <w:tcBorders>
                    <w:bottom w:val="single" w:sz="4" w:space="0" w:color="auto"/>
                  </w:tcBorders>
                  <w:vAlign w:val="center"/>
                </w:tcPr>
                <w:p w14:paraId="25A945B6" w14:textId="77777777" w:rsidR="00E13F86" w:rsidRPr="00710858" w:rsidRDefault="00E13F86" w:rsidP="00E13F86">
                  <w:pPr>
                    <w:snapToGrid w:val="0"/>
                    <w:jc w:val="center"/>
                    <w:rPr>
                      <w:ins w:id="918" w:author="Windows 使用者" w:date="2024-08-06T12:40:00Z"/>
                      <w:rFonts w:eastAsia="標楷體"/>
                      <w:sz w:val="28"/>
                      <w:szCs w:val="36"/>
                      <w:rPrChange w:id="919" w:author="User" w:date="2025-08-27T11:49:00Z">
                        <w:rPr>
                          <w:ins w:id="920" w:author="Windows 使用者" w:date="2024-08-06T12:40:00Z"/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</w:pPr>
                  <w:ins w:id="921" w:author="Windows 使用者" w:date="2024-08-06T12:40:00Z">
                    <w:r w:rsidRPr="00710858">
                      <w:rPr>
                        <w:rFonts w:eastAsia="標楷體" w:hint="eastAsia"/>
                        <w:sz w:val="28"/>
                        <w:szCs w:val="36"/>
                        <w:rPrChange w:id="92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t>資訊科技</w:t>
                    </w:r>
                  </w:ins>
                </w:p>
                <w:p w14:paraId="1ADCD08D" w14:textId="69E41621" w:rsidR="00A93F58" w:rsidRPr="00710858" w:rsidDel="00E13F86" w:rsidRDefault="00E13F86" w:rsidP="00E13F86">
                  <w:pPr>
                    <w:snapToGrid w:val="0"/>
                    <w:jc w:val="center"/>
                    <w:rPr>
                      <w:del w:id="923" w:author="Windows 使用者" w:date="2024-08-06T12:40:00Z"/>
                      <w:rFonts w:eastAsia="標楷體"/>
                      <w:sz w:val="28"/>
                      <w:szCs w:val="36"/>
                      <w:rPrChange w:id="924" w:author="User" w:date="2025-08-27T11:49:00Z">
                        <w:rPr>
                          <w:del w:id="925" w:author="Windows 使用者" w:date="2024-08-06T12:40:00Z"/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</w:pPr>
                  <w:ins w:id="926" w:author="Windows 使用者" w:date="2024-08-06T12:40:00Z">
                    <w:r w:rsidRPr="00710858">
                      <w:rPr>
                        <w:rFonts w:eastAsia="標楷體"/>
                        <w:sz w:val="28"/>
                        <w:szCs w:val="36"/>
                        <w:rPrChange w:id="927" w:author="User" w:date="2025-08-27T11:49:00Z">
                          <w:rPr>
                            <w:rFonts w:eastAsia="標楷體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t>IT</w:t>
                    </w:r>
                  </w:ins>
                  <w:del w:id="928" w:author="Windows 使用者" w:date="2024-08-06T12:40:00Z">
                    <w:r w:rsidR="00A93F58" w:rsidRPr="00710858" w:rsidDel="00E13F86">
                      <w:rPr>
                        <w:rFonts w:eastAsia="標楷體" w:hint="eastAsia"/>
                        <w:sz w:val="28"/>
                        <w:szCs w:val="36"/>
                        <w:rPrChange w:id="92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delText>生活英語</w:delText>
                    </w:r>
                  </w:del>
                </w:p>
                <w:p w14:paraId="457D89B8" w14:textId="75DC760A" w:rsidR="001718CD" w:rsidRPr="00710858" w:rsidRDefault="00A93F58" w:rsidP="00A93F58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b/>
                      <w:sz w:val="20"/>
                      <w:szCs w:val="22"/>
                      <w:rPrChange w:id="930" w:author="User" w:date="2025-08-27T11:49:00Z">
                        <w:rPr>
                          <w:rFonts w:eastAsia="標楷體"/>
                          <w:b/>
                          <w:color w:val="000000" w:themeColor="text1"/>
                          <w:sz w:val="20"/>
                          <w:szCs w:val="22"/>
                        </w:rPr>
                      </w:rPrChange>
                    </w:rPr>
                  </w:pPr>
                  <w:del w:id="931" w:author="Windows 使用者" w:date="2024-08-06T12:40:00Z">
                    <w:r w:rsidRPr="00710858" w:rsidDel="00E13F86">
                      <w:rPr>
                        <w:rFonts w:eastAsia="標楷體"/>
                        <w:sz w:val="20"/>
                        <w:szCs w:val="20"/>
                        <w:rPrChange w:id="932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English</w:delText>
                    </w:r>
                  </w:del>
                </w:p>
              </w:tc>
              <w:tc>
                <w:tcPr>
                  <w:tcW w:w="1372" w:type="dxa"/>
                  <w:tcBorders>
                    <w:bottom w:val="single" w:sz="4" w:space="0" w:color="auto"/>
                  </w:tcBorders>
                  <w:vAlign w:val="center"/>
                </w:tcPr>
                <w:p w14:paraId="091BD686" w14:textId="77777777" w:rsidR="00055DD1" w:rsidRPr="00710858" w:rsidRDefault="00055DD1" w:rsidP="00055DD1">
                  <w:pPr>
                    <w:snapToGrid w:val="0"/>
                    <w:spacing w:line="400" w:lineRule="exact"/>
                    <w:jc w:val="center"/>
                    <w:rPr>
                      <w:ins w:id="933" w:author="User" w:date="2025-08-19T09:28:00Z"/>
                      <w:rFonts w:eastAsia="標楷體"/>
                      <w:sz w:val="36"/>
                      <w:szCs w:val="36"/>
                      <w:rPrChange w:id="934" w:author="User" w:date="2025-08-27T11:49:00Z">
                        <w:rPr>
                          <w:ins w:id="935" w:author="User" w:date="2025-08-19T09:2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36" w:author="User" w:date="2025-08-19T09:28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93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社會</w:t>
                    </w:r>
                  </w:ins>
                </w:p>
                <w:p w14:paraId="2846D8E7" w14:textId="0C017CA5" w:rsidR="006E6AA1" w:rsidRPr="00710858" w:rsidDel="00055DD1" w:rsidRDefault="00055DD1" w:rsidP="00807F70">
                  <w:pPr>
                    <w:snapToGrid w:val="0"/>
                    <w:ind w:leftChars="-50" w:left="-120" w:rightChars="-27" w:right="-65"/>
                    <w:jc w:val="center"/>
                    <w:rPr>
                      <w:ins w:id="938" w:author="Windows 使用者" w:date="2024-08-13T08:54:00Z"/>
                      <w:del w:id="939" w:author="User" w:date="2025-08-19T09:28:00Z"/>
                      <w:rFonts w:eastAsia="標楷體"/>
                      <w:sz w:val="36"/>
                      <w:szCs w:val="36"/>
                      <w:rPrChange w:id="940" w:author="User" w:date="2025-08-27T11:49:00Z">
                        <w:rPr>
                          <w:ins w:id="941" w:author="Windows 使用者" w:date="2024-08-13T08:54:00Z"/>
                          <w:del w:id="942" w:author="User" w:date="2025-08-19T09:2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43" w:author="User" w:date="2025-08-19T09:28:00Z">
                    <w:r w:rsidRPr="00710858">
                      <w:rPr>
                        <w:rFonts w:eastAsia="標楷體"/>
                        <w:sz w:val="20"/>
                        <w:szCs w:val="20"/>
                        <w:rPrChange w:id="944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Society</w:t>
                    </w:r>
                  </w:ins>
                  <w:ins w:id="945" w:author="Windows 使用者" w:date="2024-08-13T08:54:00Z">
                    <w:del w:id="946" w:author="User" w:date="2025-08-19T09:28:00Z">
                      <w:r w:rsidR="006E6AA1" w:rsidRPr="00710858" w:rsidDel="00055DD1">
                        <w:rPr>
                          <w:rFonts w:eastAsia="標楷體" w:hint="eastAsia"/>
                          <w:sz w:val="36"/>
                          <w:szCs w:val="36"/>
                          <w:rPrChange w:id="947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表演</w:delText>
                      </w:r>
                    </w:del>
                  </w:ins>
                </w:p>
                <w:p w14:paraId="363B2CC8" w14:textId="00EC964F" w:rsidR="00B94ED9" w:rsidRPr="00710858" w:rsidDel="00670948" w:rsidRDefault="006E6AA1">
                  <w:pPr>
                    <w:snapToGrid w:val="0"/>
                    <w:jc w:val="center"/>
                    <w:rPr>
                      <w:del w:id="948" w:author="Windows 使用者" w:date="2024-08-12T11:11:00Z"/>
                      <w:rFonts w:eastAsia="標楷體"/>
                      <w:sz w:val="36"/>
                      <w:szCs w:val="36"/>
                      <w:rPrChange w:id="949" w:author="User" w:date="2025-08-27T11:49:00Z">
                        <w:rPr>
                          <w:del w:id="950" w:author="Windows 使用者" w:date="2024-08-12T11:1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951" w:author="User" w:date="2025-08-19T09:28:00Z">
                      <w:pPr>
                        <w:snapToGrid w:val="0"/>
                        <w:spacing w:line="400" w:lineRule="exact"/>
                        <w:jc w:val="center"/>
                      </w:pPr>
                    </w:pPrChange>
                  </w:pPr>
                  <w:ins w:id="952" w:author="Windows 使用者" w:date="2024-08-13T08:54:00Z">
                    <w:del w:id="953" w:author="User" w:date="2025-08-19T09:28:00Z">
                      <w:r w:rsidRPr="00710858" w:rsidDel="00055DD1">
                        <w:rPr>
                          <w:rFonts w:eastAsia="標楷體"/>
                          <w:sz w:val="20"/>
                          <w:szCs w:val="20"/>
                          <w:rPrChange w:id="954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Performance</w:delText>
                      </w:r>
                    </w:del>
                  </w:ins>
                  <w:ins w:id="955" w:author="Windows 使用者" w:date="2024-08-12T11:16:00Z">
                    <w:r w:rsidR="00C86DF5" w:rsidRPr="00710858" w:rsidDel="00670948">
                      <w:rPr>
                        <w:rFonts w:eastAsia="標楷體"/>
                        <w:sz w:val="36"/>
                        <w:szCs w:val="36"/>
                        <w:rPrChange w:id="956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 xml:space="preserve"> </w:t>
                    </w:r>
                  </w:ins>
                  <w:del w:id="957" w:author="Windows 使用者" w:date="2024-08-12T11:11:00Z">
                    <w:r w:rsidR="00B94ED9" w:rsidRPr="00710858" w:rsidDel="00670948">
                      <w:rPr>
                        <w:rFonts w:eastAsia="標楷體" w:hint="eastAsia"/>
                        <w:sz w:val="36"/>
                        <w:szCs w:val="36"/>
                        <w:rPrChange w:id="95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國文</w:delText>
                    </w:r>
                  </w:del>
                </w:p>
                <w:p w14:paraId="705F980B" w14:textId="6E180C22" w:rsidR="00CC4536" w:rsidRPr="00710858" w:rsidRDefault="00B94ED9" w:rsidP="00807F70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95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960" w:author="Windows 使用者" w:date="2024-08-12T11:11:00Z">
                    <w:r w:rsidRPr="00710858" w:rsidDel="00670948">
                      <w:rPr>
                        <w:rFonts w:eastAsia="標楷體"/>
                        <w:sz w:val="20"/>
                        <w:szCs w:val="20"/>
                        <w:rPrChange w:id="961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Chinese</w:delText>
                    </w:r>
                  </w:del>
                </w:p>
              </w:tc>
            </w:tr>
            <w:tr w:rsidR="00710858" w:rsidRPr="00710858" w14:paraId="7E1C8DE3" w14:textId="77777777" w:rsidTr="001C2673">
              <w:trPr>
                <w:cantSplit/>
                <w:trHeight w:val="661"/>
              </w:trPr>
              <w:tc>
                <w:tcPr>
                  <w:tcW w:w="1206" w:type="dxa"/>
                  <w:vMerge/>
                  <w:vAlign w:val="center"/>
                </w:tcPr>
                <w:p w14:paraId="4DF5CE74" w14:textId="77777777" w:rsidR="00CC4536" w:rsidRPr="00710858" w:rsidRDefault="00CC4536" w:rsidP="00CC4536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96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2097" w:type="dxa"/>
                  <w:gridSpan w:val="2"/>
                  <w:vAlign w:val="center"/>
                </w:tcPr>
                <w:p w14:paraId="69FE0C35" w14:textId="77777777" w:rsidR="00CC4536" w:rsidRPr="00710858" w:rsidRDefault="00CC4536" w:rsidP="00CC4536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6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6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14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65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6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67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6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6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7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</w:tc>
              <w:tc>
                <w:tcPr>
                  <w:tcW w:w="503" w:type="dxa"/>
                  <w:vAlign w:val="center"/>
                </w:tcPr>
                <w:p w14:paraId="522745D0" w14:textId="77777777" w:rsidR="00CC4536" w:rsidRPr="00710858" w:rsidRDefault="00CC4536" w:rsidP="00CC4536">
                  <w:pPr>
                    <w:snapToGrid w:val="0"/>
                    <w:jc w:val="center"/>
                    <w:rPr>
                      <w:rFonts w:eastAsia="標楷體"/>
                      <w:rPrChange w:id="97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97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20</w:t>
                  </w:r>
                </w:p>
              </w:tc>
              <w:tc>
                <w:tcPr>
                  <w:tcW w:w="6859" w:type="dxa"/>
                  <w:gridSpan w:val="5"/>
                  <w:tcBorders>
                    <w:bottom w:val="single" w:sz="4" w:space="0" w:color="auto"/>
                  </w:tcBorders>
                  <w:vAlign w:val="center"/>
                </w:tcPr>
                <w:p w14:paraId="47AE205E" w14:textId="77777777" w:rsidR="00CC4536" w:rsidRPr="00710858" w:rsidRDefault="00CC4536" w:rsidP="00CC4536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97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974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打掃時間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97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PrChange w:id="976" w:author="User" w:date="2025-08-27T11:49:00Z">
                        <w:rPr>
                          <w:color w:val="000000" w:themeColor="text1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97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clean  Time</w:t>
                  </w:r>
                </w:p>
              </w:tc>
            </w:tr>
            <w:tr w:rsidR="00710858" w:rsidRPr="00710858" w14:paraId="6FB52887" w14:textId="77777777" w:rsidTr="00875A7B">
              <w:trPr>
                <w:cantSplit/>
                <w:trHeight w:val="665"/>
              </w:trPr>
              <w:tc>
                <w:tcPr>
                  <w:tcW w:w="1206" w:type="dxa"/>
                  <w:vMerge/>
                  <w:vAlign w:val="center"/>
                </w:tcPr>
                <w:p w14:paraId="287C3234" w14:textId="77777777" w:rsidR="00CC4536" w:rsidRPr="00710858" w:rsidRDefault="00CC4536" w:rsidP="00CC4536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97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3F9ECEBB" w14:textId="77777777" w:rsidR="00CC4536" w:rsidRPr="00710858" w:rsidRDefault="00CC4536" w:rsidP="00CC4536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979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980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7</w:t>
                  </w:r>
                </w:p>
              </w:tc>
              <w:tc>
                <w:tcPr>
                  <w:tcW w:w="1572" w:type="dxa"/>
                  <w:vAlign w:val="center"/>
                </w:tcPr>
                <w:p w14:paraId="4A6DAD9B" w14:textId="77777777" w:rsidR="00CC4536" w:rsidRPr="00710858" w:rsidRDefault="00CC4536" w:rsidP="00CC4536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8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8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83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8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  <w:p w14:paraId="6CA9ECB2" w14:textId="77777777" w:rsidR="00CC4536" w:rsidRPr="00710858" w:rsidRDefault="00CC4536" w:rsidP="00CC4536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8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8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4DEA5D41" w14:textId="77777777" w:rsidR="00CC4536" w:rsidRPr="00710858" w:rsidRDefault="00CC4536" w:rsidP="00CC4536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8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8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8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9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503" w:type="dxa"/>
                  <w:vAlign w:val="center"/>
                </w:tcPr>
                <w:p w14:paraId="3308525E" w14:textId="0BF1AF31" w:rsidR="00CC4536" w:rsidRPr="00710858" w:rsidRDefault="00CC4536" w:rsidP="00CC4536">
                  <w:pPr>
                    <w:snapToGrid w:val="0"/>
                    <w:jc w:val="center"/>
                    <w:rPr>
                      <w:rFonts w:eastAsia="標楷體"/>
                      <w:rPrChange w:id="99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99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</w:t>
                  </w:r>
                  <w:ins w:id="993" w:author="User" w:date="2025-08-19T09:26:00Z">
                    <w:r w:rsidR="00055DD1" w:rsidRPr="00710858">
                      <w:rPr>
                        <w:rFonts w:eastAsia="標楷體"/>
                        <w:rPrChange w:id="994" w:author="User" w:date="2025-08-27T11:49:00Z">
                          <w:rPr>
                            <w:rFonts w:eastAsia="標楷體"/>
                            <w:color w:val="000000" w:themeColor="text1"/>
                          </w:rPr>
                        </w:rPrChange>
                      </w:rPr>
                      <w:t>5</w:t>
                    </w:r>
                  </w:ins>
                  <w:del w:id="995" w:author="User" w:date="2025-08-19T09:26:00Z">
                    <w:r w:rsidRPr="00710858" w:rsidDel="00055DD1">
                      <w:rPr>
                        <w:rFonts w:eastAsia="標楷體"/>
                        <w:rPrChange w:id="996" w:author="User" w:date="2025-08-27T11:49:00Z">
                          <w:rPr>
                            <w:rFonts w:eastAsia="標楷體"/>
                            <w:color w:val="000000" w:themeColor="text1"/>
                          </w:rPr>
                        </w:rPrChange>
                      </w:rPr>
                      <w:delText>0</w:delText>
                    </w:r>
                  </w:del>
                </w:p>
              </w:tc>
              <w:tc>
                <w:tcPr>
                  <w:tcW w:w="1371" w:type="dxa"/>
                  <w:vAlign w:val="center"/>
                </w:tcPr>
                <w:p w14:paraId="3FA391AD" w14:textId="77777777" w:rsidR="00C66632" w:rsidRPr="00710858" w:rsidRDefault="00C66632" w:rsidP="00C66632">
                  <w:pPr>
                    <w:snapToGrid w:val="0"/>
                    <w:ind w:leftChars="-50" w:left="-120" w:rightChars="-27" w:right="-65"/>
                    <w:jc w:val="center"/>
                    <w:rPr>
                      <w:ins w:id="997" w:author="User" w:date="2025-08-19T09:20:00Z"/>
                      <w:rFonts w:eastAsia="標楷體"/>
                      <w:sz w:val="36"/>
                      <w:szCs w:val="36"/>
                      <w:rPrChange w:id="998" w:author="User" w:date="2025-08-27T11:49:00Z">
                        <w:rPr>
                          <w:ins w:id="999" w:author="User" w:date="2025-08-19T09:2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000" w:author="User" w:date="2025-08-19T09:20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00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表演</w:t>
                    </w:r>
                  </w:ins>
                </w:p>
                <w:p w14:paraId="3BC359D4" w14:textId="01187111" w:rsidR="00670948" w:rsidRPr="00710858" w:rsidDel="00C66632" w:rsidRDefault="00C66632" w:rsidP="00C66632">
                  <w:pPr>
                    <w:snapToGrid w:val="0"/>
                    <w:ind w:leftChars="-50" w:left="-120" w:rightChars="-27" w:right="-65"/>
                    <w:jc w:val="center"/>
                    <w:rPr>
                      <w:ins w:id="1002" w:author="Windows 使用者" w:date="2024-08-12T11:02:00Z"/>
                      <w:del w:id="1003" w:author="User" w:date="2025-08-19T09:20:00Z"/>
                      <w:rFonts w:eastAsia="標楷體"/>
                      <w:sz w:val="36"/>
                      <w:szCs w:val="36"/>
                      <w:rPrChange w:id="1004" w:author="User" w:date="2025-08-27T11:49:00Z">
                        <w:rPr>
                          <w:ins w:id="1005" w:author="Windows 使用者" w:date="2024-08-12T11:02:00Z"/>
                          <w:del w:id="1006" w:author="User" w:date="2025-08-19T09:2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007" w:author="User" w:date="2025-08-19T09:20:00Z">
                    <w:r w:rsidRPr="00710858">
                      <w:rPr>
                        <w:rFonts w:eastAsia="標楷體"/>
                        <w:sz w:val="20"/>
                        <w:szCs w:val="20"/>
                        <w:rPrChange w:id="1008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Performance</w:t>
                    </w:r>
                  </w:ins>
                  <w:ins w:id="1009" w:author="Windows 使用者" w:date="2024-08-12T11:02:00Z">
                    <w:del w:id="1010" w:author="User" w:date="2025-08-19T09:20:00Z">
                      <w:r w:rsidR="00670948" w:rsidRPr="00710858" w:rsidDel="00C66632">
                        <w:rPr>
                          <w:rFonts w:eastAsia="標楷體" w:hint="eastAsia"/>
                          <w:sz w:val="36"/>
                          <w:szCs w:val="36"/>
                          <w:rPrChange w:id="1011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體育</w:delText>
                      </w:r>
                    </w:del>
                  </w:ins>
                </w:p>
                <w:p w14:paraId="3CFE1926" w14:textId="676A930F" w:rsidR="00CC4536" w:rsidRPr="00710858" w:rsidDel="00C66632" w:rsidRDefault="00670948" w:rsidP="00670948">
                  <w:pPr>
                    <w:snapToGrid w:val="0"/>
                    <w:spacing w:line="400" w:lineRule="exact"/>
                    <w:jc w:val="center"/>
                    <w:rPr>
                      <w:del w:id="1012" w:author="User" w:date="2025-08-19T09:20:00Z"/>
                      <w:rFonts w:eastAsia="標楷體"/>
                      <w:sz w:val="36"/>
                      <w:szCs w:val="36"/>
                      <w:rPrChange w:id="1013" w:author="User" w:date="2025-08-27T11:49:00Z">
                        <w:rPr>
                          <w:del w:id="1014" w:author="User" w:date="2025-08-19T09:2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015" w:author="Windows 使用者" w:date="2024-08-12T11:02:00Z">
                    <w:del w:id="1016" w:author="User" w:date="2025-08-19T09:20:00Z">
                      <w:r w:rsidRPr="00710858" w:rsidDel="00C66632">
                        <w:rPr>
                          <w:rFonts w:eastAsia="標楷體"/>
                          <w:sz w:val="20"/>
                          <w:szCs w:val="20"/>
                          <w:rPrChange w:id="1017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PE</w:delText>
                      </w:r>
                    </w:del>
                  </w:ins>
                  <w:del w:id="1018" w:author="User" w:date="2025-08-19T09:20:00Z">
                    <w:r w:rsidR="00A614E2" w:rsidRPr="00710858" w:rsidDel="00C66632">
                      <w:rPr>
                        <w:rFonts w:eastAsia="標楷體" w:hint="eastAsia"/>
                        <w:sz w:val="36"/>
                        <w:szCs w:val="36"/>
                        <w:rPrChange w:id="101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國文</w:delText>
                    </w:r>
                  </w:del>
                </w:p>
                <w:p w14:paraId="55742882" w14:textId="402752E2" w:rsidR="00A61BEE" w:rsidRPr="00710858" w:rsidRDefault="00A61BEE" w:rsidP="00CC4536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20"/>
                      <w:szCs w:val="20"/>
                      <w:rPrChange w:id="1020" w:author="User" w:date="2025-08-27T11:49:00Z">
                        <w:rPr>
                          <w:rFonts w:eastAsia="標楷體"/>
                          <w:color w:val="000000" w:themeColor="text1"/>
                          <w:sz w:val="20"/>
                          <w:szCs w:val="20"/>
                        </w:rPr>
                      </w:rPrChange>
                    </w:rPr>
                  </w:pPr>
                  <w:del w:id="1021" w:author="User" w:date="2025-08-19T09:20:00Z">
                    <w:r w:rsidRPr="00710858" w:rsidDel="00C66632">
                      <w:rPr>
                        <w:rFonts w:eastAsia="標楷體"/>
                        <w:sz w:val="20"/>
                        <w:szCs w:val="20"/>
                        <w:rPrChange w:id="1022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Chinese</w:delText>
                    </w:r>
                  </w:del>
                </w:p>
              </w:tc>
              <w:tc>
                <w:tcPr>
                  <w:tcW w:w="1372" w:type="dxa"/>
                  <w:vAlign w:val="center"/>
                </w:tcPr>
                <w:p w14:paraId="56431F75" w14:textId="77777777" w:rsidR="002F7BD4" w:rsidRPr="002F7BD4" w:rsidRDefault="002F7BD4" w:rsidP="002F7BD4">
                  <w:pPr>
                    <w:snapToGrid w:val="0"/>
                    <w:spacing w:after="120"/>
                    <w:jc w:val="center"/>
                    <w:rPr>
                      <w:ins w:id="1023" w:author="User" w:date="2025-11-28T15:33:00Z"/>
                      <w:rFonts w:eastAsia="標楷體"/>
                      <w:color w:val="FF0000"/>
                      <w:sz w:val="36"/>
                      <w:szCs w:val="36"/>
                      <w:rPrChange w:id="1024" w:author="User" w:date="2025-11-28T15:34:00Z">
                        <w:rPr>
                          <w:ins w:id="1025" w:author="User" w:date="2025-11-28T15:33:00Z"/>
                          <w:rFonts w:eastAsia="標楷體"/>
                          <w:sz w:val="36"/>
                          <w:szCs w:val="36"/>
                        </w:rPr>
                      </w:rPrChange>
                    </w:rPr>
                  </w:pPr>
                  <w:ins w:id="1026" w:author="User" w:date="2025-11-28T15:33:00Z">
                    <w:r w:rsidRPr="002F7BD4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1027" w:author="User" w:date="2025-11-28T15:34:00Z">
                          <w:rPr>
                            <w:rFonts w:eastAsia="標楷體" w:hint="eastAsia"/>
                            <w:sz w:val="36"/>
                            <w:szCs w:val="36"/>
                          </w:rPr>
                        </w:rPrChange>
                      </w:rPr>
                      <w:t>數學</w:t>
                    </w:r>
                  </w:ins>
                </w:p>
                <w:p w14:paraId="0769749F" w14:textId="77ABD8DF" w:rsidR="00623FFA" w:rsidRPr="002F7BD4" w:rsidDel="002F7BD4" w:rsidRDefault="002F7BD4" w:rsidP="002F7BD4">
                  <w:pPr>
                    <w:snapToGrid w:val="0"/>
                    <w:spacing w:line="400" w:lineRule="exact"/>
                    <w:jc w:val="center"/>
                    <w:rPr>
                      <w:del w:id="1028" w:author="User" w:date="2025-11-28T15:33:00Z"/>
                      <w:rFonts w:eastAsia="標楷體"/>
                      <w:color w:val="FF0000"/>
                      <w:sz w:val="28"/>
                      <w:szCs w:val="36"/>
                      <w:rPrChange w:id="1029" w:author="User" w:date="2025-11-28T15:34:00Z">
                        <w:rPr>
                          <w:del w:id="1030" w:author="User" w:date="2025-11-28T15:33:00Z"/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  <w:pPrChange w:id="1031" w:author="User" w:date="2025-11-28T15:33:00Z">
                      <w:pPr>
                        <w:snapToGrid w:val="0"/>
                        <w:spacing w:line="400" w:lineRule="exact"/>
                        <w:jc w:val="center"/>
                      </w:pPr>
                    </w:pPrChange>
                  </w:pPr>
                  <w:ins w:id="1032" w:author="User" w:date="2025-11-28T15:33:00Z">
                    <w:r w:rsidRPr="002F7BD4">
                      <w:rPr>
                        <w:rFonts w:eastAsia="標楷體"/>
                        <w:color w:val="FF0000"/>
                        <w:sz w:val="20"/>
                        <w:szCs w:val="20"/>
                        <w:rPrChange w:id="1033" w:author="User" w:date="2025-11-28T15:34:00Z">
                          <w:rPr>
                            <w:rFonts w:eastAsia="標楷體"/>
                            <w:sz w:val="20"/>
                            <w:szCs w:val="20"/>
                          </w:rPr>
                        </w:rPrChange>
                      </w:rPr>
                      <w:t>Math</w:t>
                    </w:r>
                  </w:ins>
                  <w:del w:id="1034" w:author="User" w:date="2025-11-28T15:33:00Z">
                    <w:r w:rsidR="00623FFA" w:rsidRPr="002F7BD4" w:rsidDel="002F7BD4">
                      <w:rPr>
                        <w:rFonts w:eastAsia="標楷體" w:hint="eastAsia"/>
                        <w:color w:val="FF0000"/>
                        <w:sz w:val="28"/>
                        <w:szCs w:val="36"/>
                        <w:rPrChange w:id="1035" w:author="User" w:date="2025-11-28T15:34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delText>技藝教育</w:delText>
                    </w:r>
                  </w:del>
                </w:p>
                <w:p w14:paraId="735B9007" w14:textId="16ABE9F6" w:rsidR="00CC4536" w:rsidRPr="002F7BD4" w:rsidRDefault="001B6FE8" w:rsidP="002F7BD4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color w:val="FF0000"/>
                      <w:kern w:val="0"/>
                      <w:sz w:val="32"/>
                      <w:rPrChange w:id="1036" w:author="User" w:date="2025-11-28T15:34:00Z">
                        <w:rPr>
                          <w:rFonts w:eastAsia="標楷體"/>
                          <w:color w:val="000000" w:themeColor="text1"/>
                          <w:kern w:val="0"/>
                          <w:sz w:val="32"/>
                        </w:rPr>
                      </w:rPrChange>
                    </w:rPr>
                    <w:pPrChange w:id="1037" w:author="User" w:date="2025-11-28T15:33:00Z">
                      <w:pPr>
                        <w:snapToGrid w:val="0"/>
                        <w:spacing w:line="276" w:lineRule="auto"/>
                        <w:jc w:val="center"/>
                      </w:pPr>
                    </w:pPrChange>
                  </w:pPr>
                  <w:ins w:id="1038" w:author="Windows 使用者" w:date="2024-08-14T12:32:00Z">
                    <w:del w:id="1039" w:author="User" w:date="2025-08-19T09:22:00Z">
                      <w:r w:rsidRPr="002F7BD4" w:rsidDel="00C66632">
                        <w:rPr>
                          <w:rFonts w:eastAsia="標楷體" w:hint="eastAsia"/>
                          <w:color w:val="FF0000"/>
                          <w:sz w:val="28"/>
                          <w:szCs w:val="36"/>
                          <w:shd w:val="pct15" w:color="auto" w:fill="FFFFFF"/>
                          <w:rPrChange w:id="1040" w:author="User" w:date="2025-11-28T15:34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36"/>
                              <w:shd w:val="pct15" w:color="auto" w:fill="FFFFFF"/>
                            </w:rPr>
                          </w:rPrChange>
                        </w:rPr>
                        <w:delText>家政</w:delText>
                      </w:r>
                    </w:del>
                  </w:ins>
                  <w:del w:id="1041" w:author="Windows 使用者" w:date="2024-08-12T09:17:00Z">
                    <w:r w:rsidR="00623FFA" w:rsidRPr="002F7BD4" w:rsidDel="00736FD2">
                      <w:rPr>
                        <w:rFonts w:eastAsia="標楷體" w:hint="eastAsia"/>
                        <w:color w:val="FF0000"/>
                        <w:sz w:val="28"/>
                        <w:szCs w:val="36"/>
                        <w:shd w:val="pct15" w:color="auto" w:fill="FFFFFF"/>
                        <w:rPrChange w:id="1042" w:author="User" w:date="2025-11-28T15:34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  <w:shd w:val="pct15" w:color="auto" w:fill="FFFFFF"/>
                          </w:rPr>
                        </w:rPrChange>
                      </w:rPr>
                      <w:delText>健教</w:delText>
                    </w:r>
                  </w:del>
                </w:p>
              </w:tc>
              <w:tc>
                <w:tcPr>
                  <w:tcW w:w="1373" w:type="dxa"/>
                  <w:tcBorders>
                    <w:top w:val="single" w:sz="4" w:space="0" w:color="auto"/>
                  </w:tcBorders>
                  <w:vAlign w:val="center"/>
                </w:tcPr>
                <w:p w14:paraId="5C3B3B16" w14:textId="77777777" w:rsidR="002F7BD4" w:rsidRPr="002F7BD4" w:rsidRDefault="002F7BD4" w:rsidP="002F7BD4">
                  <w:pPr>
                    <w:snapToGrid w:val="0"/>
                    <w:spacing w:line="400" w:lineRule="exact"/>
                    <w:jc w:val="center"/>
                    <w:rPr>
                      <w:ins w:id="1043" w:author="User" w:date="2025-11-28T15:33:00Z"/>
                      <w:rFonts w:eastAsia="標楷體"/>
                      <w:color w:val="FF0000"/>
                      <w:sz w:val="28"/>
                      <w:szCs w:val="36"/>
                      <w:rPrChange w:id="1044" w:author="User" w:date="2025-11-28T15:34:00Z">
                        <w:rPr>
                          <w:ins w:id="1045" w:author="User" w:date="2025-11-28T15:33:00Z"/>
                          <w:rFonts w:eastAsia="標楷體"/>
                          <w:sz w:val="28"/>
                          <w:szCs w:val="36"/>
                        </w:rPr>
                      </w:rPrChange>
                    </w:rPr>
                  </w:pPr>
                  <w:ins w:id="1046" w:author="User" w:date="2025-11-28T15:33:00Z">
                    <w:r w:rsidRPr="002F7BD4">
                      <w:rPr>
                        <w:rFonts w:eastAsia="標楷體" w:hint="eastAsia"/>
                        <w:color w:val="FF0000"/>
                        <w:sz w:val="28"/>
                        <w:szCs w:val="36"/>
                        <w:rPrChange w:id="1047" w:author="User" w:date="2025-11-28T15:34:00Z">
                          <w:rPr>
                            <w:rFonts w:eastAsia="標楷體" w:hint="eastAsia"/>
                            <w:sz w:val="28"/>
                            <w:szCs w:val="36"/>
                          </w:rPr>
                        </w:rPrChange>
                      </w:rPr>
                      <w:t>技藝教育</w:t>
                    </w:r>
                  </w:ins>
                </w:p>
                <w:p w14:paraId="612B47FE" w14:textId="6756A816" w:rsidR="00670948" w:rsidRPr="002F7BD4" w:rsidDel="00C66632" w:rsidRDefault="002F7BD4" w:rsidP="002F7BD4">
                  <w:pPr>
                    <w:snapToGrid w:val="0"/>
                    <w:ind w:leftChars="-50" w:left="-120" w:rightChars="-27" w:right="-65"/>
                    <w:jc w:val="center"/>
                    <w:rPr>
                      <w:ins w:id="1048" w:author="Windows 使用者" w:date="2024-08-12T11:02:00Z"/>
                      <w:del w:id="1049" w:author="User" w:date="2025-08-19T09:23:00Z"/>
                      <w:rFonts w:eastAsia="標楷體"/>
                      <w:color w:val="FF0000"/>
                      <w:sz w:val="36"/>
                      <w:szCs w:val="36"/>
                      <w:rPrChange w:id="1050" w:author="User" w:date="2025-11-28T15:34:00Z">
                        <w:rPr>
                          <w:ins w:id="1051" w:author="Windows 使用者" w:date="2024-08-12T11:02:00Z"/>
                          <w:del w:id="1052" w:author="User" w:date="2025-08-19T09:2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proofErr w:type="gramStart"/>
                  <w:ins w:id="1053" w:author="User" w:date="2025-11-28T15:33:00Z">
                    <w:r w:rsidRPr="002F7BD4">
                      <w:rPr>
                        <w:rFonts w:eastAsia="標楷體" w:hint="eastAsia"/>
                        <w:color w:val="FF0000"/>
                        <w:sz w:val="28"/>
                        <w:szCs w:val="36"/>
                        <w:shd w:val="pct15" w:color="auto" w:fill="FFFFFF"/>
                        <w:rPrChange w:id="1054" w:author="User" w:date="2025-11-28T15:34:00Z">
                          <w:rPr>
                            <w:rFonts w:eastAsia="標楷體" w:hint="eastAsia"/>
                            <w:sz w:val="28"/>
                            <w:szCs w:val="36"/>
                            <w:shd w:val="pct15" w:color="auto" w:fill="FFFFFF"/>
                          </w:rPr>
                        </w:rPrChange>
                      </w:rPr>
                      <w:t>社區走讀</w:t>
                    </w:r>
                  </w:ins>
                  <w:proofErr w:type="gramEnd"/>
                  <w:ins w:id="1055" w:author="Windows 使用者" w:date="2024-08-12T11:02:00Z">
                    <w:del w:id="1056" w:author="User" w:date="2025-08-19T09:23:00Z">
                      <w:r w:rsidR="00670948" w:rsidRPr="002F7BD4" w:rsidDel="00C66632">
                        <w:rPr>
                          <w:rFonts w:eastAsia="標楷體" w:hint="eastAsia"/>
                          <w:color w:val="FF0000"/>
                          <w:sz w:val="36"/>
                          <w:szCs w:val="36"/>
                          <w:rPrChange w:id="1057" w:author="User" w:date="2025-11-28T15:34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體育</w:delText>
                      </w:r>
                    </w:del>
                  </w:ins>
                </w:p>
                <w:p w14:paraId="793A47C3" w14:textId="03EAD53E" w:rsidR="00CC4536" w:rsidRPr="002F7BD4" w:rsidDel="00C66632" w:rsidRDefault="00670948">
                  <w:pPr>
                    <w:snapToGrid w:val="0"/>
                    <w:jc w:val="center"/>
                    <w:rPr>
                      <w:del w:id="1058" w:author="User" w:date="2025-08-19T09:23:00Z"/>
                      <w:rFonts w:eastAsia="標楷體"/>
                      <w:color w:val="FF0000"/>
                      <w:sz w:val="36"/>
                      <w:szCs w:val="36"/>
                      <w:rPrChange w:id="1059" w:author="User" w:date="2025-11-28T15:34:00Z">
                        <w:rPr>
                          <w:del w:id="1060" w:author="User" w:date="2025-08-19T09:2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1061" w:author="User" w:date="2025-08-19T09:24:00Z">
                      <w:pPr>
                        <w:snapToGrid w:val="0"/>
                        <w:spacing w:line="400" w:lineRule="exact"/>
                        <w:jc w:val="center"/>
                      </w:pPr>
                    </w:pPrChange>
                  </w:pPr>
                  <w:ins w:id="1062" w:author="Windows 使用者" w:date="2024-08-12T11:02:00Z">
                    <w:del w:id="1063" w:author="User" w:date="2025-08-19T09:23:00Z">
                      <w:r w:rsidRPr="002F7BD4" w:rsidDel="00C66632">
                        <w:rPr>
                          <w:rFonts w:eastAsia="標楷體"/>
                          <w:color w:val="FF0000"/>
                          <w:sz w:val="20"/>
                          <w:szCs w:val="20"/>
                          <w:rPrChange w:id="1064" w:author="User" w:date="2025-11-28T15:34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PE</w:delText>
                      </w:r>
                    </w:del>
                  </w:ins>
                  <w:del w:id="1065" w:author="User" w:date="2025-08-19T09:23:00Z">
                    <w:r w:rsidR="00FB74DD" w:rsidRPr="002F7BD4" w:rsidDel="00C66632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1066" w:author="User" w:date="2025-11-28T15:34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自然</w:delText>
                    </w:r>
                  </w:del>
                </w:p>
                <w:p w14:paraId="1F0996B0" w14:textId="14408A96" w:rsidR="00B94ED9" w:rsidRPr="002F7BD4" w:rsidRDefault="00B94ED9">
                  <w:pPr>
                    <w:snapToGrid w:val="0"/>
                    <w:jc w:val="center"/>
                    <w:rPr>
                      <w:rFonts w:eastAsia="標楷體"/>
                      <w:color w:val="FF0000"/>
                      <w:sz w:val="20"/>
                      <w:szCs w:val="20"/>
                      <w:rPrChange w:id="1067" w:author="User" w:date="2025-11-28T15:34:00Z">
                        <w:rPr>
                          <w:rFonts w:eastAsia="標楷體"/>
                          <w:color w:val="000000" w:themeColor="text1"/>
                          <w:sz w:val="20"/>
                          <w:szCs w:val="20"/>
                        </w:rPr>
                      </w:rPrChange>
                    </w:rPr>
                    <w:pPrChange w:id="1068" w:author="User" w:date="2025-08-19T09:24:00Z">
                      <w:pPr>
                        <w:snapToGrid w:val="0"/>
                        <w:spacing w:line="400" w:lineRule="exact"/>
                        <w:jc w:val="center"/>
                      </w:pPr>
                    </w:pPrChange>
                  </w:pPr>
                  <w:del w:id="1069" w:author="User" w:date="2025-08-19T09:23:00Z">
                    <w:r w:rsidRPr="002F7BD4" w:rsidDel="00C66632">
                      <w:rPr>
                        <w:rFonts w:eastAsia="標楷體"/>
                        <w:color w:val="FF0000"/>
                        <w:sz w:val="20"/>
                        <w:szCs w:val="20"/>
                        <w:rPrChange w:id="1070" w:author="User" w:date="2025-11-28T15:34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Science</w:delText>
                    </w:r>
                  </w:del>
                </w:p>
              </w:tc>
              <w:tc>
                <w:tcPr>
                  <w:tcW w:w="1371" w:type="dxa"/>
                  <w:vAlign w:val="center"/>
                </w:tcPr>
                <w:p w14:paraId="36BDFE54" w14:textId="77777777" w:rsidR="00055DD1" w:rsidRPr="00710858" w:rsidRDefault="00055DD1" w:rsidP="00055DD1">
                  <w:pPr>
                    <w:snapToGrid w:val="0"/>
                    <w:ind w:leftChars="-50" w:left="-120" w:rightChars="-27" w:right="-65"/>
                    <w:jc w:val="center"/>
                    <w:rPr>
                      <w:ins w:id="1071" w:author="User" w:date="2025-08-19T09:27:00Z"/>
                      <w:rFonts w:eastAsia="標楷體"/>
                      <w:sz w:val="36"/>
                      <w:szCs w:val="36"/>
                      <w:rPrChange w:id="1072" w:author="User" w:date="2025-08-27T11:49:00Z">
                        <w:rPr>
                          <w:ins w:id="1073" w:author="User" w:date="2025-08-19T09:2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074" w:author="User" w:date="2025-08-19T09:27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07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家政</w:t>
                    </w:r>
                  </w:ins>
                </w:p>
                <w:p w14:paraId="6D81CF97" w14:textId="50D092E9" w:rsidR="006E6AA1" w:rsidRPr="00710858" w:rsidDel="00C66632" w:rsidRDefault="00055DD1">
                  <w:pPr>
                    <w:snapToGrid w:val="0"/>
                    <w:ind w:leftChars="-50" w:left="-120" w:rightChars="-27" w:right="-65"/>
                    <w:jc w:val="center"/>
                    <w:rPr>
                      <w:ins w:id="1076" w:author="Windows 使用者" w:date="2024-08-13T08:52:00Z"/>
                      <w:del w:id="1077" w:author="User" w:date="2025-08-19T09:24:00Z"/>
                      <w:rFonts w:eastAsia="標楷體"/>
                      <w:sz w:val="36"/>
                      <w:szCs w:val="36"/>
                      <w:rPrChange w:id="1078" w:author="User" w:date="2025-08-27T11:49:00Z">
                        <w:rPr>
                          <w:ins w:id="1079" w:author="Windows 使用者" w:date="2024-08-13T08:52:00Z"/>
                          <w:del w:id="1080" w:author="User" w:date="2025-08-19T09:2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1081" w:author="User" w:date="2025-08-19T09:27:00Z">
                      <w:pPr>
                        <w:snapToGrid w:val="0"/>
                        <w:spacing w:line="400" w:lineRule="exact"/>
                        <w:jc w:val="center"/>
                      </w:pPr>
                    </w:pPrChange>
                  </w:pPr>
                  <w:ins w:id="1082" w:author="User" w:date="2025-08-19T09:27:00Z">
                    <w:r w:rsidRPr="00710858">
                      <w:rPr>
                        <w:rFonts w:eastAsia="標楷體"/>
                        <w:sz w:val="20"/>
                        <w:szCs w:val="22"/>
                        <w:rPrChange w:id="1083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t>Home Economics</w:t>
                    </w:r>
                  </w:ins>
                  <w:ins w:id="1084" w:author="Windows 使用者" w:date="2024-08-13T08:52:00Z">
                    <w:del w:id="1085" w:author="User" w:date="2025-08-19T09:24:00Z">
                      <w:r w:rsidR="006E6AA1" w:rsidRPr="00710858" w:rsidDel="00C66632">
                        <w:rPr>
                          <w:rFonts w:eastAsia="標楷體" w:hint="eastAsia"/>
                          <w:sz w:val="36"/>
                          <w:szCs w:val="36"/>
                          <w:rPrChange w:id="1086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國文</w:delText>
                      </w:r>
                    </w:del>
                  </w:ins>
                </w:p>
                <w:p w14:paraId="551538B2" w14:textId="52501C72" w:rsidR="00CC4536" w:rsidRPr="00710858" w:rsidDel="00C63F90" w:rsidRDefault="006E6AA1">
                  <w:pPr>
                    <w:snapToGrid w:val="0"/>
                    <w:ind w:leftChars="-50" w:left="-120" w:rightChars="-27" w:right="-65"/>
                    <w:jc w:val="center"/>
                    <w:rPr>
                      <w:del w:id="1087" w:author="Windows 使用者" w:date="2024-08-12T08:51:00Z"/>
                      <w:rFonts w:eastAsia="標楷體"/>
                      <w:sz w:val="36"/>
                      <w:szCs w:val="36"/>
                      <w:rPrChange w:id="1088" w:author="User" w:date="2025-08-27T11:49:00Z">
                        <w:rPr>
                          <w:del w:id="1089" w:author="Windows 使用者" w:date="2024-08-12T08:5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1090" w:author="User" w:date="2025-08-19T09:27:00Z">
                      <w:pPr>
                        <w:snapToGrid w:val="0"/>
                        <w:spacing w:line="400" w:lineRule="exact"/>
                        <w:jc w:val="center"/>
                      </w:pPr>
                    </w:pPrChange>
                  </w:pPr>
                  <w:ins w:id="1091" w:author="Windows 使用者" w:date="2024-08-13T08:52:00Z">
                    <w:del w:id="1092" w:author="User" w:date="2025-08-19T09:24:00Z">
                      <w:r w:rsidRPr="00710858" w:rsidDel="00C66632">
                        <w:rPr>
                          <w:rFonts w:eastAsia="標楷體"/>
                          <w:sz w:val="20"/>
                          <w:szCs w:val="20"/>
                          <w:rPrChange w:id="1093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Chinese</w:delText>
                      </w:r>
                    </w:del>
                  </w:ins>
                  <w:del w:id="1094" w:author="Windows 使用者" w:date="2024-08-12T08:51:00Z">
                    <w:r w:rsidR="00FB74DD" w:rsidRPr="00710858" w:rsidDel="00C63F90">
                      <w:rPr>
                        <w:rFonts w:eastAsia="標楷體" w:hint="eastAsia"/>
                        <w:sz w:val="36"/>
                        <w:szCs w:val="36"/>
                        <w:rPrChange w:id="109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輔導</w:delText>
                    </w:r>
                  </w:del>
                </w:p>
                <w:p w14:paraId="1CD8E13E" w14:textId="530DA081" w:rsidR="00B5421E" w:rsidRPr="00710858" w:rsidDel="00C63F90" w:rsidRDefault="00B5421E">
                  <w:pPr>
                    <w:snapToGrid w:val="0"/>
                    <w:ind w:leftChars="-50" w:left="-120" w:rightChars="-27" w:right="-65"/>
                    <w:jc w:val="center"/>
                    <w:rPr>
                      <w:del w:id="1096" w:author="Windows 使用者" w:date="2024-08-12T08:51:00Z"/>
                      <w:rFonts w:eastAsia="標楷體"/>
                      <w:sz w:val="20"/>
                      <w:szCs w:val="36"/>
                      <w:rPrChange w:id="1097" w:author="User" w:date="2025-08-27T11:49:00Z">
                        <w:rPr>
                          <w:del w:id="1098" w:author="Windows 使用者" w:date="2024-08-12T08:51:00Z"/>
                          <w:rFonts w:eastAsia="標楷體"/>
                          <w:color w:val="000000" w:themeColor="text1"/>
                          <w:sz w:val="20"/>
                          <w:szCs w:val="36"/>
                        </w:rPr>
                      </w:rPrChange>
                    </w:rPr>
                    <w:pPrChange w:id="1099" w:author="User" w:date="2025-08-19T09:27:00Z">
                      <w:pPr>
                        <w:snapToGrid w:val="0"/>
                        <w:jc w:val="center"/>
                      </w:pPr>
                    </w:pPrChange>
                  </w:pPr>
                  <w:del w:id="1100" w:author="Windows 使用者" w:date="2024-08-12T08:51:00Z">
                    <w:r w:rsidRPr="00710858" w:rsidDel="00C63F90">
                      <w:rPr>
                        <w:rFonts w:eastAsia="標楷體"/>
                        <w:sz w:val="20"/>
                        <w:szCs w:val="36"/>
                        <w:rPrChange w:id="1101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36"/>
                          </w:rPr>
                        </w:rPrChange>
                      </w:rPr>
                      <w:delText>Counseling</w:delText>
                    </w:r>
                  </w:del>
                </w:p>
                <w:p w14:paraId="24595F2B" w14:textId="4CD35A04" w:rsidR="00B5421E" w:rsidRPr="00710858" w:rsidRDefault="00B5421E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sz w:val="20"/>
                      <w:szCs w:val="36"/>
                      <w:rPrChange w:id="1102" w:author="User" w:date="2025-08-27T11:49:00Z">
                        <w:rPr>
                          <w:rFonts w:eastAsia="標楷體"/>
                          <w:color w:val="000000" w:themeColor="text1"/>
                          <w:sz w:val="20"/>
                          <w:szCs w:val="36"/>
                        </w:rPr>
                      </w:rPrChange>
                    </w:rPr>
                    <w:pPrChange w:id="1103" w:author="User" w:date="2025-08-19T09:27:00Z">
                      <w:pPr>
                        <w:snapToGrid w:val="0"/>
                        <w:jc w:val="center"/>
                      </w:pPr>
                    </w:pPrChange>
                  </w:pPr>
                  <w:del w:id="1104" w:author="Windows 使用者" w:date="2024-08-12T08:51:00Z">
                    <w:r w:rsidRPr="00710858" w:rsidDel="00C63F90">
                      <w:rPr>
                        <w:rFonts w:eastAsia="標楷體"/>
                        <w:sz w:val="20"/>
                        <w:szCs w:val="36"/>
                        <w:rPrChange w:id="1105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36"/>
                          </w:rPr>
                        </w:rPrChange>
                      </w:rPr>
                      <w:delText>Activity</w:delText>
                    </w:r>
                  </w:del>
                </w:p>
              </w:tc>
              <w:tc>
                <w:tcPr>
                  <w:tcW w:w="1372" w:type="dxa"/>
                  <w:vAlign w:val="center"/>
                </w:tcPr>
                <w:p w14:paraId="7F449080" w14:textId="77777777" w:rsidR="00055DD1" w:rsidRPr="00710858" w:rsidRDefault="00055DD1">
                  <w:pPr>
                    <w:snapToGrid w:val="0"/>
                    <w:ind w:leftChars="-50" w:left="-120" w:rightChars="-27" w:right="-65"/>
                    <w:jc w:val="center"/>
                    <w:rPr>
                      <w:ins w:id="1106" w:author="User" w:date="2025-08-19T09:28:00Z"/>
                      <w:rFonts w:eastAsia="標楷體"/>
                      <w:sz w:val="36"/>
                      <w:szCs w:val="36"/>
                      <w:rPrChange w:id="1107" w:author="User" w:date="2025-08-27T11:49:00Z">
                        <w:rPr>
                          <w:ins w:id="1108" w:author="User" w:date="2025-08-19T09:2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109" w:author="User" w:date="2025-08-19T09:28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11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體育</w:t>
                    </w:r>
                  </w:ins>
                </w:p>
                <w:p w14:paraId="1AE1766E" w14:textId="04686EBF" w:rsidR="006E6AA1" w:rsidRPr="00710858" w:rsidDel="00C66632" w:rsidRDefault="00055DD1">
                  <w:pPr>
                    <w:snapToGrid w:val="0"/>
                    <w:spacing w:after="120"/>
                    <w:jc w:val="center"/>
                    <w:rPr>
                      <w:ins w:id="1111" w:author="Windows 使用者" w:date="2024-08-13T08:53:00Z"/>
                      <w:del w:id="1112" w:author="User" w:date="2025-08-19T09:21:00Z"/>
                      <w:rFonts w:eastAsia="標楷體"/>
                      <w:sz w:val="28"/>
                      <w:szCs w:val="36"/>
                      <w:rPrChange w:id="1113" w:author="User" w:date="2025-08-27T11:49:00Z">
                        <w:rPr>
                          <w:ins w:id="1114" w:author="Windows 使用者" w:date="2024-08-13T08:53:00Z"/>
                          <w:del w:id="1115" w:author="User" w:date="2025-08-19T09:21:00Z"/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</w:pPr>
                  <w:ins w:id="1116" w:author="User" w:date="2025-08-19T09:28:00Z">
                    <w:r w:rsidRPr="00710858">
                      <w:rPr>
                        <w:rFonts w:eastAsia="標楷體"/>
                        <w:sz w:val="20"/>
                        <w:szCs w:val="20"/>
                        <w:rPrChange w:id="1117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PE</w:t>
                    </w:r>
                  </w:ins>
                  <w:ins w:id="1118" w:author="Windows 使用者" w:date="2024-08-13T08:53:00Z">
                    <w:del w:id="1119" w:author="User" w:date="2025-08-19T09:21:00Z">
                      <w:r w:rsidR="006E6AA1" w:rsidRPr="00710858" w:rsidDel="00C66632">
                        <w:rPr>
                          <w:rFonts w:eastAsia="標楷體" w:hint="eastAsia"/>
                          <w:sz w:val="28"/>
                          <w:szCs w:val="36"/>
                          <w:rPrChange w:id="1120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36"/>
                            </w:rPr>
                          </w:rPrChange>
                        </w:rPr>
                        <w:delText>社區走讀</w:delText>
                      </w:r>
                    </w:del>
                  </w:ins>
                </w:p>
                <w:p w14:paraId="3B8AED31" w14:textId="6F4EA901" w:rsidR="006E335F" w:rsidRPr="00710858" w:rsidDel="00C66632" w:rsidRDefault="006E6AA1">
                  <w:pPr>
                    <w:snapToGrid w:val="0"/>
                    <w:ind w:leftChars="-50" w:left="-120" w:rightChars="-27" w:right="-65"/>
                    <w:jc w:val="center"/>
                    <w:rPr>
                      <w:del w:id="1121" w:author="User" w:date="2025-08-19T09:21:00Z"/>
                      <w:rFonts w:eastAsia="標楷體"/>
                      <w:sz w:val="36"/>
                      <w:szCs w:val="36"/>
                      <w:rPrChange w:id="1122" w:author="User" w:date="2025-08-27T11:49:00Z">
                        <w:rPr>
                          <w:del w:id="1123" w:author="User" w:date="2025-08-19T09:2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124" w:author="Windows 使用者" w:date="2024-08-13T08:53:00Z">
                    <w:del w:id="1125" w:author="User" w:date="2025-08-19T09:21:00Z">
                      <w:r w:rsidRPr="00710858" w:rsidDel="00C66632">
                        <w:rPr>
                          <w:rFonts w:eastAsia="標楷體"/>
                          <w:sz w:val="20"/>
                          <w:szCs w:val="20"/>
                          <w:rPrChange w:id="1126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Society</w:delText>
                      </w:r>
                    </w:del>
                  </w:ins>
                  <w:del w:id="1127" w:author="User" w:date="2025-08-19T09:21:00Z">
                    <w:r w:rsidR="006E335F" w:rsidRPr="00710858" w:rsidDel="00C66632">
                      <w:rPr>
                        <w:rFonts w:eastAsia="標楷體" w:hint="eastAsia"/>
                        <w:sz w:val="36"/>
                        <w:szCs w:val="36"/>
                        <w:rPrChange w:id="112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體育</w:delText>
                    </w:r>
                  </w:del>
                </w:p>
                <w:p w14:paraId="1F8FEE49" w14:textId="6F4EDFDA" w:rsidR="00CC4536" w:rsidRPr="00710858" w:rsidRDefault="006E335F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112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1130" w:author="User" w:date="2025-08-20T11:14:00Z">
                      <w:pPr>
                        <w:snapToGrid w:val="0"/>
                        <w:spacing w:line="175" w:lineRule="auto"/>
                        <w:jc w:val="center"/>
                      </w:pPr>
                    </w:pPrChange>
                  </w:pPr>
                  <w:del w:id="1131" w:author="User" w:date="2025-08-19T09:21:00Z">
                    <w:r w:rsidRPr="00710858" w:rsidDel="00C66632">
                      <w:rPr>
                        <w:rFonts w:eastAsia="標楷體"/>
                        <w:sz w:val="20"/>
                        <w:szCs w:val="20"/>
                        <w:rPrChange w:id="1132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PE</w:delText>
                    </w:r>
                  </w:del>
                </w:p>
              </w:tc>
            </w:tr>
            <w:tr w:rsidR="00710858" w:rsidRPr="00710858" w14:paraId="144F2996" w14:textId="77777777" w:rsidTr="00885896">
              <w:trPr>
                <w:cantSplit/>
                <w:trHeight w:val="741"/>
              </w:trPr>
              <w:tc>
                <w:tcPr>
                  <w:tcW w:w="1206" w:type="dxa"/>
                  <w:vMerge/>
                  <w:vAlign w:val="center"/>
                </w:tcPr>
                <w:p w14:paraId="13E0C439" w14:textId="77777777" w:rsidR="00CC4536" w:rsidRPr="00710858" w:rsidRDefault="00CC4536" w:rsidP="00CC4536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13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30D477E1" w14:textId="77777777" w:rsidR="00CC4536" w:rsidRPr="00710858" w:rsidRDefault="00CC4536" w:rsidP="00CC4536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134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135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8</w:t>
                  </w:r>
                </w:p>
              </w:tc>
              <w:tc>
                <w:tcPr>
                  <w:tcW w:w="1572" w:type="dxa"/>
                  <w:vAlign w:val="center"/>
                </w:tcPr>
                <w:p w14:paraId="6207BCEA" w14:textId="77777777" w:rsidR="00CC4536" w:rsidRPr="00710858" w:rsidRDefault="00CC4536" w:rsidP="00CC4536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13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13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138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13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  <w:p w14:paraId="5DE75677" w14:textId="77777777" w:rsidR="00CC4536" w:rsidRPr="00710858" w:rsidRDefault="00CC4536" w:rsidP="00CC4536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14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14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0EECFDEF" w14:textId="77777777" w:rsidR="00CC4536" w:rsidRPr="00710858" w:rsidRDefault="00CC4536" w:rsidP="00CC4536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14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14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16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144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14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35</w:t>
                  </w:r>
                </w:p>
              </w:tc>
              <w:tc>
                <w:tcPr>
                  <w:tcW w:w="503" w:type="dxa"/>
                  <w:vAlign w:val="center"/>
                </w:tcPr>
                <w:p w14:paraId="34D6601D" w14:textId="77777777" w:rsidR="00CC4536" w:rsidRPr="00710858" w:rsidRDefault="00CC4536" w:rsidP="00CC4536">
                  <w:pPr>
                    <w:snapToGrid w:val="0"/>
                    <w:jc w:val="center"/>
                    <w:rPr>
                      <w:rFonts w:eastAsia="標楷體"/>
                      <w:rPrChange w:id="114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14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1F320B68" w14:textId="77777777" w:rsidR="00CC4536" w:rsidRPr="00710858" w:rsidRDefault="00CC4536" w:rsidP="00CC4536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114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5DEC6A93" w14:textId="74AC745D" w:rsidR="00CC4536" w:rsidRPr="00710858" w:rsidRDefault="00CC4536" w:rsidP="004E4007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114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tcBorders>
                    <w:top w:val="single" w:sz="4" w:space="0" w:color="auto"/>
                  </w:tcBorders>
                  <w:vAlign w:val="center"/>
                </w:tcPr>
                <w:p w14:paraId="51C1626B" w14:textId="03E5EC0B" w:rsidR="00CC4536" w:rsidRPr="00710858" w:rsidRDefault="00CC4536" w:rsidP="00A93F58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115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1" w:type="dxa"/>
                  <w:vAlign w:val="center"/>
                </w:tcPr>
                <w:p w14:paraId="02E9749F" w14:textId="77777777" w:rsidR="00CC4536" w:rsidRPr="00710858" w:rsidRDefault="00CC4536" w:rsidP="00CC4536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115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512BB1C1" w14:textId="77777777" w:rsidR="00CC4536" w:rsidRPr="00710858" w:rsidRDefault="00CC4536" w:rsidP="00CC4536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115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14:paraId="5F00460E" w14:textId="77777777" w:rsidTr="00876E50">
              <w:trPr>
                <w:trHeight w:val="1731"/>
              </w:trPr>
              <w:tc>
                <w:tcPr>
                  <w:tcW w:w="1206" w:type="dxa"/>
                  <w:vAlign w:val="center"/>
                </w:tcPr>
                <w:p w14:paraId="3BFB1C42" w14:textId="77777777" w:rsidR="00CC4536" w:rsidRPr="00710858" w:rsidRDefault="00CC4536" w:rsidP="00CC4536">
                  <w:pPr>
                    <w:spacing w:line="400" w:lineRule="exact"/>
                    <w:jc w:val="center"/>
                    <w:rPr>
                      <w:rFonts w:eastAsia="標楷體"/>
                      <w:sz w:val="44"/>
                      <w:rPrChange w:id="1153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1154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科任</w:t>
                  </w:r>
                </w:p>
                <w:p w14:paraId="2B77F5BB" w14:textId="77777777" w:rsidR="00CC4536" w:rsidRPr="00710858" w:rsidRDefault="00CC4536" w:rsidP="00CC4536">
                  <w:pPr>
                    <w:spacing w:line="400" w:lineRule="exact"/>
                    <w:jc w:val="center"/>
                    <w:rPr>
                      <w:rFonts w:eastAsia="標楷體"/>
                      <w:sz w:val="22"/>
                      <w:szCs w:val="22"/>
                      <w:rPrChange w:id="1155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2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2"/>
                      <w:szCs w:val="22"/>
                      <w:rPrChange w:id="1156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2"/>
                        </w:rPr>
                      </w:rPrChange>
                    </w:rPr>
                    <w:t>Subject</w:t>
                  </w:r>
                </w:p>
                <w:p w14:paraId="341AD409" w14:textId="77777777" w:rsidR="00CC4536" w:rsidRPr="00710858" w:rsidRDefault="00CC4536" w:rsidP="00CC4536">
                  <w:pPr>
                    <w:spacing w:line="400" w:lineRule="exact"/>
                    <w:jc w:val="center"/>
                    <w:rPr>
                      <w:rFonts w:eastAsia="標楷體"/>
                      <w:rPrChange w:id="115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2"/>
                      <w:szCs w:val="22"/>
                      <w:rPrChange w:id="1158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2"/>
                        </w:rPr>
                      </w:rPrChange>
                    </w:rPr>
                    <w:t>Teacher</w:t>
                  </w:r>
                </w:p>
              </w:tc>
              <w:tc>
                <w:tcPr>
                  <w:tcW w:w="9459" w:type="dxa"/>
                  <w:gridSpan w:val="8"/>
                </w:tcPr>
                <w:p w14:paraId="04453397" w14:textId="2CC356AA" w:rsidR="00CC4536" w:rsidRPr="00710858" w:rsidRDefault="00CC4536" w:rsidP="00CC4536">
                  <w:pPr>
                    <w:snapToGrid w:val="0"/>
                    <w:spacing w:beforeLines="20" w:before="72" w:afterLines="20" w:after="72"/>
                    <w:jc w:val="both"/>
                    <w:rPr>
                      <w:rFonts w:eastAsia="標楷體"/>
                      <w:sz w:val="22"/>
                      <w:szCs w:val="26"/>
                      <w:rPrChange w:id="1159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22"/>
                      <w:szCs w:val="26"/>
                      <w:rPrChange w:id="1160" w:author="User" w:date="2025-08-27T11:49:00Z">
                        <w:rPr>
                          <w:rFonts w:eastAsia="標楷體" w:hint="eastAsia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>國文：顏良宇師</w:t>
                  </w:r>
                  <w:r w:rsidRPr="00710858">
                    <w:rPr>
                      <w:rFonts w:eastAsia="標楷體"/>
                      <w:sz w:val="22"/>
                      <w:szCs w:val="26"/>
                      <w:rPrChange w:id="1161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22"/>
                      <w:szCs w:val="26"/>
                      <w:rPrChange w:id="1162" w:author="User" w:date="2025-08-27T11:49:00Z">
                        <w:rPr>
                          <w:rFonts w:eastAsia="標楷體" w:hint="eastAsia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>英文：</w:t>
                  </w:r>
                  <w:ins w:id="1163" w:author="Windows 使用者" w:date="2024-08-06T10:59:00Z">
                    <w:r w:rsidR="00D97D0F" w:rsidRPr="00710858">
                      <w:rPr>
                        <w:rFonts w:eastAsia="標楷體" w:hint="eastAsia"/>
                        <w:sz w:val="22"/>
                        <w:szCs w:val="26"/>
                        <w:rPrChange w:id="116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t>謝郁慧</w:t>
                    </w:r>
                  </w:ins>
                  <w:del w:id="1165" w:author="Windows 使用者" w:date="2024-08-02T15:43:00Z">
                    <w:r w:rsidR="006D18F8" w:rsidRPr="00710858" w:rsidDel="00183CC8">
                      <w:rPr>
                        <w:rFonts w:eastAsia="標楷體" w:hint="eastAsia"/>
                        <w:sz w:val="22"/>
                        <w:szCs w:val="26"/>
                        <w:rPrChange w:id="116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莊青樺</w:delText>
                    </w:r>
                  </w:del>
                  <w:r w:rsidRPr="00710858">
                    <w:rPr>
                      <w:rFonts w:eastAsia="標楷體" w:hint="eastAsia"/>
                      <w:sz w:val="22"/>
                      <w:szCs w:val="26"/>
                      <w:rPrChange w:id="1167" w:author="User" w:date="2025-08-27T11:49:00Z">
                        <w:rPr>
                          <w:rFonts w:eastAsia="標楷體" w:hint="eastAsia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>師</w:t>
                  </w:r>
                  <w:r w:rsidRPr="00710858">
                    <w:rPr>
                      <w:rFonts w:eastAsia="標楷體"/>
                      <w:sz w:val="22"/>
                      <w:szCs w:val="26"/>
                      <w:rPrChange w:id="1168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22"/>
                      <w:szCs w:val="26"/>
                      <w:rPrChange w:id="1169" w:author="User" w:date="2025-08-27T11:49:00Z">
                        <w:rPr>
                          <w:rFonts w:eastAsia="標楷體" w:hint="eastAsia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>數學：</w:t>
                  </w:r>
                  <w:ins w:id="1170" w:author="User" w:date="2025-08-20T11:26:00Z">
                    <w:r w:rsidR="001E67A4" w:rsidRPr="00710858">
                      <w:rPr>
                        <w:rFonts w:eastAsia="標楷體" w:hint="eastAsia"/>
                        <w:sz w:val="22"/>
                        <w:szCs w:val="22"/>
                        <w:rPrChange w:id="1171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張鈞棨</w:t>
                    </w:r>
                  </w:ins>
                  <w:ins w:id="1172" w:author="Windows 使用者" w:date="2024-08-02T15:43:00Z">
                    <w:del w:id="1173" w:author="User" w:date="2025-08-20T11:26:00Z">
                      <w:r w:rsidR="00183CC8" w:rsidRPr="00710858" w:rsidDel="001E67A4">
                        <w:rPr>
                          <w:rFonts w:eastAsia="標楷體" w:hint="eastAsia"/>
                          <w:sz w:val="22"/>
                          <w:szCs w:val="26"/>
                          <w:rPrChange w:id="1174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6"/>
                            </w:rPr>
                          </w:rPrChange>
                        </w:rPr>
                        <w:delText>林順成</w:delText>
                      </w:r>
                    </w:del>
                  </w:ins>
                  <w:del w:id="1175" w:author="Windows 使用者" w:date="2024-08-02T15:43:00Z">
                    <w:r w:rsidR="006D18F8" w:rsidRPr="00710858" w:rsidDel="00183CC8">
                      <w:rPr>
                        <w:rFonts w:eastAsia="標楷體" w:hint="eastAsia"/>
                        <w:sz w:val="22"/>
                        <w:szCs w:val="26"/>
                        <w:rPrChange w:id="117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張鈞棨</w:delText>
                    </w:r>
                  </w:del>
                  <w:r w:rsidRPr="00710858">
                    <w:rPr>
                      <w:rFonts w:eastAsia="標楷體" w:hint="eastAsia"/>
                      <w:sz w:val="22"/>
                      <w:szCs w:val="26"/>
                      <w:rPrChange w:id="1177" w:author="User" w:date="2025-08-27T11:49:00Z">
                        <w:rPr>
                          <w:rFonts w:eastAsia="標楷體" w:hint="eastAsia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>師</w:t>
                  </w:r>
                  <w:r w:rsidRPr="00710858">
                    <w:rPr>
                      <w:rFonts w:eastAsia="標楷體"/>
                      <w:sz w:val="22"/>
                      <w:szCs w:val="26"/>
                      <w:rPrChange w:id="1178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22"/>
                      <w:szCs w:val="26"/>
                      <w:rPrChange w:id="1179" w:author="User" w:date="2025-08-27T11:49:00Z">
                        <w:rPr>
                          <w:rFonts w:eastAsia="標楷體" w:hint="eastAsia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>自然：郭文旺師</w:t>
                  </w:r>
                  <w:r w:rsidRPr="00710858">
                    <w:rPr>
                      <w:rFonts w:eastAsia="標楷體"/>
                      <w:sz w:val="22"/>
                      <w:szCs w:val="26"/>
                      <w:rPrChange w:id="1180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22"/>
                      <w:szCs w:val="26"/>
                      <w:rPrChange w:id="1181" w:author="User" w:date="2025-08-27T11:49:00Z">
                        <w:rPr>
                          <w:rFonts w:eastAsia="標楷體" w:hint="eastAsia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>歷史：</w:t>
                  </w:r>
                  <w:ins w:id="1182" w:author="Windows 使用者" w:date="2024-08-02T15:44:00Z">
                    <w:del w:id="1183" w:author="User" w:date="2025-08-20T11:26:00Z">
                      <w:r w:rsidR="00183CC8" w:rsidRPr="00710858" w:rsidDel="001E67A4">
                        <w:rPr>
                          <w:rFonts w:eastAsia="標楷體" w:hint="eastAsia"/>
                          <w:sz w:val="22"/>
                          <w:szCs w:val="26"/>
                          <w:rPrChange w:id="1184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6"/>
                            </w:rPr>
                          </w:rPrChange>
                        </w:rPr>
                        <w:delText>林怡樺</w:delText>
                      </w:r>
                    </w:del>
                  </w:ins>
                  <w:ins w:id="1185" w:author="User" w:date="2025-08-20T11:26:00Z">
                    <w:r w:rsidR="001E67A4" w:rsidRPr="00710858">
                      <w:rPr>
                        <w:rFonts w:eastAsia="標楷體" w:hint="eastAsia"/>
                        <w:sz w:val="22"/>
                        <w:szCs w:val="26"/>
                        <w:rPrChange w:id="1186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6"/>
                          </w:rPr>
                        </w:rPrChange>
                      </w:rPr>
                      <w:t>黃淑芳</w:t>
                    </w:r>
                  </w:ins>
                  <w:del w:id="1187" w:author="Windows 使用者" w:date="2024-08-02T15:44:00Z">
                    <w:r w:rsidRPr="00710858" w:rsidDel="00183CC8">
                      <w:rPr>
                        <w:rFonts w:eastAsia="標楷體" w:hint="eastAsia"/>
                        <w:sz w:val="22"/>
                        <w:szCs w:val="26"/>
                        <w:rPrChange w:id="118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楊淑婷</w:delText>
                    </w:r>
                  </w:del>
                  <w:r w:rsidRPr="00710858">
                    <w:rPr>
                      <w:rFonts w:eastAsia="標楷體" w:hint="eastAsia"/>
                      <w:sz w:val="22"/>
                      <w:szCs w:val="26"/>
                      <w:rPrChange w:id="1189" w:author="User" w:date="2025-08-27T11:49:00Z">
                        <w:rPr>
                          <w:rFonts w:eastAsia="標楷體" w:hint="eastAsia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>師</w:t>
                  </w:r>
                </w:p>
                <w:p w14:paraId="6DD8E4EB" w14:textId="18DBB122" w:rsidR="00CC4536" w:rsidRPr="00710858" w:rsidRDefault="00CC4536" w:rsidP="00CC4536">
                  <w:pPr>
                    <w:snapToGrid w:val="0"/>
                    <w:spacing w:beforeLines="20" w:before="72" w:afterLines="20" w:after="72"/>
                    <w:jc w:val="both"/>
                    <w:rPr>
                      <w:rFonts w:eastAsia="標楷體"/>
                      <w:sz w:val="22"/>
                      <w:szCs w:val="26"/>
                      <w:rPrChange w:id="1190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22"/>
                      <w:szCs w:val="26"/>
                      <w:rPrChange w:id="1191" w:author="User" w:date="2025-08-27T11:49:00Z">
                        <w:rPr>
                          <w:rFonts w:eastAsia="標楷體" w:hint="eastAsia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>地理：</w:t>
                  </w:r>
                  <w:ins w:id="1192" w:author="User" w:date="2025-08-20T11:26:00Z">
                    <w:r w:rsidR="001E67A4" w:rsidRPr="00710858">
                      <w:rPr>
                        <w:rFonts w:eastAsia="標楷體" w:hint="eastAsia"/>
                        <w:sz w:val="22"/>
                        <w:szCs w:val="26"/>
                        <w:rPrChange w:id="1193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6"/>
                          </w:rPr>
                        </w:rPrChange>
                      </w:rPr>
                      <w:t>黃淑芳</w:t>
                    </w:r>
                  </w:ins>
                  <w:ins w:id="1194" w:author="Windows 使用者" w:date="2024-08-02T15:45:00Z">
                    <w:del w:id="1195" w:author="User" w:date="2025-08-20T11:26:00Z">
                      <w:r w:rsidR="00183CC8" w:rsidRPr="00710858" w:rsidDel="001E67A4">
                        <w:rPr>
                          <w:rFonts w:eastAsia="標楷體" w:hint="eastAsia"/>
                          <w:sz w:val="22"/>
                          <w:szCs w:val="26"/>
                          <w:rPrChange w:id="1196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6"/>
                            </w:rPr>
                          </w:rPrChange>
                        </w:rPr>
                        <w:delText>林怡樺</w:delText>
                      </w:r>
                    </w:del>
                  </w:ins>
                  <w:del w:id="1197" w:author="Windows 使用者" w:date="2024-08-02T15:45:00Z">
                    <w:r w:rsidRPr="00710858" w:rsidDel="00183CC8">
                      <w:rPr>
                        <w:rFonts w:eastAsia="標楷體" w:hint="eastAsia"/>
                        <w:sz w:val="22"/>
                        <w:szCs w:val="26"/>
                        <w:rPrChange w:id="119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楊淑婷</w:delText>
                    </w:r>
                  </w:del>
                  <w:r w:rsidRPr="00710858">
                    <w:rPr>
                      <w:rFonts w:eastAsia="標楷體" w:hint="eastAsia"/>
                      <w:sz w:val="22"/>
                      <w:szCs w:val="26"/>
                      <w:rPrChange w:id="1199" w:author="User" w:date="2025-08-27T11:49:00Z">
                        <w:rPr>
                          <w:rFonts w:eastAsia="標楷體" w:hint="eastAsia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>師</w:t>
                  </w:r>
                  <w:r w:rsidRPr="00710858">
                    <w:rPr>
                      <w:rFonts w:eastAsia="標楷體"/>
                      <w:sz w:val="22"/>
                      <w:szCs w:val="26"/>
                      <w:rPrChange w:id="1200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22"/>
                      <w:szCs w:val="26"/>
                      <w:rPrChange w:id="1201" w:author="User" w:date="2025-08-27T11:49:00Z">
                        <w:rPr>
                          <w:rFonts w:eastAsia="標楷體" w:hint="eastAsia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>公民：</w:t>
                  </w:r>
                  <w:ins w:id="1202" w:author="User" w:date="2025-08-20T11:26:00Z">
                    <w:r w:rsidR="001E67A4" w:rsidRPr="00710858">
                      <w:rPr>
                        <w:rFonts w:eastAsia="標楷體" w:hint="eastAsia"/>
                        <w:sz w:val="22"/>
                        <w:szCs w:val="26"/>
                        <w:rPrChange w:id="1203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6"/>
                          </w:rPr>
                        </w:rPrChange>
                      </w:rPr>
                      <w:t>黃淑芳</w:t>
                    </w:r>
                  </w:ins>
                  <w:ins w:id="1204" w:author="Windows 使用者" w:date="2024-08-02T15:45:00Z">
                    <w:del w:id="1205" w:author="User" w:date="2025-08-20T11:26:00Z">
                      <w:r w:rsidR="00183CC8" w:rsidRPr="00710858" w:rsidDel="001E67A4">
                        <w:rPr>
                          <w:rFonts w:eastAsia="標楷體" w:hint="eastAsia"/>
                          <w:sz w:val="22"/>
                          <w:szCs w:val="26"/>
                          <w:rPrChange w:id="1206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6"/>
                            </w:rPr>
                          </w:rPrChange>
                        </w:rPr>
                        <w:delText>林怡樺</w:delText>
                      </w:r>
                    </w:del>
                  </w:ins>
                  <w:del w:id="1207" w:author="Windows 使用者" w:date="2024-08-02T15:45:00Z">
                    <w:r w:rsidRPr="00710858" w:rsidDel="00183CC8">
                      <w:rPr>
                        <w:rFonts w:eastAsia="標楷體" w:hint="eastAsia"/>
                        <w:sz w:val="22"/>
                        <w:szCs w:val="26"/>
                        <w:rPrChange w:id="120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楊淑婷</w:delText>
                    </w:r>
                  </w:del>
                  <w:r w:rsidRPr="00710858">
                    <w:rPr>
                      <w:rFonts w:eastAsia="標楷體" w:hint="eastAsia"/>
                      <w:sz w:val="22"/>
                      <w:szCs w:val="26"/>
                      <w:rPrChange w:id="1209" w:author="User" w:date="2025-08-27T11:49:00Z">
                        <w:rPr>
                          <w:rFonts w:eastAsia="標楷體" w:hint="eastAsia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>師</w:t>
                  </w:r>
                  <w:r w:rsidRPr="00710858">
                    <w:rPr>
                      <w:rFonts w:eastAsia="標楷體"/>
                      <w:sz w:val="22"/>
                      <w:szCs w:val="26"/>
                      <w:rPrChange w:id="1210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22"/>
                      <w:szCs w:val="26"/>
                      <w:rPrChange w:id="1211" w:author="User" w:date="2025-08-27T11:49:00Z">
                        <w:rPr>
                          <w:rFonts w:eastAsia="標楷體" w:hint="eastAsia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>表演：</w:t>
                  </w:r>
                  <w:ins w:id="1212" w:author="Windows 使用者" w:date="2024-08-02T15:45:00Z">
                    <w:del w:id="1213" w:author="User" w:date="2025-08-20T11:26:00Z">
                      <w:r w:rsidR="00183CC8" w:rsidRPr="00710858" w:rsidDel="001E67A4">
                        <w:rPr>
                          <w:rFonts w:eastAsia="標楷體" w:hint="eastAsia"/>
                          <w:sz w:val="22"/>
                          <w:szCs w:val="26"/>
                          <w:rPrChange w:id="1214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6"/>
                            </w:rPr>
                          </w:rPrChange>
                        </w:rPr>
                        <w:delText>王晏庭</w:delText>
                      </w:r>
                    </w:del>
                  </w:ins>
                  <w:ins w:id="1215" w:author="User" w:date="2025-08-20T11:26:00Z">
                    <w:r w:rsidR="001E67A4" w:rsidRPr="00710858">
                      <w:rPr>
                        <w:rFonts w:eastAsia="標楷體" w:hint="eastAsia"/>
                        <w:sz w:val="22"/>
                        <w:szCs w:val="26"/>
                        <w:rPrChange w:id="1216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6"/>
                          </w:rPr>
                        </w:rPrChange>
                      </w:rPr>
                      <w:t>張尹馨</w:t>
                    </w:r>
                  </w:ins>
                  <w:del w:id="1217" w:author="Windows 使用者" w:date="2024-08-02T15:45:00Z">
                    <w:r w:rsidRPr="00710858" w:rsidDel="00183CC8">
                      <w:rPr>
                        <w:rFonts w:eastAsia="標楷體" w:hint="eastAsia"/>
                        <w:sz w:val="22"/>
                        <w:szCs w:val="26"/>
                        <w:rPrChange w:id="121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林丞宇</w:delText>
                    </w:r>
                  </w:del>
                  <w:r w:rsidRPr="00710858">
                    <w:rPr>
                      <w:rFonts w:eastAsia="標楷體" w:hint="eastAsia"/>
                      <w:sz w:val="22"/>
                      <w:szCs w:val="26"/>
                      <w:rPrChange w:id="1219" w:author="User" w:date="2025-08-27T11:49:00Z">
                        <w:rPr>
                          <w:rFonts w:eastAsia="標楷體" w:hint="eastAsia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>師</w:t>
                  </w:r>
                  <w:r w:rsidRPr="00710858">
                    <w:rPr>
                      <w:rFonts w:eastAsia="標楷體"/>
                      <w:sz w:val="22"/>
                      <w:szCs w:val="26"/>
                      <w:rPrChange w:id="1220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22"/>
                      <w:szCs w:val="26"/>
                      <w:rPrChange w:id="1221" w:author="User" w:date="2025-08-27T11:49:00Z">
                        <w:rPr>
                          <w:rFonts w:eastAsia="標楷體" w:hint="eastAsia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>音樂：</w:t>
                  </w:r>
                  <w:ins w:id="1222" w:author="User" w:date="2025-08-20T11:27:00Z">
                    <w:r w:rsidR="001E67A4" w:rsidRPr="00710858">
                      <w:rPr>
                        <w:rFonts w:eastAsia="標楷體" w:hint="eastAsia"/>
                        <w:sz w:val="22"/>
                        <w:szCs w:val="26"/>
                        <w:rPrChange w:id="1223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6"/>
                          </w:rPr>
                        </w:rPrChange>
                      </w:rPr>
                      <w:t>張尹馨</w:t>
                    </w:r>
                  </w:ins>
                  <w:ins w:id="1224" w:author="Windows 使用者" w:date="2024-08-02T15:45:00Z">
                    <w:del w:id="1225" w:author="User" w:date="2025-08-20T11:27:00Z">
                      <w:r w:rsidR="00183CC8" w:rsidRPr="00710858" w:rsidDel="001E67A4">
                        <w:rPr>
                          <w:rFonts w:eastAsia="標楷體" w:hint="eastAsia"/>
                          <w:sz w:val="22"/>
                          <w:szCs w:val="26"/>
                          <w:rPrChange w:id="1226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6"/>
                            </w:rPr>
                          </w:rPrChange>
                        </w:rPr>
                        <w:delText>王晏庭</w:delText>
                      </w:r>
                    </w:del>
                  </w:ins>
                  <w:del w:id="1227" w:author="Windows 使用者" w:date="2024-08-02T15:45:00Z">
                    <w:r w:rsidRPr="00710858" w:rsidDel="00183CC8">
                      <w:rPr>
                        <w:rFonts w:eastAsia="標楷體" w:hint="eastAsia"/>
                        <w:sz w:val="22"/>
                        <w:szCs w:val="26"/>
                        <w:rPrChange w:id="122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林丞宇</w:delText>
                    </w:r>
                  </w:del>
                  <w:r w:rsidRPr="00710858">
                    <w:rPr>
                      <w:rFonts w:eastAsia="標楷體" w:hint="eastAsia"/>
                      <w:sz w:val="22"/>
                      <w:szCs w:val="26"/>
                      <w:rPrChange w:id="1229" w:author="User" w:date="2025-08-27T11:49:00Z">
                        <w:rPr>
                          <w:rFonts w:eastAsia="標楷體" w:hint="eastAsia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>師</w:t>
                  </w:r>
                  <w:r w:rsidRPr="00710858">
                    <w:rPr>
                      <w:rFonts w:eastAsia="標楷體"/>
                      <w:sz w:val="22"/>
                      <w:szCs w:val="26"/>
                      <w:rPrChange w:id="1230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22"/>
                      <w:szCs w:val="26"/>
                      <w:rPrChange w:id="1231" w:author="User" w:date="2025-08-27T11:49:00Z">
                        <w:rPr>
                          <w:rFonts w:eastAsia="標楷體" w:hint="eastAsia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>視藝：</w:t>
                  </w:r>
                  <w:ins w:id="1232" w:author="User" w:date="2025-08-20T11:27:00Z">
                    <w:r w:rsidR="001E67A4" w:rsidRPr="00710858">
                      <w:rPr>
                        <w:rFonts w:eastAsia="標楷體" w:hint="eastAsia"/>
                        <w:sz w:val="22"/>
                        <w:szCs w:val="26"/>
                        <w:rPrChange w:id="1233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6"/>
                          </w:rPr>
                        </w:rPrChange>
                      </w:rPr>
                      <w:t>張尹馨</w:t>
                    </w:r>
                  </w:ins>
                  <w:ins w:id="1234" w:author="Windows 使用者" w:date="2024-08-02T15:46:00Z">
                    <w:del w:id="1235" w:author="User" w:date="2025-08-20T11:27:00Z">
                      <w:r w:rsidR="00183CC8" w:rsidRPr="00710858" w:rsidDel="001E67A4">
                        <w:rPr>
                          <w:rFonts w:eastAsia="標楷體" w:hint="eastAsia"/>
                          <w:sz w:val="22"/>
                          <w:szCs w:val="26"/>
                          <w:rPrChange w:id="1236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6"/>
                            </w:rPr>
                          </w:rPrChange>
                        </w:rPr>
                        <w:delText>王晏庭</w:delText>
                      </w:r>
                    </w:del>
                  </w:ins>
                  <w:del w:id="1237" w:author="Windows 使用者" w:date="2024-08-02T15:46:00Z">
                    <w:r w:rsidR="00E450BD" w:rsidRPr="00710858" w:rsidDel="00183CC8">
                      <w:rPr>
                        <w:rFonts w:eastAsia="標楷體" w:hint="eastAsia"/>
                        <w:sz w:val="22"/>
                        <w:szCs w:val="26"/>
                        <w:rPrChange w:id="123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林丞宇</w:delText>
                    </w:r>
                  </w:del>
                  <w:r w:rsidRPr="00710858">
                    <w:rPr>
                      <w:rFonts w:eastAsia="標楷體" w:hint="eastAsia"/>
                      <w:sz w:val="22"/>
                      <w:szCs w:val="26"/>
                      <w:rPrChange w:id="1239" w:author="User" w:date="2025-08-27T11:49:00Z">
                        <w:rPr>
                          <w:rFonts w:eastAsia="標楷體" w:hint="eastAsia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>師</w:t>
                  </w:r>
                  <w:r w:rsidRPr="00710858">
                    <w:rPr>
                      <w:rFonts w:eastAsia="標楷體"/>
                      <w:sz w:val="22"/>
                      <w:szCs w:val="26"/>
                      <w:rPrChange w:id="1240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 xml:space="preserve"> </w:t>
                  </w:r>
                </w:p>
                <w:p w14:paraId="34D30D00" w14:textId="277E6971" w:rsidR="00CC4536" w:rsidRPr="00710858" w:rsidRDefault="00CC4536" w:rsidP="00CC4536">
                  <w:pPr>
                    <w:snapToGrid w:val="0"/>
                    <w:spacing w:beforeLines="20" w:before="72" w:afterLines="20" w:after="72"/>
                    <w:jc w:val="both"/>
                    <w:rPr>
                      <w:rFonts w:eastAsia="標楷體"/>
                      <w:sz w:val="22"/>
                      <w:szCs w:val="26"/>
                      <w:rPrChange w:id="1241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22"/>
                      <w:szCs w:val="26"/>
                      <w:rPrChange w:id="1242" w:author="User" w:date="2025-08-27T11:49:00Z">
                        <w:rPr>
                          <w:rFonts w:eastAsia="標楷體" w:hint="eastAsia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>體育：</w:t>
                  </w:r>
                  <w:ins w:id="1243" w:author="Windows 使用者" w:date="2024-10-07T10:42:00Z">
                    <w:del w:id="1244" w:author="User" w:date="2025-08-20T11:27:00Z">
                      <w:r w:rsidR="00116F29" w:rsidRPr="00710858" w:rsidDel="001E67A4">
                        <w:rPr>
                          <w:rFonts w:eastAsia="標楷體" w:hint="eastAsia"/>
                          <w:sz w:val="22"/>
                          <w:szCs w:val="26"/>
                          <w:rPrChange w:id="1245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6"/>
                            </w:rPr>
                          </w:rPrChange>
                        </w:rPr>
                        <w:delText>張芙綸</w:delText>
                      </w:r>
                    </w:del>
                  </w:ins>
                  <w:ins w:id="1246" w:author="User" w:date="2025-08-20T11:27:00Z">
                    <w:r w:rsidR="001E67A4" w:rsidRPr="00710858">
                      <w:rPr>
                        <w:rFonts w:eastAsia="標楷體" w:hint="eastAsia"/>
                        <w:sz w:val="22"/>
                        <w:szCs w:val="26"/>
                        <w:rPrChange w:id="1247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6"/>
                          </w:rPr>
                        </w:rPrChange>
                      </w:rPr>
                      <w:t>吳莨淯</w:t>
                    </w:r>
                  </w:ins>
                  <w:del w:id="1248" w:author="Windows 使用者" w:date="2024-10-07T10:42:00Z">
                    <w:r w:rsidRPr="00710858" w:rsidDel="00116F29">
                      <w:rPr>
                        <w:rFonts w:eastAsia="標楷體" w:hint="eastAsia"/>
                        <w:sz w:val="22"/>
                        <w:szCs w:val="26"/>
                        <w:rPrChange w:id="124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余羿辰</w:delText>
                    </w:r>
                  </w:del>
                  <w:r w:rsidRPr="00710858">
                    <w:rPr>
                      <w:rFonts w:eastAsia="標楷體" w:hint="eastAsia"/>
                      <w:sz w:val="22"/>
                      <w:szCs w:val="26"/>
                      <w:rPrChange w:id="1250" w:author="User" w:date="2025-08-27T11:49:00Z">
                        <w:rPr>
                          <w:rFonts w:eastAsia="標楷體" w:hint="eastAsia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>師</w:t>
                  </w:r>
                  <w:r w:rsidRPr="00710858">
                    <w:rPr>
                      <w:rFonts w:eastAsia="標楷體"/>
                      <w:sz w:val="22"/>
                      <w:szCs w:val="26"/>
                      <w:rPrChange w:id="1251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22"/>
                      <w:szCs w:val="26"/>
                      <w:rPrChange w:id="1252" w:author="User" w:date="2025-08-27T11:49:00Z">
                        <w:rPr>
                          <w:rFonts w:eastAsia="標楷體" w:hint="eastAsia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>健教：</w:t>
                  </w:r>
                  <w:ins w:id="1253" w:author="Windows 使用者" w:date="2024-08-02T15:47:00Z">
                    <w:del w:id="1254" w:author="User" w:date="2025-08-20T11:27:00Z">
                      <w:r w:rsidR="00183CC8" w:rsidRPr="00710858" w:rsidDel="001E67A4">
                        <w:rPr>
                          <w:rFonts w:eastAsia="標楷體" w:hint="eastAsia"/>
                          <w:sz w:val="22"/>
                          <w:szCs w:val="26"/>
                          <w:rPrChange w:id="1255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6"/>
                            </w:rPr>
                          </w:rPrChange>
                        </w:rPr>
                        <w:delText>王曉明</w:delText>
                      </w:r>
                    </w:del>
                  </w:ins>
                  <w:ins w:id="1256" w:author="User" w:date="2025-08-20T11:27:00Z">
                    <w:r w:rsidR="001E67A4" w:rsidRPr="00710858">
                      <w:rPr>
                        <w:rFonts w:eastAsia="標楷體" w:hint="eastAsia"/>
                        <w:sz w:val="22"/>
                        <w:szCs w:val="26"/>
                        <w:rPrChange w:id="1257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6"/>
                          </w:rPr>
                        </w:rPrChange>
                      </w:rPr>
                      <w:t>呂志鴻</w:t>
                    </w:r>
                  </w:ins>
                  <w:del w:id="1258" w:author="Windows 使用者" w:date="2024-08-02T15:47:00Z">
                    <w:r w:rsidRPr="00710858" w:rsidDel="00183CC8">
                      <w:rPr>
                        <w:rFonts w:eastAsia="標楷體" w:hint="eastAsia"/>
                        <w:sz w:val="22"/>
                        <w:szCs w:val="26"/>
                        <w:rPrChange w:id="125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王傑瑋</w:delText>
                    </w:r>
                  </w:del>
                  <w:r w:rsidRPr="00710858">
                    <w:rPr>
                      <w:rFonts w:eastAsia="標楷體" w:hint="eastAsia"/>
                      <w:sz w:val="22"/>
                      <w:szCs w:val="26"/>
                      <w:rPrChange w:id="1260" w:author="User" w:date="2025-08-27T11:49:00Z">
                        <w:rPr>
                          <w:rFonts w:eastAsia="標楷體" w:hint="eastAsia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>師</w:t>
                  </w:r>
                  <w:r w:rsidRPr="00710858">
                    <w:rPr>
                      <w:rFonts w:eastAsia="標楷體"/>
                      <w:sz w:val="22"/>
                      <w:szCs w:val="26"/>
                      <w:rPrChange w:id="1261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22"/>
                      <w:szCs w:val="26"/>
                      <w:rPrChange w:id="1262" w:author="User" w:date="2025-08-27T11:49:00Z">
                        <w:rPr>
                          <w:rFonts w:eastAsia="標楷體" w:hint="eastAsia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>童軍：</w:t>
                  </w:r>
                  <w:ins w:id="1263" w:author="User" w:date="2025-08-20T11:27:00Z">
                    <w:r w:rsidR="001E67A4" w:rsidRPr="00710858">
                      <w:rPr>
                        <w:rFonts w:eastAsia="標楷體" w:hint="eastAsia"/>
                        <w:sz w:val="22"/>
                        <w:szCs w:val="22"/>
                        <w:rPrChange w:id="1264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張鈞棨</w:t>
                    </w:r>
                  </w:ins>
                  <w:ins w:id="1265" w:author="Windows 使用者" w:date="2024-08-06T10:59:00Z">
                    <w:del w:id="1266" w:author="User" w:date="2025-08-20T11:27:00Z">
                      <w:r w:rsidR="007E75F3" w:rsidRPr="00710858" w:rsidDel="001E67A4">
                        <w:rPr>
                          <w:rFonts w:eastAsia="標楷體" w:hint="eastAsia"/>
                          <w:sz w:val="22"/>
                          <w:szCs w:val="26"/>
                          <w:rPrChange w:id="1267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6"/>
                            </w:rPr>
                          </w:rPrChange>
                        </w:rPr>
                        <w:delText>顏良宇</w:delText>
                      </w:r>
                    </w:del>
                  </w:ins>
                  <w:del w:id="1268" w:author="Windows 使用者" w:date="2024-08-02T15:47:00Z">
                    <w:r w:rsidR="00FF1457" w:rsidRPr="00710858" w:rsidDel="00183CC8">
                      <w:rPr>
                        <w:rFonts w:eastAsia="標楷體" w:hint="eastAsia"/>
                        <w:sz w:val="22"/>
                        <w:szCs w:val="26"/>
                        <w:rPrChange w:id="126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王傑瑋</w:delText>
                    </w:r>
                  </w:del>
                  <w:r w:rsidRPr="00710858">
                    <w:rPr>
                      <w:rFonts w:eastAsia="標楷體" w:hint="eastAsia"/>
                      <w:sz w:val="22"/>
                      <w:szCs w:val="26"/>
                      <w:rPrChange w:id="1270" w:author="User" w:date="2025-08-27T11:49:00Z">
                        <w:rPr>
                          <w:rFonts w:eastAsia="標楷體" w:hint="eastAsia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>師</w:t>
                  </w:r>
                  <w:r w:rsidRPr="00710858">
                    <w:rPr>
                      <w:rFonts w:eastAsia="標楷體"/>
                      <w:sz w:val="22"/>
                      <w:szCs w:val="26"/>
                      <w:rPrChange w:id="1271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22"/>
                      <w:szCs w:val="26"/>
                      <w:rPrChange w:id="1272" w:author="User" w:date="2025-08-27T11:49:00Z">
                        <w:rPr>
                          <w:rFonts w:eastAsia="標楷體" w:hint="eastAsia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>輔導：</w:t>
                  </w:r>
                  <w:ins w:id="1273" w:author="User" w:date="2025-08-27T11:48:00Z">
                    <w:r w:rsidR="002464C3" w:rsidRPr="00710858">
                      <w:rPr>
                        <w:rFonts w:eastAsia="標楷體" w:hint="eastAsia"/>
                        <w:sz w:val="22"/>
                        <w:szCs w:val="26"/>
                      </w:rPr>
                      <w:t>簡筠蓁</w:t>
                    </w:r>
                  </w:ins>
                  <w:del w:id="1274" w:author="User" w:date="2025-08-20T11:27:00Z">
                    <w:r w:rsidRPr="00710858" w:rsidDel="001E67A4">
                      <w:rPr>
                        <w:rFonts w:eastAsia="標楷體" w:hint="eastAsia"/>
                        <w:sz w:val="22"/>
                        <w:szCs w:val="26"/>
                        <w:rPrChange w:id="127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胡安娣</w:delText>
                    </w:r>
                  </w:del>
                  <w:r w:rsidRPr="00710858">
                    <w:rPr>
                      <w:rFonts w:eastAsia="標楷體" w:hint="eastAsia"/>
                      <w:sz w:val="22"/>
                      <w:szCs w:val="26"/>
                      <w:rPrChange w:id="1276" w:author="User" w:date="2025-08-27T11:49:00Z">
                        <w:rPr>
                          <w:rFonts w:eastAsia="標楷體" w:hint="eastAsia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>師</w:t>
                  </w:r>
                  <w:r w:rsidRPr="00710858">
                    <w:rPr>
                      <w:rFonts w:eastAsia="標楷體"/>
                      <w:sz w:val="22"/>
                      <w:szCs w:val="26"/>
                      <w:rPrChange w:id="1277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22"/>
                      <w:szCs w:val="26"/>
                      <w:rPrChange w:id="1278" w:author="User" w:date="2025-08-27T11:49:00Z">
                        <w:rPr>
                          <w:rFonts w:eastAsia="標楷體" w:hint="eastAsia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>家政：</w:t>
                  </w:r>
                  <w:ins w:id="1279" w:author="User" w:date="2025-08-20T11:28:00Z">
                    <w:r w:rsidR="001E67A4" w:rsidRPr="00710858">
                      <w:rPr>
                        <w:rFonts w:eastAsia="標楷體" w:hint="eastAsia"/>
                        <w:sz w:val="22"/>
                        <w:szCs w:val="26"/>
                        <w:rPrChange w:id="1280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6"/>
                          </w:rPr>
                        </w:rPrChange>
                      </w:rPr>
                      <w:t>呂志鴻</w:t>
                    </w:r>
                  </w:ins>
                  <w:ins w:id="1281" w:author="Windows 使用者" w:date="2024-08-02T15:48:00Z">
                    <w:del w:id="1282" w:author="User" w:date="2025-08-20T11:28:00Z">
                      <w:r w:rsidR="00183CC8" w:rsidRPr="00710858" w:rsidDel="001E67A4">
                        <w:rPr>
                          <w:rFonts w:eastAsia="標楷體" w:hint="eastAsia"/>
                          <w:sz w:val="22"/>
                          <w:szCs w:val="26"/>
                          <w:rPrChange w:id="1283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6"/>
                            </w:rPr>
                          </w:rPrChange>
                        </w:rPr>
                        <w:delText>林怡樺</w:delText>
                      </w:r>
                    </w:del>
                  </w:ins>
                  <w:del w:id="1284" w:author="Windows 使用者" w:date="2024-08-02T15:48:00Z">
                    <w:r w:rsidRPr="00710858" w:rsidDel="00183CC8">
                      <w:rPr>
                        <w:rFonts w:eastAsia="標楷體" w:hint="eastAsia"/>
                        <w:sz w:val="22"/>
                        <w:szCs w:val="26"/>
                        <w:rPrChange w:id="128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楊淑婷</w:delText>
                    </w:r>
                  </w:del>
                  <w:r w:rsidRPr="00710858">
                    <w:rPr>
                      <w:rFonts w:eastAsia="標楷體" w:hint="eastAsia"/>
                      <w:sz w:val="22"/>
                      <w:szCs w:val="26"/>
                      <w:rPrChange w:id="1286" w:author="User" w:date="2025-08-27T11:49:00Z">
                        <w:rPr>
                          <w:rFonts w:eastAsia="標楷體" w:hint="eastAsia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>師</w:t>
                  </w:r>
                  <w:r w:rsidRPr="00710858">
                    <w:rPr>
                      <w:rFonts w:eastAsia="標楷體"/>
                      <w:sz w:val="22"/>
                      <w:szCs w:val="26"/>
                      <w:rPrChange w:id="1287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 xml:space="preserve">  </w:t>
                  </w:r>
                </w:p>
                <w:p w14:paraId="1FA675C5" w14:textId="7AAEE212" w:rsidR="00CC4536" w:rsidRPr="00710858" w:rsidRDefault="00CC4536" w:rsidP="00CC4536">
                  <w:pPr>
                    <w:snapToGrid w:val="0"/>
                    <w:spacing w:beforeLines="20" w:before="72" w:afterLines="20" w:after="72"/>
                    <w:jc w:val="both"/>
                    <w:rPr>
                      <w:rFonts w:eastAsia="標楷體"/>
                      <w:sz w:val="22"/>
                      <w:szCs w:val="26"/>
                      <w:rPrChange w:id="1288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22"/>
                      <w:szCs w:val="26"/>
                      <w:rPrChange w:id="1289" w:author="User" w:date="2025-08-27T11:49:00Z">
                        <w:rPr>
                          <w:rFonts w:eastAsia="標楷體" w:hint="eastAsia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>資訊：</w:t>
                  </w:r>
                  <w:ins w:id="1290" w:author="User" w:date="2025-08-20T11:28:00Z">
                    <w:r w:rsidR="001E67A4" w:rsidRPr="00710858">
                      <w:rPr>
                        <w:rFonts w:eastAsia="標楷體" w:hint="eastAsia"/>
                        <w:sz w:val="22"/>
                        <w:szCs w:val="26"/>
                        <w:rPrChange w:id="1291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6"/>
                          </w:rPr>
                        </w:rPrChange>
                      </w:rPr>
                      <w:t>呂志鴻</w:t>
                    </w:r>
                  </w:ins>
                  <w:del w:id="1292" w:author="User" w:date="2025-08-20T11:28:00Z">
                    <w:r w:rsidR="00BB5355" w:rsidRPr="00710858" w:rsidDel="001E67A4">
                      <w:rPr>
                        <w:rFonts w:eastAsia="標楷體" w:hint="eastAsia"/>
                        <w:sz w:val="22"/>
                        <w:szCs w:val="26"/>
                        <w:rPrChange w:id="129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王曉明</w:delText>
                    </w:r>
                  </w:del>
                  <w:r w:rsidRPr="00710858">
                    <w:rPr>
                      <w:rFonts w:eastAsia="標楷體" w:hint="eastAsia"/>
                      <w:sz w:val="22"/>
                      <w:szCs w:val="26"/>
                      <w:rPrChange w:id="1294" w:author="User" w:date="2025-08-27T11:49:00Z">
                        <w:rPr>
                          <w:rFonts w:eastAsia="標楷體" w:hint="eastAsia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>師</w:t>
                  </w:r>
                  <w:r w:rsidRPr="00710858">
                    <w:rPr>
                      <w:rFonts w:eastAsia="標楷體"/>
                      <w:sz w:val="22"/>
                      <w:szCs w:val="26"/>
                      <w:rPrChange w:id="1295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22"/>
                      <w:szCs w:val="26"/>
                      <w:rPrChange w:id="1296" w:author="User" w:date="2025-08-27T11:49:00Z">
                        <w:rPr>
                          <w:rFonts w:eastAsia="標楷體" w:hint="eastAsia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>生科：林順成師</w:t>
                  </w:r>
                  <w:r w:rsidRPr="00710858">
                    <w:rPr>
                      <w:rFonts w:eastAsia="標楷體"/>
                      <w:sz w:val="22"/>
                      <w:szCs w:val="26"/>
                      <w:rPrChange w:id="1297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 xml:space="preserve">  </w:t>
                  </w:r>
                  <w:del w:id="1298" w:author="Windows 使用者" w:date="2024-08-02T15:51:00Z">
                    <w:r w:rsidRPr="00710858" w:rsidDel="003928E5">
                      <w:rPr>
                        <w:rFonts w:eastAsia="標楷體" w:hint="eastAsia"/>
                        <w:sz w:val="22"/>
                        <w:szCs w:val="26"/>
                        <w:rPrChange w:id="129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聯課：林丞宇師</w:delText>
                    </w:r>
                    <w:r w:rsidRPr="00710858" w:rsidDel="003928E5">
                      <w:rPr>
                        <w:rFonts w:eastAsia="標楷體"/>
                        <w:sz w:val="22"/>
                        <w:szCs w:val="26"/>
                        <w:rPrChange w:id="1300" w:author="User" w:date="2025-08-27T11:49:00Z">
                          <w:rPr>
                            <w:rFonts w:eastAsia="標楷體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 xml:space="preserve">  </w:delText>
                    </w:r>
                  </w:del>
                  <w:r w:rsidRPr="00710858">
                    <w:rPr>
                      <w:rFonts w:eastAsia="標楷體" w:hint="eastAsia"/>
                      <w:sz w:val="22"/>
                      <w:szCs w:val="26"/>
                      <w:rPrChange w:id="1301" w:author="User" w:date="2025-08-27T11:49:00Z">
                        <w:rPr>
                          <w:rFonts w:eastAsia="標楷體" w:hint="eastAsia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>生活英文</w:t>
                  </w:r>
                  <w:r w:rsidRPr="00710858">
                    <w:rPr>
                      <w:rFonts w:eastAsia="標楷體"/>
                      <w:sz w:val="22"/>
                      <w:szCs w:val="26"/>
                      <w:rPrChange w:id="1302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 xml:space="preserve">: </w:t>
                  </w:r>
                  <w:r w:rsidRPr="00710858">
                    <w:rPr>
                      <w:rFonts w:eastAsia="標楷體" w:hint="eastAsia"/>
                      <w:sz w:val="22"/>
                      <w:szCs w:val="22"/>
                      <w:rPrChange w:id="1303" w:author="User" w:date="2025-08-27T11:49:00Z">
                        <w:rPr>
                          <w:rFonts w:eastAsia="標楷體" w:hint="eastAsia"/>
                          <w:color w:val="000000" w:themeColor="text1"/>
                          <w:sz w:val="22"/>
                          <w:szCs w:val="22"/>
                        </w:rPr>
                      </w:rPrChange>
                    </w:rPr>
                    <w:t>謝郁慧</w:t>
                  </w:r>
                  <w:r w:rsidRPr="00710858">
                    <w:rPr>
                      <w:rFonts w:eastAsia="標楷體" w:hint="eastAsia"/>
                      <w:sz w:val="22"/>
                      <w:szCs w:val="26"/>
                      <w:rPrChange w:id="1304" w:author="User" w:date="2025-08-27T11:49:00Z">
                        <w:rPr>
                          <w:rFonts w:eastAsia="標楷體" w:hint="eastAsia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>師</w:t>
                  </w:r>
                  <w:r w:rsidR="00070429" w:rsidRPr="00710858">
                    <w:rPr>
                      <w:rFonts w:eastAsia="標楷體"/>
                      <w:sz w:val="22"/>
                      <w:szCs w:val="26"/>
                      <w:rPrChange w:id="1305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 xml:space="preserve"> </w:t>
                  </w:r>
                  <w:del w:id="1306" w:author="Windows 使用者" w:date="2024-08-08T13:09:00Z">
                    <w:r w:rsidR="00070429" w:rsidRPr="00710858" w:rsidDel="00FB36C5">
                      <w:rPr>
                        <w:rFonts w:eastAsia="標楷體" w:hint="eastAsia"/>
                        <w:sz w:val="22"/>
                        <w:szCs w:val="26"/>
                        <w:rPrChange w:id="130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環境探索</w:delText>
                    </w:r>
                  </w:del>
                  <w:ins w:id="1308" w:author="Windows 使用者" w:date="2024-08-08T13:09:00Z">
                    <w:r w:rsidR="00FB36C5" w:rsidRPr="00710858">
                      <w:rPr>
                        <w:rFonts w:eastAsia="標楷體" w:hint="eastAsia"/>
                        <w:sz w:val="22"/>
                        <w:szCs w:val="26"/>
                        <w:rPrChange w:id="130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t>生活科學</w:t>
                    </w:r>
                  </w:ins>
                  <w:r w:rsidR="00070429" w:rsidRPr="00710858">
                    <w:rPr>
                      <w:rFonts w:eastAsia="標楷體" w:hint="eastAsia"/>
                      <w:sz w:val="22"/>
                      <w:szCs w:val="26"/>
                      <w:rPrChange w:id="1310" w:author="User" w:date="2025-08-27T11:49:00Z">
                        <w:rPr>
                          <w:rFonts w:eastAsia="標楷體" w:hint="eastAsia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>：郭文旺師</w:t>
                  </w:r>
                  <w:r w:rsidR="00070429" w:rsidRPr="00710858">
                    <w:rPr>
                      <w:rFonts w:eastAsia="標楷體"/>
                      <w:sz w:val="22"/>
                      <w:szCs w:val="26"/>
                      <w:rPrChange w:id="1311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/>
                      <w:sz w:val="22"/>
                      <w:szCs w:val="26"/>
                      <w:rPrChange w:id="1312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 xml:space="preserve">  </w:t>
                  </w:r>
                </w:p>
                <w:p w14:paraId="48B7151B" w14:textId="0AB355F1" w:rsidR="00CC4536" w:rsidRPr="00710858" w:rsidRDefault="00E472A2" w:rsidP="00CC4536">
                  <w:pPr>
                    <w:snapToGrid w:val="0"/>
                    <w:spacing w:beforeLines="20" w:before="72" w:afterLines="20" w:after="72"/>
                    <w:jc w:val="both"/>
                    <w:rPr>
                      <w:rFonts w:eastAsia="標楷體"/>
                      <w:sz w:val="22"/>
                      <w:szCs w:val="26"/>
                      <w:rPrChange w:id="1313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22"/>
                      <w:szCs w:val="22"/>
                      <w:rPrChange w:id="1314" w:author="User" w:date="2025-08-27T11:49:00Z">
                        <w:rPr>
                          <w:rFonts w:eastAsia="標楷體" w:hint="eastAsia"/>
                          <w:color w:val="000000" w:themeColor="text1"/>
                          <w:sz w:val="22"/>
                          <w:szCs w:val="22"/>
                        </w:rPr>
                      </w:rPrChange>
                    </w:rPr>
                    <w:t>社區走讀：</w:t>
                  </w:r>
                  <w:ins w:id="1315" w:author="User" w:date="2025-08-20T11:29:00Z">
                    <w:r w:rsidR="001E67A4" w:rsidRPr="00710858">
                      <w:rPr>
                        <w:rFonts w:eastAsia="標楷體" w:hint="eastAsia"/>
                        <w:sz w:val="22"/>
                        <w:szCs w:val="26"/>
                        <w:rPrChange w:id="1316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6"/>
                          </w:rPr>
                        </w:rPrChange>
                      </w:rPr>
                      <w:t>黃淑芳</w:t>
                    </w:r>
                  </w:ins>
                  <w:ins w:id="1317" w:author="Windows 使用者" w:date="2024-08-06T15:47:00Z">
                    <w:del w:id="1318" w:author="User" w:date="2025-08-20T11:29:00Z">
                      <w:r w:rsidR="003B58B4" w:rsidRPr="00710858" w:rsidDel="001E67A4">
                        <w:rPr>
                          <w:rFonts w:eastAsia="標楷體" w:hint="eastAsia"/>
                          <w:sz w:val="22"/>
                          <w:szCs w:val="26"/>
                          <w:rPrChange w:id="1319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6"/>
                            </w:rPr>
                          </w:rPrChange>
                        </w:rPr>
                        <w:delText>林怡樺</w:delText>
                      </w:r>
                    </w:del>
                  </w:ins>
                  <w:del w:id="1320" w:author="Windows 使用者" w:date="2024-08-02T16:03:00Z">
                    <w:r w:rsidRPr="00710858" w:rsidDel="00541D49">
                      <w:rPr>
                        <w:rFonts w:eastAsia="標楷體" w:hint="eastAsia"/>
                        <w:sz w:val="22"/>
                        <w:szCs w:val="22"/>
                        <w:rPrChange w:id="132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楊淑婷</w:delText>
                    </w:r>
                  </w:del>
                  <w:r w:rsidRPr="00710858">
                    <w:rPr>
                      <w:rFonts w:eastAsia="標楷體" w:hint="eastAsia"/>
                      <w:sz w:val="22"/>
                      <w:szCs w:val="22"/>
                      <w:rPrChange w:id="1322" w:author="User" w:date="2025-08-27T11:49:00Z">
                        <w:rPr>
                          <w:rFonts w:eastAsia="標楷體" w:hint="eastAsia"/>
                          <w:color w:val="000000" w:themeColor="text1"/>
                          <w:sz w:val="22"/>
                          <w:szCs w:val="22"/>
                        </w:rPr>
                      </w:rPrChange>
                    </w:rPr>
                    <w:t>師</w:t>
                  </w:r>
                  <w:r w:rsidR="00CC4536" w:rsidRPr="00710858">
                    <w:rPr>
                      <w:rFonts w:eastAsia="標楷體"/>
                      <w:sz w:val="22"/>
                      <w:szCs w:val="26"/>
                      <w:rPrChange w:id="1323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  <w:t xml:space="preserve">    </w:t>
                  </w:r>
                </w:p>
                <w:p w14:paraId="32B18321" w14:textId="4E819FF2" w:rsidR="00CC4536" w:rsidRPr="00710858" w:rsidRDefault="00CC4536" w:rsidP="0017316D">
                  <w:pPr>
                    <w:snapToGrid w:val="0"/>
                    <w:spacing w:beforeLines="20" w:before="72" w:afterLines="20" w:after="72"/>
                    <w:jc w:val="both"/>
                    <w:rPr>
                      <w:rFonts w:eastAsia="標楷體"/>
                      <w:b/>
                      <w:sz w:val="20"/>
                      <w:szCs w:val="22"/>
                      <w:rPrChange w:id="1324" w:author="User" w:date="2025-08-27T11:49:00Z">
                        <w:rPr>
                          <w:rFonts w:eastAsia="標楷體"/>
                          <w:b/>
                          <w:color w:val="000000" w:themeColor="text1"/>
                          <w:sz w:val="20"/>
                          <w:szCs w:val="22"/>
                        </w:rPr>
                      </w:rPrChange>
                    </w:rPr>
                  </w:pPr>
                  <w:r w:rsidRPr="008C7568">
                    <w:rPr>
                      <w:rFonts w:eastAsia="標楷體" w:hint="eastAsia"/>
                      <w:b/>
                      <w:color w:val="FF0000"/>
                      <w:sz w:val="20"/>
                      <w:szCs w:val="22"/>
                      <w:rPrChange w:id="1325" w:author="User" w:date="2025-11-28T15:59:00Z">
                        <w:rPr>
                          <w:rFonts w:eastAsia="標楷體" w:hint="eastAsia"/>
                          <w:b/>
                          <w:color w:val="000000" w:themeColor="text1"/>
                          <w:sz w:val="20"/>
                          <w:szCs w:val="22"/>
                        </w:rPr>
                      </w:rPrChange>
                    </w:rPr>
                    <w:t>技藝時間：</w:t>
                  </w:r>
                  <w:ins w:id="1326" w:author="User" w:date="2025-08-20T11:29:00Z">
                    <w:r w:rsidR="001E67A4"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327" w:author="User" w:date="2025-11-28T15:59:00Z">
                          <w:rPr>
                            <w:rFonts w:eastAsia="標楷體"/>
                            <w:b/>
                            <w:color w:val="FF0000"/>
                            <w:sz w:val="20"/>
                            <w:szCs w:val="22"/>
                          </w:rPr>
                        </w:rPrChange>
                      </w:rPr>
                      <w:t>09/16</w:t>
                    </w:r>
                    <w:r w:rsidR="001E67A4"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328" w:author="User" w:date="2025-11-28T15:59:00Z">
                          <w:rPr>
                            <w:rFonts w:eastAsia="標楷體" w:hint="eastAsia"/>
                            <w:b/>
                            <w:color w:val="FF0000"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="001E67A4"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329" w:author="User" w:date="2025-11-28T15:59:00Z">
                          <w:rPr>
                            <w:rFonts w:eastAsia="標楷體"/>
                            <w:b/>
                            <w:color w:val="FF0000"/>
                            <w:sz w:val="20"/>
                            <w:szCs w:val="22"/>
                          </w:rPr>
                        </w:rPrChange>
                      </w:rPr>
                      <w:t>09/23</w:t>
                    </w:r>
                    <w:r w:rsidR="001E67A4"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330" w:author="User" w:date="2025-11-28T15:59:00Z">
                          <w:rPr>
                            <w:rFonts w:eastAsia="標楷體" w:hint="eastAsia"/>
                            <w:b/>
                            <w:color w:val="FF0000"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="001E67A4"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331" w:author="User" w:date="2025-11-28T15:59:00Z">
                          <w:rPr>
                            <w:rFonts w:eastAsia="標楷體"/>
                            <w:b/>
                            <w:color w:val="FF0000"/>
                            <w:sz w:val="20"/>
                            <w:szCs w:val="22"/>
                          </w:rPr>
                        </w:rPrChange>
                      </w:rPr>
                      <w:t>10/07</w:t>
                    </w:r>
                    <w:r w:rsidR="001E67A4"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332" w:author="User" w:date="2025-11-28T15:59:00Z">
                          <w:rPr>
                            <w:rFonts w:eastAsia="標楷體" w:hint="eastAsia"/>
                            <w:b/>
                            <w:color w:val="FF0000"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="001E67A4"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333" w:author="User" w:date="2025-11-28T15:59:00Z">
                          <w:rPr>
                            <w:rFonts w:eastAsia="標楷體"/>
                            <w:b/>
                            <w:color w:val="FF0000"/>
                            <w:sz w:val="20"/>
                            <w:szCs w:val="22"/>
                          </w:rPr>
                        </w:rPrChange>
                      </w:rPr>
                      <w:t>10/21</w:t>
                    </w:r>
                    <w:r w:rsidR="001E67A4"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334" w:author="User" w:date="2025-11-28T15:59:00Z">
                          <w:rPr>
                            <w:rFonts w:eastAsia="標楷體" w:hint="eastAsia"/>
                            <w:b/>
                            <w:color w:val="FF0000"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="001E67A4"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335" w:author="User" w:date="2025-11-28T15:59:00Z">
                          <w:rPr>
                            <w:rFonts w:eastAsia="標楷體"/>
                            <w:b/>
                            <w:color w:val="FF0000"/>
                            <w:sz w:val="20"/>
                            <w:szCs w:val="22"/>
                          </w:rPr>
                        </w:rPrChange>
                      </w:rPr>
                      <w:t>11/04</w:t>
                    </w:r>
                    <w:r w:rsidR="001E67A4"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336" w:author="User" w:date="2025-11-28T15:59:00Z">
                          <w:rPr>
                            <w:rFonts w:eastAsia="標楷體" w:hint="eastAsia"/>
                            <w:b/>
                            <w:color w:val="FF0000"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="001E67A4"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337" w:author="User" w:date="2025-11-28T15:59:00Z">
                          <w:rPr>
                            <w:rFonts w:eastAsia="標楷體"/>
                            <w:b/>
                            <w:color w:val="FF0000"/>
                            <w:sz w:val="20"/>
                            <w:szCs w:val="22"/>
                          </w:rPr>
                        </w:rPrChange>
                      </w:rPr>
                      <w:t>11/18</w:t>
                    </w:r>
                    <w:r w:rsidR="001E67A4"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338" w:author="User" w:date="2025-11-28T15:59:00Z">
                          <w:rPr>
                            <w:rFonts w:eastAsia="標楷體" w:hint="eastAsia"/>
                            <w:b/>
                            <w:color w:val="FF0000"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="001E67A4"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339" w:author="User" w:date="2025-11-28T15:59:00Z">
                          <w:rPr>
                            <w:rFonts w:eastAsia="標楷體"/>
                            <w:b/>
                            <w:color w:val="FF0000"/>
                            <w:sz w:val="20"/>
                            <w:szCs w:val="22"/>
                          </w:rPr>
                        </w:rPrChange>
                      </w:rPr>
                      <w:t>12/02</w:t>
                    </w:r>
                    <w:r w:rsidR="001E67A4"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340" w:author="User" w:date="2025-11-28T15:59:00Z">
                          <w:rPr>
                            <w:rFonts w:eastAsia="標楷體" w:hint="eastAsia"/>
                            <w:b/>
                            <w:color w:val="FF0000"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</w:ins>
                  <w:ins w:id="1341" w:author="User" w:date="2025-08-20T11:30:00Z">
                    <w:r w:rsidR="001E67A4"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342" w:author="User" w:date="2025-11-28T15:59:00Z">
                          <w:rPr>
                            <w:rFonts w:eastAsia="標楷體"/>
                            <w:b/>
                            <w:color w:val="FF0000"/>
                            <w:sz w:val="20"/>
                            <w:szCs w:val="22"/>
                          </w:rPr>
                        </w:rPrChange>
                      </w:rPr>
                      <w:t>12/16</w:t>
                    </w:r>
                    <w:r w:rsidR="001E67A4"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343" w:author="User" w:date="2025-11-28T15:59:00Z">
                          <w:rPr>
                            <w:rFonts w:eastAsia="標楷體" w:hint="eastAsia"/>
                            <w:b/>
                            <w:color w:val="FF0000"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="001E67A4"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344" w:author="User" w:date="2025-11-28T15:59:00Z">
                          <w:rPr>
                            <w:rFonts w:eastAsia="標楷體"/>
                            <w:b/>
                            <w:color w:val="FF0000"/>
                            <w:sz w:val="20"/>
                            <w:szCs w:val="22"/>
                          </w:rPr>
                        </w:rPrChange>
                      </w:rPr>
                      <w:t>12/30</w:t>
                    </w:r>
                  </w:ins>
                  <w:del w:id="1345" w:author="User" w:date="2025-08-19T09:29:00Z">
                    <w:r w:rsidR="008E242A" w:rsidRPr="00710858" w:rsidDel="00055DD1">
                      <w:rPr>
                        <w:rFonts w:eastAsia="標楷體"/>
                        <w:b/>
                        <w:sz w:val="20"/>
                        <w:szCs w:val="22"/>
                        <w:rPrChange w:id="1346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09/</w:delText>
                    </w:r>
                  </w:del>
                  <w:ins w:id="1347" w:author="Windows 使用者" w:date="2024-08-12T13:16:00Z">
                    <w:del w:id="1348" w:author="User" w:date="2025-08-19T09:29:00Z">
                      <w:r w:rsidR="00E744E3" w:rsidRPr="00710858" w:rsidDel="00055DD1">
                        <w:rPr>
                          <w:rFonts w:eastAsia="標楷體"/>
                          <w:b/>
                          <w:sz w:val="20"/>
                          <w:szCs w:val="22"/>
                          <w:rPrChange w:id="1349" w:author="User" w:date="2025-08-27T11:4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</w:delText>
                      </w:r>
                    </w:del>
                  </w:ins>
                  <w:del w:id="1350" w:author="User" w:date="2025-08-19T09:29:00Z">
                    <w:r w:rsidR="008E242A" w:rsidRPr="00710858" w:rsidDel="00055DD1">
                      <w:rPr>
                        <w:rFonts w:eastAsia="標楷體"/>
                        <w:b/>
                        <w:sz w:val="20"/>
                        <w:szCs w:val="22"/>
                        <w:rPrChange w:id="1351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05</w:delText>
                    </w:r>
                    <w:r w:rsidR="008E242A" w:rsidRPr="00710858" w:rsidDel="00055DD1">
                      <w:rPr>
                        <w:rFonts w:eastAsia="標楷體" w:hint="eastAsia"/>
                        <w:b/>
                        <w:sz w:val="20"/>
                        <w:szCs w:val="22"/>
                        <w:rPrChange w:id="1352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、</w:delText>
                    </w:r>
                    <w:r w:rsidR="00FA7070" w:rsidRPr="00710858" w:rsidDel="00055DD1">
                      <w:rPr>
                        <w:rFonts w:eastAsia="標楷體"/>
                        <w:b/>
                        <w:sz w:val="20"/>
                        <w:szCs w:val="22"/>
                        <w:rPrChange w:id="1353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09/1</w:delText>
                    </w:r>
                  </w:del>
                  <w:ins w:id="1354" w:author="Windows 使用者" w:date="2024-08-12T13:16:00Z">
                    <w:del w:id="1355" w:author="User" w:date="2025-08-19T09:29:00Z">
                      <w:r w:rsidR="0028593A" w:rsidRPr="00710858" w:rsidDel="00055DD1">
                        <w:rPr>
                          <w:rFonts w:eastAsia="標楷體"/>
                          <w:b/>
                          <w:sz w:val="20"/>
                          <w:szCs w:val="22"/>
                          <w:rPrChange w:id="1356" w:author="User" w:date="2025-08-27T11:4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24</w:delText>
                      </w:r>
                    </w:del>
                  </w:ins>
                  <w:del w:id="1357" w:author="User" w:date="2025-08-19T09:29:00Z">
                    <w:r w:rsidR="00FA7070" w:rsidRPr="00710858" w:rsidDel="00055DD1">
                      <w:rPr>
                        <w:rFonts w:eastAsia="標楷體"/>
                        <w:b/>
                        <w:sz w:val="20"/>
                        <w:szCs w:val="22"/>
                        <w:rPrChange w:id="1358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9</w:delText>
                    </w:r>
                    <w:r w:rsidR="00FA7070" w:rsidRPr="00710858" w:rsidDel="00055DD1">
                      <w:rPr>
                        <w:rFonts w:eastAsia="標楷體" w:hint="eastAsia"/>
                        <w:b/>
                        <w:sz w:val="20"/>
                        <w:szCs w:val="22"/>
                        <w:rPrChange w:id="1359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、</w:delText>
                    </w:r>
                    <w:r w:rsidR="00FA7070" w:rsidRPr="00710858" w:rsidDel="00055DD1">
                      <w:rPr>
                        <w:rFonts w:eastAsia="標楷體"/>
                        <w:b/>
                        <w:sz w:val="20"/>
                        <w:szCs w:val="22"/>
                        <w:rPrChange w:id="1360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10/0</w:delText>
                    </w:r>
                  </w:del>
                  <w:ins w:id="1361" w:author="Windows 使用者" w:date="2024-08-12T13:17:00Z">
                    <w:del w:id="1362" w:author="User" w:date="2025-08-19T09:29:00Z">
                      <w:r w:rsidR="0028593A" w:rsidRPr="00710858" w:rsidDel="00055DD1">
                        <w:rPr>
                          <w:rFonts w:eastAsia="標楷體"/>
                          <w:b/>
                          <w:sz w:val="20"/>
                          <w:szCs w:val="22"/>
                          <w:rPrChange w:id="1363" w:author="User" w:date="2025-08-27T11:4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8</w:delText>
                      </w:r>
                    </w:del>
                  </w:ins>
                  <w:del w:id="1364" w:author="User" w:date="2025-08-19T09:29:00Z">
                    <w:r w:rsidR="00FA7070" w:rsidRPr="00710858" w:rsidDel="00055DD1">
                      <w:rPr>
                        <w:rFonts w:eastAsia="標楷體"/>
                        <w:b/>
                        <w:sz w:val="20"/>
                        <w:szCs w:val="22"/>
                        <w:rPrChange w:id="1365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3</w:delText>
                    </w:r>
                    <w:r w:rsidR="00FA7070" w:rsidRPr="00710858" w:rsidDel="00055DD1">
                      <w:rPr>
                        <w:rFonts w:eastAsia="標楷體" w:hint="eastAsia"/>
                        <w:b/>
                        <w:sz w:val="20"/>
                        <w:szCs w:val="22"/>
                        <w:rPrChange w:id="1366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、</w:delText>
                    </w:r>
                    <w:r w:rsidR="00FA7070" w:rsidRPr="00710858" w:rsidDel="00055DD1">
                      <w:rPr>
                        <w:rFonts w:eastAsia="標楷體"/>
                        <w:b/>
                        <w:sz w:val="20"/>
                        <w:szCs w:val="22"/>
                        <w:rPrChange w:id="1367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10/2</w:delText>
                    </w:r>
                  </w:del>
                  <w:ins w:id="1368" w:author="Windows 使用者" w:date="2024-08-12T13:18:00Z">
                    <w:del w:id="1369" w:author="User" w:date="2025-08-19T09:29:00Z">
                      <w:r w:rsidR="0028593A" w:rsidRPr="00710858" w:rsidDel="00055DD1">
                        <w:rPr>
                          <w:rFonts w:eastAsia="標楷體"/>
                          <w:b/>
                          <w:sz w:val="20"/>
                          <w:szCs w:val="22"/>
                          <w:rPrChange w:id="1370" w:author="User" w:date="2025-08-27T11:4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2</w:delText>
                      </w:r>
                    </w:del>
                  </w:ins>
                  <w:del w:id="1371" w:author="User" w:date="2025-08-19T09:29:00Z">
                    <w:r w:rsidR="00FA7070" w:rsidRPr="00710858" w:rsidDel="00055DD1">
                      <w:rPr>
                        <w:rFonts w:eastAsia="標楷體"/>
                        <w:b/>
                        <w:sz w:val="20"/>
                        <w:szCs w:val="22"/>
                        <w:rPrChange w:id="1372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4</w:delText>
                    </w:r>
                    <w:r w:rsidR="00FA7070" w:rsidRPr="00710858" w:rsidDel="00055DD1">
                      <w:rPr>
                        <w:rFonts w:eastAsia="標楷體" w:hint="eastAsia"/>
                        <w:b/>
                        <w:sz w:val="20"/>
                        <w:szCs w:val="22"/>
                        <w:rPrChange w:id="1373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、</w:delText>
                    </w:r>
                    <w:r w:rsidR="00FA7070" w:rsidRPr="00710858" w:rsidDel="00055DD1">
                      <w:rPr>
                        <w:rFonts w:eastAsia="標楷體"/>
                        <w:b/>
                        <w:sz w:val="20"/>
                        <w:szCs w:val="22"/>
                        <w:rPrChange w:id="1374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11/0</w:delText>
                    </w:r>
                  </w:del>
                  <w:ins w:id="1375" w:author="Windows 使用者" w:date="2024-08-12T13:18:00Z">
                    <w:del w:id="1376" w:author="User" w:date="2025-08-19T09:29:00Z">
                      <w:r w:rsidR="0028593A" w:rsidRPr="00710858" w:rsidDel="00055DD1">
                        <w:rPr>
                          <w:rFonts w:eastAsia="標楷體"/>
                          <w:b/>
                          <w:sz w:val="20"/>
                          <w:szCs w:val="22"/>
                          <w:rPrChange w:id="1377" w:author="User" w:date="2025-08-27T11:4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5</w:delText>
                      </w:r>
                    </w:del>
                  </w:ins>
                  <w:del w:id="1378" w:author="User" w:date="2025-08-19T09:29:00Z">
                    <w:r w:rsidR="00FA7070" w:rsidRPr="00710858" w:rsidDel="00055DD1">
                      <w:rPr>
                        <w:rFonts w:eastAsia="標楷體"/>
                        <w:b/>
                        <w:sz w:val="20"/>
                        <w:szCs w:val="22"/>
                        <w:rPrChange w:id="1379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7</w:delText>
                    </w:r>
                    <w:r w:rsidR="00FA7070" w:rsidRPr="00710858" w:rsidDel="00055DD1">
                      <w:rPr>
                        <w:rFonts w:eastAsia="標楷體" w:hint="eastAsia"/>
                        <w:b/>
                        <w:sz w:val="20"/>
                        <w:szCs w:val="22"/>
                        <w:rPrChange w:id="1380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、</w:delText>
                    </w:r>
                    <w:r w:rsidR="00FA7070" w:rsidRPr="00710858" w:rsidDel="00055DD1">
                      <w:rPr>
                        <w:rFonts w:eastAsia="標楷體"/>
                        <w:b/>
                        <w:sz w:val="20"/>
                        <w:szCs w:val="22"/>
                        <w:rPrChange w:id="1381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11/</w:delText>
                    </w:r>
                  </w:del>
                  <w:ins w:id="1382" w:author="Windows 使用者" w:date="2024-08-12T13:19:00Z">
                    <w:del w:id="1383" w:author="User" w:date="2025-08-19T09:29:00Z">
                      <w:r w:rsidR="0028593A" w:rsidRPr="00710858" w:rsidDel="00055DD1">
                        <w:rPr>
                          <w:rFonts w:eastAsia="標楷體"/>
                          <w:b/>
                          <w:sz w:val="20"/>
                          <w:szCs w:val="22"/>
                          <w:rPrChange w:id="1384" w:author="User" w:date="2025-08-27T11:4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19</w:delText>
                      </w:r>
                    </w:del>
                  </w:ins>
                  <w:del w:id="1385" w:author="User" w:date="2025-08-19T09:29:00Z">
                    <w:r w:rsidR="00FA7070" w:rsidRPr="00710858" w:rsidDel="00055DD1">
                      <w:rPr>
                        <w:rFonts w:eastAsia="標楷體"/>
                        <w:b/>
                        <w:sz w:val="20"/>
                        <w:szCs w:val="22"/>
                        <w:rPrChange w:id="1386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21</w:delText>
                    </w:r>
                    <w:r w:rsidR="00FA7070" w:rsidRPr="00710858" w:rsidDel="00055DD1">
                      <w:rPr>
                        <w:rFonts w:eastAsia="標楷體" w:hint="eastAsia"/>
                        <w:b/>
                        <w:sz w:val="20"/>
                        <w:szCs w:val="22"/>
                        <w:rPrChange w:id="1387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、</w:delText>
                    </w:r>
                    <w:r w:rsidR="00FA7070" w:rsidRPr="00710858" w:rsidDel="00055DD1">
                      <w:rPr>
                        <w:rFonts w:eastAsia="標楷體"/>
                        <w:b/>
                        <w:sz w:val="20"/>
                        <w:szCs w:val="22"/>
                        <w:rPrChange w:id="1388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12/0</w:delText>
                    </w:r>
                  </w:del>
                  <w:ins w:id="1389" w:author="Windows 使用者" w:date="2024-08-12T13:19:00Z">
                    <w:del w:id="1390" w:author="User" w:date="2025-08-19T09:29:00Z">
                      <w:r w:rsidR="0028593A" w:rsidRPr="00710858" w:rsidDel="00055DD1">
                        <w:rPr>
                          <w:rFonts w:eastAsia="標楷體"/>
                          <w:b/>
                          <w:sz w:val="20"/>
                          <w:szCs w:val="22"/>
                          <w:rPrChange w:id="1391" w:author="User" w:date="2025-08-27T11:4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3</w:delText>
                      </w:r>
                    </w:del>
                  </w:ins>
                  <w:del w:id="1392" w:author="User" w:date="2025-08-19T09:29:00Z">
                    <w:r w:rsidR="00FA7070" w:rsidRPr="00710858" w:rsidDel="00055DD1">
                      <w:rPr>
                        <w:rFonts w:eastAsia="標楷體"/>
                        <w:b/>
                        <w:sz w:val="20"/>
                        <w:szCs w:val="22"/>
                        <w:rPrChange w:id="1393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5</w:delText>
                    </w:r>
                    <w:r w:rsidR="00FA7070" w:rsidRPr="00710858" w:rsidDel="00055DD1">
                      <w:rPr>
                        <w:rFonts w:eastAsia="標楷體" w:hint="eastAsia"/>
                        <w:b/>
                        <w:sz w:val="20"/>
                        <w:szCs w:val="22"/>
                        <w:rPrChange w:id="1394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、</w:delText>
                    </w:r>
                    <w:r w:rsidR="00FA7070" w:rsidRPr="00710858" w:rsidDel="00055DD1">
                      <w:rPr>
                        <w:rFonts w:eastAsia="標楷體"/>
                        <w:b/>
                        <w:sz w:val="20"/>
                        <w:szCs w:val="22"/>
                        <w:rPrChange w:id="1395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12/1</w:delText>
                    </w:r>
                  </w:del>
                  <w:ins w:id="1396" w:author="Windows 使用者" w:date="2024-08-12T13:19:00Z">
                    <w:del w:id="1397" w:author="User" w:date="2025-08-19T09:29:00Z">
                      <w:r w:rsidR="0028593A" w:rsidRPr="00710858" w:rsidDel="00055DD1">
                        <w:rPr>
                          <w:rFonts w:eastAsia="標楷體"/>
                          <w:b/>
                          <w:sz w:val="20"/>
                          <w:szCs w:val="22"/>
                          <w:rPrChange w:id="1398" w:author="User" w:date="2025-08-27T11:4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7</w:delText>
                      </w:r>
                    </w:del>
                  </w:ins>
                  <w:del w:id="1399" w:author="User" w:date="2025-08-19T09:29:00Z">
                    <w:r w:rsidR="00FA7070" w:rsidRPr="00710858" w:rsidDel="00055DD1">
                      <w:rPr>
                        <w:rFonts w:eastAsia="標楷體"/>
                        <w:b/>
                        <w:sz w:val="20"/>
                        <w:szCs w:val="22"/>
                        <w:rPrChange w:id="1400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9</w:delText>
                    </w:r>
                    <w:r w:rsidR="00FA7070" w:rsidRPr="00710858" w:rsidDel="00055DD1">
                      <w:rPr>
                        <w:rFonts w:eastAsia="標楷體" w:hint="eastAsia"/>
                        <w:b/>
                        <w:sz w:val="20"/>
                        <w:szCs w:val="22"/>
                        <w:rPrChange w:id="1401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、</w:delText>
                    </w:r>
                  </w:del>
                  <w:ins w:id="1402" w:author="Windows 使用者" w:date="2024-08-12T13:20:00Z">
                    <w:del w:id="1403" w:author="User" w:date="2025-08-19T09:29:00Z">
                      <w:r w:rsidR="0028593A" w:rsidRPr="00710858" w:rsidDel="00055DD1">
                        <w:rPr>
                          <w:rFonts w:eastAsia="標楷體"/>
                          <w:b/>
                          <w:sz w:val="20"/>
                          <w:szCs w:val="22"/>
                          <w:rPrChange w:id="1404" w:author="User" w:date="2025-08-27T11:4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12/31</w:delText>
                      </w:r>
                    </w:del>
                  </w:ins>
                  <w:del w:id="1405" w:author="Windows 使用者" w:date="2024-08-13T08:03:00Z">
                    <w:r w:rsidR="00FA7070" w:rsidRPr="00710858" w:rsidDel="0017316D">
                      <w:rPr>
                        <w:rFonts w:eastAsia="標楷體"/>
                        <w:b/>
                        <w:sz w:val="20"/>
                        <w:szCs w:val="22"/>
                        <w:rPrChange w:id="1406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01/</w:delText>
                    </w:r>
                  </w:del>
                  <w:del w:id="1407" w:author="Windows 使用者" w:date="2024-08-12T13:21:00Z">
                    <w:r w:rsidR="00FA7070" w:rsidRPr="00710858" w:rsidDel="0028593A">
                      <w:rPr>
                        <w:rFonts w:eastAsia="標楷體"/>
                        <w:b/>
                        <w:sz w:val="20"/>
                        <w:szCs w:val="22"/>
                        <w:rPrChange w:id="1408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02</w:delText>
                    </w:r>
                  </w:del>
                </w:p>
              </w:tc>
            </w:tr>
          </w:tbl>
          <w:p w14:paraId="288C625A" w14:textId="77777777" w:rsidR="00E945BF" w:rsidRPr="00710858" w:rsidRDefault="00E945BF" w:rsidP="001831EC">
            <w:pPr>
              <w:jc w:val="center"/>
              <w:rPr>
                <w:rFonts w:eastAsia="標楷體"/>
                <w:b/>
                <w:rPrChange w:id="1409" w:author="User" w:date="2025-08-27T11:49:00Z">
                  <w:rPr>
                    <w:rFonts w:eastAsia="標楷體"/>
                    <w:b/>
                    <w:color w:val="000000" w:themeColor="text1"/>
                  </w:rPr>
                </w:rPrChange>
              </w:rPr>
            </w:pPr>
          </w:p>
        </w:tc>
      </w:tr>
      <w:tr w:rsidR="00710858" w:rsidRPr="00710858" w14:paraId="573EA0B2" w14:textId="77777777" w:rsidTr="00AB0495">
        <w:tc>
          <w:tcPr>
            <w:tcW w:w="10682" w:type="dxa"/>
          </w:tcPr>
          <w:p w14:paraId="356EA515" w14:textId="77777777" w:rsidR="00AB668B" w:rsidRPr="00710858" w:rsidRDefault="00AB668B">
            <w:pPr>
              <w:rPr>
                <w:ins w:id="1410" w:author="Windows 使用者" w:date="2024-08-13T09:15:00Z"/>
              </w:rPr>
            </w:pPr>
          </w:p>
          <w:tbl>
            <w:tblPr>
              <w:tblpPr w:leftFromText="180" w:rightFromText="180" w:vertAnchor="page" w:horzAnchor="margin" w:tblpXSpec="center" w:tblpY="901"/>
              <w:tblW w:w="106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201"/>
              <w:gridCol w:w="523"/>
              <w:gridCol w:w="1578"/>
              <w:gridCol w:w="504"/>
              <w:gridCol w:w="1374"/>
              <w:gridCol w:w="1375"/>
              <w:gridCol w:w="1376"/>
              <w:gridCol w:w="1374"/>
              <w:gridCol w:w="1375"/>
            </w:tblGrid>
            <w:tr w:rsidR="00710858" w:rsidRPr="00710858" w14:paraId="7FFEC745" w14:textId="77777777" w:rsidTr="003F4DD0">
              <w:trPr>
                <w:trHeight w:val="64"/>
              </w:trPr>
              <w:tc>
                <w:tcPr>
                  <w:tcW w:w="3806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0A87BE0" w14:textId="0303A27A" w:rsidR="00AB668B" w:rsidRPr="00710858" w:rsidRDefault="00AB668B">
                  <w:pPr>
                    <w:spacing w:line="400" w:lineRule="exact"/>
                    <w:ind w:rightChars="72" w:right="173"/>
                    <w:rPr>
                      <w:rFonts w:eastAsia="標楷體"/>
                      <w:sz w:val="40"/>
                      <w:szCs w:val="40"/>
                      <w:rPrChange w:id="1411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pPrChange w:id="1412" w:author="Windows 使用者" w:date="2024-08-13T09:18:00Z">
                      <w:pPr>
                        <w:spacing w:line="400" w:lineRule="exact"/>
                        <w:ind w:rightChars="72" w:right="173"/>
                        <w:jc w:val="center"/>
                      </w:pPr>
                    </w:pPrChange>
                  </w:pPr>
                  <w:ins w:id="1413" w:author="Windows 使用者" w:date="2024-08-13T09:19:00Z">
                    <w:r w:rsidRPr="00710858">
                      <w:rPr>
                        <w:rFonts w:eastAsia="標楷體"/>
                        <w:sz w:val="40"/>
                        <w:szCs w:val="40"/>
                        <w:rPrChange w:id="1414" w:author="User" w:date="2025-08-27T11:49:00Z">
                          <w:rPr>
                            <w:rFonts w:eastAsia="標楷體"/>
                            <w:color w:val="000000" w:themeColor="text1"/>
                            <w:sz w:val="40"/>
                            <w:szCs w:val="40"/>
                          </w:rPr>
                        </w:rPrChange>
                      </w:rPr>
                      <w:lastRenderedPageBreak/>
                      <w:t xml:space="preserve">     1</w:t>
                    </w:r>
                    <w:r w:rsidRPr="00710858">
                      <w:rPr>
                        <w:rFonts w:eastAsia="標楷體" w:hint="eastAsia"/>
                        <w:sz w:val="40"/>
                        <w:szCs w:val="40"/>
                        <w:rPrChange w:id="141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40"/>
                            <w:szCs w:val="40"/>
                          </w:rPr>
                        </w:rPrChange>
                      </w:rPr>
                      <w:t>年</w:t>
                    </w:r>
                    <w:r w:rsidRPr="00710858">
                      <w:rPr>
                        <w:rFonts w:eastAsia="標楷體"/>
                        <w:sz w:val="40"/>
                        <w:szCs w:val="40"/>
                        <w:rPrChange w:id="1416" w:author="User" w:date="2025-08-27T11:49:00Z">
                          <w:rPr>
                            <w:rFonts w:eastAsia="標楷體"/>
                            <w:color w:val="000000" w:themeColor="text1"/>
                            <w:sz w:val="40"/>
                            <w:szCs w:val="40"/>
                          </w:rPr>
                        </w:rPrChange>
                      </w:rPr>
                      <w:t xml:space="preserve"> 1</w:t>
                    </w:r>
                    <w:r w:rsidRPr="00710858">
                      <w:rPr>
                        <w:rFonts w:eastAsia="標楷體" w:hint="eastAsia"/>
                        <w:sz w:val="40"/>
                        <w:szCs w:val="40"/>
                        <w:rPrChange w:id="141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40"/>
                            <w:szCs w:val="40"/>
                          </w:rPr>
                        </w:rPrChange>
                      </w:rPr>
                      <w:t>班</w:t>
                    </w:r>
                  </w:ins>
                  <w:del w:id="1418" w:author="Windows 使用者" w:date="2024-08-13T09:17:00Z">
                    <w:r w:rsidRPr="00710858" w:rsidDel="003506DE">
                      <w:rPr>
                        <w:rFonts w:eastAsia="標楷體"/>
                        <w:sz w:val="40"/>
                        <w:szCs w:val="40"/>
                        <w:rPrChange w:id="1419" w:author="User" w:date="2025-08-27T11:49:00Z">
                          <w:rPr>
                            <w:rFonts w:eastAsia="標楷體"/>
                            <w:color w:val="000000" w:themeColor="text1"/>
                            <w:sz w:val="40"/>
                            <w:szCs w:val="40"/>
                          </w:rPr>
                        </w:rPrChange>
                      </w:rPr>
                      <w:delText>1</w:delText>
                    </w:r>
                    <w:r w:rsidRPr="00710858" w:rsidDel="003506DE">
                      <w:rPr>
                        <w:rFonts w:eastAsia="標楷體" w:hint="eastAsia"/>
                        <w:sz w:val="40"/>
                        <w:szCs w:val="40"/>
                        <w:rPrChange w:id="142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40"/>
                            <w:szCs w:val="40"/>
                          </w:rPr>
                        </w:rPrChange>
                      </w:rPr>
                      <w:delText>年</w:delText>
                    </w:r>
                    <w:r w:rsidRPr="00710858" w:rsidDel="003506DE">
                      <w:rPr>
                        <w:rFonts w:eastAsia="標楷體"/>
                        <w:sz w:val="40"/>
                        <w:szCs w:val="40"/>
                        <w:rPrChange w:id="1421" w:author="User" w:date="2025-08-27T11:49:00Z">
                          <w:rPr>
                            <w:rFonts w:eastAsia="標楷體"/>
                            <w:color w:val="000000" w:themeColor="text1"/>
                            <w:sz w:val="40"/>
                            <w:szCs w:val="40"/>
                          </w:rPr>
                        </w:rPrChange>
                      </w:rPr>
                      <w:delText xml:space="preserve"> 1</w:delText>
                    </w:r>
                    <w:r w:rsidRPr="00710858" w:rsidDel="003506DE">
                      <w:rPr>
                        <w:rFonts w:eastAsia="標楷體" w:hint="eastAsia"/>
                        <w:sz w:val="40"/>
                        <w:szCs w:val="40"/>
                        <w:rPrChange w:id="142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40"/>
                            <w:szCs w:val="40"/>
                          </w:rPr>
                        </w:rPrChange>
                      </w:rPr>
                      <w:delText>班</w:delText>
                    </w:r>
                  </w:del>
                </w:p>
              </w:tc>
              <w:tc>
                <w:tcPr>
                  <w:tcW w:w="6874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AA53C16" w14:textId="3B09AC09" w:rsidR="00AB668B" w:rsidRPr="00710858" w:rsidRDefault="00AB668B" w:rsidP="00AB668B">
                  <w:pPr>
                    <w:spacing w:line="400" w:lineRule="exact"/>
                    <w:ind w:rightChars="532" w:right="1277"/>
                    <w:rPr>
                      <w:rFonts w:eastAsia="標楷體"/>
                      <w:sz w:val="40"/>
                      <w:szCs w:val="40"/>
                      <w:rPrChange w:id="1423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</w:pPr>
                  <w:ins w:id="1424" w:author="Windows 使用者" w:date="2024-08-13T09:19:00Z">
                    <w:r w:rsidRPr="00710858">
                      <w:rPr>
                        <w:rFonts w:eastAsia="標楷體"/>
                        <w:sz w:val="40"/>
                        <w:szCs w:val="40"/>
                        <w:rPrChange w:id="1425" w:author="User" w:date="2025-08-27T11:49:00Z">
                          <w:rPr>
                            <w:rFonts w:eastAsia="標楷體"/>
                            <w:color w:val="000000" w:themeColor="text1"/>
                            <w:sz w:val="40"/>
                            <w:szCs w:val="40"/>
                          </w:rPr>
                        </w:rPrChange>
                      </w:rPr>
                      <w:t xml:space="preserve">     </w:t>
                    </w:r>
                    <w:r w:rsidRPr="00710858">
                      <w:rPr>
                        <w:rFonts w:eastAsia="標楷體" w:hint="eastAsia"/>
                        <w:sz w:val="40"/>
                        <w:szCs w:val="40"/>
                        <w:rPrChange w:id="142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40"/>
                            <w:szCs w:val="40"/>
                          </w:rPr>
                        </w:rPrChange>
                      </w:rPr>
                      <w:t>導</w:t>
                    </w:r>
                    <w:r w:rsidRPr="00710858">
                      <w:rPr>
                        <w:rFonts w:eastAsia="標楷體"/>
                        <w:sz w:val="40"/>
                        <w:szCs w:val="40"/>
                        <w:rPrChange w:id="1427" w:author="User" w:date="2025-08-27T11:49:00Z">
                          <w:rPr>
                            <w:rFonts w:eastAsia="標楷體"/>
                            <w:color w:val="000000" w:themeColor="text1"/>
                            <w:sz w:val="40"/>
                            <w:szCs w:val="40"/>
                          </w:rPr>
                        </w:rPrChange>
                      </w:rPr>
                      <w:t xml:space="preserve">     </w:t>
                    </w:r>
                    <w:r w:rsidRPr="00710858">
                      <w:rPr>
                        <w:rFonts w:eastAsia="標楷體" w:hint="eastAsia"/>
                        <w:sz w:val="40"/>
                        <w:szCs w:val="40"/>
                        <w:rPrChange w:id="142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40"/>
                            <w:szCs w:val="40"/>
                          </w:rPr>
                        </w:rPrChange>
                      </w:rPr>
                      <w:t>師：</w:t>
                    </w:r>
                    <w:del w:id="1429" w:author="User" w:date="2025-08-19T09:30:00Z">
                      <w:r w:rsidRPr="00710858" w:rsidDel="00055DD1">
                        <w:rPr>
                          <w:rFonts w:eastAsia="標楷體" w:hint="eastAsia"/>
                          <w:sz w:val="40"/>
                          <w:szCs w:val="40"/>
                          <w:rPrChange w:id="1430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40"/>
                              <w:szCs w:val="40"/>
                            </w:rPr>
                          </w:rPrChange>
                        </w:rPr>
                        <w:delText>莊青樺</w:delText>
                      </w:r>
                    </w:del>
                  </w:ins>
                  <w:ins w:id="1431" w:author="User" w:date="2025-08-19T09:30:00Z">
                    <w:r w:rsidR="00055DD1" w:rsidRPr="00710858">
                      <w:rPr>
                        <w:rFonts w:eastAsia="標楷體" w:hint="eastAsia"/>
                        <w:sz w:val="40"/>
                        <w:szCs w:val="40"/>
                        <w:rPrChange w:id="143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40"/>
                            <w:szCs w:val="40"/>
                          </w:rPr>
                        </w:rPrChange>
                      </w:rPr>
                      <w:t>黃淑芳</w:t>
                    </w:r>
                  </w:ins>
                  <w:del w:id="1433" w:author="Windows 使用者" w:date="2024-08-13T09:16:00Z">
                    <w:r w:rsidRPr="00710858" w:rsidDel="00AB668B">
                      <w:rPr>
                        <w:rFonts w:eastAsia="標楷體"/>
                        <w:sz w:val="40"/>
                        <w:szCs w:val="40"/>
                        <w:rPrChange w:id="1434" w:author="User" w:date="2025-08-27T11:49:00Z">
                          <w:rPr>
                            <w:rFonts w:eastAsia="標楷體"/>
                            <w:color w:val="000000" w:themeColor="text1"/>
                            <w:sz w:val="40"/>
                            <w:szCs w:val="40"/>
                          </w:rPr>
                        </w:rPrChange>
                      </w:rPr>
                      <w:delText xml:space="preserve">     </w:delText>
                    </w:r>
                  </w:del>
                  <w:del w:id="1435" w:author="Windows 使用者" w:date="2024-08-13T09:17:00Z">
                    <w:r w:rsidRPr="00710858" w:rsidDel="003506DE">
                      <w:rPr>
                        <w:rFonts w:eastAsia="標楷體" w:hint="eastAsia"/>
                        <w:sz w:val="40"/>
                        <w:szCs w:val="40"/>
                        <w:rPrChange w:id="143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40"/>
                            <w:szCs w:val="40"/>
                          </w:rPr>
                        </w:rPrChange>
                      </w:rPr>
                      <w:delText>導</w:delText>
                    </w:r>
                    <w:r w:rsidRPr="00710858" w:rsidDel="003506DE">
                      <w:rPr>
                        <w:rFonts w:eastAsia="標楷體"/>
                        <w:sz w:val="40"/>
                        <w:szCs w:val="40"/>
                        <w:rPrChange w:id="1437" w:author="User" w:date="2025-08-27T11:49:00Z">
                          <w:rPr>
                            <w:rFonts w:eastAsia="標楷體"/>
                            <w:color w:val="000000" w:themeColor="text1"/>
                            <w:sz w:val="40"/>
                            <w:szCs w:val="40"/>
                          </w:rPr>
                        </w:rPrChange>
                      </w:rPr>
                      <w:delText xml:space="preserve">     </w:delText>
                    </w:r>
                    <w:r w:rsidRPr="00710858" w:rsidDel="003506DE">
                      <w:rPr>
                        <w:rFonts w:eastAsia="標楷體" w:hint="eastAsia"/>
                        <w:sz w:val="40"/>
                        <w:szCs w:val="40"/>
                        <w:rPrChange w:id="143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40"/>
                            <w:szCs w:val="40"/>
                          </w:rPr>
                        </w:rPrChange>
                      </w:rPr>
                      <w:delText>師：莊青樺</w:delText>
                    </w:r>
                  </w:del>
                </w:p>
              </w:tc>
            </w:tr>
            <w:tr w:rsidR="00710858" w:rsidRPr="00710858" w14:paraId="00592969" w14:textId="77777777" w:rsidTr="003F4DD0">
              <w:trPr>
                <w:trHeight w:val="434"/>
              </w:trPr>
              <w:tc>
                <w:tcPr>
                  <w:tcW w:w="3806" w:type="dxa"/>
                  <w:gridSpan w:val="4"/>
                  <w:tcBorders>
                    <w:bottom w:val="nil"/>
                  </w:tcBorders>
                </w:tcPr>
                <w:p w14:paraId="6C2F9381" w14:textId="3158A0FF" w:rsidR="00AB668B" w:rsidRPr="00710858" w:rsidRDefault="00AB668B" w:rsidP="00AB668B">
                  <w:pPr>
                    <w:spacing w:line="400" w:lineRule="exact"/>
                    <w:ind w:leftChars="221" w:left="530" w:rightChars="227" w:right="545"/>
                    <w:jc w:val="distribute"/>
                    <w:rPr>
                      <w:rFonts w:eastAsia="標楷體"/>
                      <w:rPrChange w:id="143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36"/>
                      <w:rPrChange w:id="144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</w:rPr>
                      </w:rPrChange>
                    </w:rPr>
                    <w:t>11</w:t>
                  </w:r>
                  <w:ins w:id="1441" w:author="User" w:date="2025-08-19T09:29:00Z">
                    <w:r w:rsidR="00055DD1" w:rsidRPr="00710858">
                      <w:rPr>
                        <w:rFonts w:eastAsia="標楷體"/>
                        <w:sz w:val="36"/>
                        <w:rPrChange w:id="1442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</w:rPr>
                        </w:rPrChange>
                      </w:rPr>
                      <w:t>4</w:t>
                    </w:r>
                  </w:ins>
                  <w:ins w:id="1443" w:author="Windows 使用者" w:date="2024-08-02T13:34:00Z">
                    <w:del w:id="1444" w:author="User" w:date="2025-08-19T09:29:00Z">
                      <w:r w:rsidRPr="00710858" w:rsidDel="00055DD1">
                        <w:rPr>
                          <w:rFonts w:eastAsia="標楷體"/>
                          <w:sz w:val="36"/>
                          <w:rPrChange w:id="1445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</w:rPr>
                          </w:rPrChange>
                        </w:rPr>
                        <w:delText>3</w:delText>
                      </w:r>
                    </w:del>
                  </w:ins>
                  <w:del w:id="1446" w:author="Windows 使用者" w:date="2024-08-02T13:34:00Z">
                    <w:r w:rsidRPr="00710858" w:rsidDel="008F28E0">
                      <w:rPr>
                        <w:rFonts w:eastAsia="標楷體"/>
                        <w:sz w:val="36"/>
                        <w:rPrChange w:id="1447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</w:rPr>
                        </w:rPrChange>
                      </w:rPr>
                      <w:delText>2</w:delText>
                    </w:r>
                  </w:del>
                  <w:r w:rsidRPr="00710858">
                    <w:rPr>
                      <w:rFonts w:eastAsia="標楷體" w:hint="eastAsia"/>
                      <w:sz w:val="36"/>
                      <w:rPrChange w:id="1448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</w:rPr>
                      </w:rPrChange>
                    </w:rPr>
                    <w:t>學年度</w:t>
                  </w:r>
                  <w:ins w:id="1449" w:author="User" w:date="2025-11-28T15:37:00Z">
                    <w:r w:rsidR="002F7BD4">
                      <w:rPr>
                        <w:rFonts w:eastAsia="標楷體" w:hint="eastAsia"/>
                        <w:sz w:val="20"/>
                        <w:szCs w:val="40"/>
                      </w:rPr>
                      <w:t>01</w:t>
                    </w:r>
                    <w:r w:rsidR="002F7BD4" w:rsidRPr="007D068A">
                      <w:rPr>
                        <w:rFonts w:eastAsia="標楷體"/>
                        <w:sz w:val="20"/>
                        <w:szCs w:val="40"/>
                      </w:rPr>
                      <w:t>/</w:t>
                    </w:r>
                    <w:r w:rsidR="002F7BD4">
                      <w:rPr>
                        <w:rFonts w:eastAsia="標楷體" w:hint="eastAsia"/>
                        <w:sz w:val="20"/>
                        <w:szCs w:val="40"/>
                      </w:rPr>
                      <w:t>05</w:t>
                    </w:r>
                  </w:ins>
                  <w:del w:id="1450" w:author="User" w:date="2025-11-28T15:37:00Z">
                    <w:r w:rsidRPr="00710858" w:rsidDel="002F7BD4">
                      <w:rPr>
                        <w:rFonts w:eastAsia="標楷體"/>
                        <w:sz w:val="20"/>
                        <w:szCs w:val="40"/>
                        <w:rPrChange w:id="1451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08/25</w:delText>
                    </w:r>
                  </w:del>
                  <w:ins w:id="1452" w:author="Windows 使用者" w:date="2024-08-07T09:10:00Z">
                    <w:del w:id="1453" w:author="User" w:date="2025-08-19T09:30:00Z">
                      <w:r w:rsidRPr="00710858" w:rsidDel="00055DD1">
                        <w:rPr>
                          <w:rFonts w:eastAsia="標楷體"/>
                          <w:sz w:val="20"/>
                          <w:szCs w:val="40"/>
                          <w:rPrChange w:id="1454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40"/>
                            </w:rPr>
                          </w:rPrChange>
                        </w:rPr>
                        <w:delText>07</w:delText>
                      </w:r>
                    </w:del>
                  </w:ins>
                  <w:r w:rsidRPr="00710858">
                    <w:rPr>
                      <w:rFonts w:eastAsia="標楷體" w:hint="eastAsia"/>
                      <w:sz w:val="20"/>
                      <w:szCs w:val="40"/>
                      <w:rPrChange w:id="1455" w:author="User" w:date="2025-08-27T11:49:00Z">
                        <w:rPr>
                          <w:rFonts w:eastAsia="標楷體" w:hint="eastAsia"/>
                          <w:color w:val="000000" w:themeColor="text1"/>
                          <w:sz w:val="20"/>
                          <w:szCs w:val="40"/>
                        </w:rPr>
                      </w:rPrChange>
                    </w:rPr>
                    <w:t>製</w:t>
                  </w:r>
                </w:p>
              </w:tc>
              <w:tc>
                <w:tcPr>
                  <w:tcW w:w="6874" w:type="dxa"/>
                  <w:gridSpan w:val="5"/>
                  <w:tcBorders>
                    <w:bottom w:val="nil"/>
                  </w:tcBorders>
                </w:tcPr>
                <w:p w14:paraId="783ABC5D" w14:textId="77777777" w:rsidR="00AB668B" w:rsidRPr="00710858" w:rsidRDefault="00AB668B" w:rsidP="00AB668B">
                  <w:pPr>
                    <w:spacing w:line="400" w:lineRule="exact"/>
                    <w:ind w:leftChars="507" w:left="1217" w:rightChars="532" w:right="1277"/>
                    <w:jc w:val="distribute"/>
                    <w:rPr>
                      <w:rFonts w:eastAsia="標楷體"/>
                      <w:rPrChange w:id="145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rPrChange w:id="1457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</w:rPr>
                      </w:rPrChange>
                    </w:rPr>
                    <w:t>週課表</w:t>
                  </w:r>
                </w:p>
              </w:tc>
            </w:tr>
            <w:tr w:rsidR="00710858" w:rsidRPr="00710858" w14:paraId="25FE8D0F" w14:textId="77777777" w:rsidTr="00A36C13">
              <w:trPr>
                <w:cantSplit/>
                <w:trHeight w:val="393"/>
              </w:trPr>
              <w:tc>
                <w:tcPr>
                  <w:tcW w:w="3806" w:type="dxa"/>
                  <w:gridSpan w:val="4"/>
                  <w:vMerge w:val="restart"/>
                  <w:tcBorders>
                    <w:tl2br w:val="single" w:sz="4" w:space="0" w:color="auto"/>
                  </w:tcBorders>
                </w:tcPr>
                <w:p w14:paraId="77964ABA" w14:textId="77777777" w:rsidR="00AB668B" w:rsidRPr="00710858" w:rsidRDefault="00AB668B" w:rsidP="00AB668B">
                  <w:pPr>
                    <w:spacing w:line="180" w:lineRule="exact"/>
                    <w:jc w:val="right"/>
                    <w:rPr>
                      <w:rFonts w:eastAsia="標楷體"/>
                      <w:sz w:val="16"/>
                      <w:szCs w:val="16"/>
                      <w:rPrChange w:id="1458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1459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星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1460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1461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期</w:t>
                  </w:r>
                </w:p>
                <w:p w14:paraId="5BBDBA81" w14:textId="77777777" w:rsidR="00AB668B" w:rsidRPr="00710858" w:rsidRDefault="00AB668B" w:rsidP="00AB668B">
                  <w:pPr>
                    <w:wordWrap w:val="0"/>
                    <w:spacing w:line="180" w:lineRule="exact"/>
                    <w:jc w:val="right"/>
                    <w:rPr>
                      <w:rFonts w:eastAsia="標楷體"/>
                      <w:sz w:val="16"/>
                      <w:szCs w:val="16"/>
                      <w:rPrChange w:id="1462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1463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科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1464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1465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目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1466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 Week</w:t>
                  </w:r>
                </w:p>
                <w:p w14:paraId="18A8D589" w14:textId="77777777" w:rsidR="00AB668B" w:rsidRPr="00710858" w:rsidRDefault="00AB668B" w:rsidP="00AB668B">
                  <w:pPr>
                    <w:spacing w:line="180" w:lineRule="exact"/>
                    <w:rPr>
                      <w:rFonts w:eastAsia="標楷體"/>
                      <w:sz w:val="16"/>
                      <w:szCs w:val="16"/>
                      <w:rPrChange w:id="1467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1468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節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1469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1470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次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1471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                       Subject</w:t>
                  </w:r>
                </w:p>
                <w:p w14:paraId="2014A71D" w14:textId="77777777" w:rsidR="00AB668B" w:rsidRPr="00710858" w:rsidRDefault="00AB668B" w:rsidP="00AB668B">
                  <w:pPr>
                    <w:spacing w:line="180" w:lineRule="exact"/>
                    <w:rPr>
                      <w:rFonts w:eastAsia="標楷體"/>
                      <w:rPrChange w:id="147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16"/>
                      <w:szCs w:val="16"/>
                      <w:rPrChange w:id="1473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Course        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1474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時間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1475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Time</w:t>
                  </w:r>
                </w:p>
              </w:tc>
              <w:tc>
                <w:tcPr>
                  <w:tcW w:w="1374" w:type="dxa"/>
                  <w:tcBorders>
                    <w:bottom w:val="nil"/>
                  </w:tcBorders>
                  <w:vAlign w:val="center"/>
                </w:tcPr>
                <w:p w14:paraId="535BBBCE" w14:textId="77777777" w:rsidR="00AB668B" w:rsidRPr="00710858" w:rsidRDefault="00AB668B" w:rsidP="00AB668B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47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1477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一</w:t>
                  </w:r>
                </w:p>
              </w:tc>
              <w:tc>
                <w:tcPr>
                  <w:tcW w:w="1375" w:type="dxa"/>
                  <w:tcBorders>
                    <w:bottom w:val="nil"/>
                  </w:tcBorders>
                  <w:vAlign w:val="center"/>
                </w:tcPr>
                <w:p w14:paraId="0140B77D" w14:textId="77777777" w:rsidR="00AB668B" w:rsidRPr="00710858" w:rsidRDefault="00AB668B" w:rsidP="00AB668B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47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1479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二</w:t>
                  </w:r>
                </w:p>
              </w:tc>
              <w:tc>
                <w:tcPr>
                  <w:tcW w:w="1376" w:type="dxa"/>
                  <w:tcBorders>
                    <w:bottom w:val="nil"/>
                  </w:tcBorders>
                  <w:vAlign w:val="center"/>
                </w:tcPr>
                <w:p w14:paraId="2ACBEE3C" w14:textId="77777777" w:rsidR="00AB668B" w:rsidRPr="00710858" w:rsidRDefault="00AB668B" w:rsidP="00AB668B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48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1481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三</w:t>
                  </w:r>
                </w:p>
              </w:tc>
              <w:tc>
                <w:tcPr>
                  <w:tcW w:w="1374" w:type="dxa"/>
                  <w:tcBorders>
                    <w:bottom w:val="nil"/>
                  </w:tcBorders>
                  <w:vAlign w:val="center"/>
                </w:tcPr>
                <w:p w14:paraId="6C7F33A2" w14:textId="77777777" w:rsidR="00AB668B" w:rsidRPr="00710858" w:rsidRDefault="00AB668B" w:rsidP="00AB668B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48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1483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四</w:t>
                  </w:r>
                </w:p>
              </w:tc>
              <w:tc>
                <w:tcPr>
                  <w:tcW w:w="1375" w:type="dxa"/>
                  <w:tcBorders>
                    <w:bottom w:val="nil"/>
                  </w:tcBorders>
                  <w:vAlign w:val="center"/>
                </w:tcPr>
                <w:p w14:paraId="66ECD043" w14:textId="77777777" w:rsidR="00AB668B" w:rsidRPr="00710858" w:rsidRDefault="00AB668B" w:rsidP="00AB668B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48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1485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五</w:t>
                  </w:r>
                </w:p>
              </w:tc>
            </w:tr>
            <w:tr w:rsidR="00710858" w:rsidRPr="00710858" w14:paraId="4AFE29B9" w14:textId="77777777" w:rsidTr="00A36C13">
              <w:trPr>
                <w:cantSplit/>
                <w:trHeight w:val="141"/>
              </w:trPr>
              <w:tc>
                <w:tcPr>
                  <w:tcW w:w="3806" w:type="dxa"/>
                  <w:gridSpan w:val="4"/>
                  <w:vMerge/>
                </w:tcPr>
                <w:p w14:paraId="31762F73" w14:textId="77777777" w:rsidR="00AB668B" w:rsidRPr="00710858" w:rsidRDefault="00AB668B" w:rsidP="00AB668B">
                  <w:pPr>
                    <w:spacing w:line="400" w:lineRule="exact"/>
                    <w:rPr>
                      <w:rFonts w:eastAsia="標楷體"/>
                      <w:rPrChange w:id="148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1374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1E070EB2" w14:textId="77777777" w:rsidR="00AB668B" w:rsidRPr="00710858" w:rsidRDefault="00AB668B" w:rsidP="00AB668B">
                  <w:pPr>
                    <w:jc w:val="center"/>
                    <w:rPr>
                      <w:rFonts w:eastAsia="標楷體"/>
                      <w:rPrChange w:id="148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48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Monday</w:t>
                  </w:r>
                </w:p>
              </w:tc>
              <w:tc>
                <w:tcPr>
                  <w:tcW w:w="1375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0FCB73D2" w14:textId="77777777" w:rsidR="00AB668B" w:rsidRPr="00710858" w:rsidRDefault="00AB668B" w:rsidP="00AB668B">
                  <w:pPr>
                    <w:jc w:val="center"/>
                    <w:rPr>
                      <w:rFonts w:eastAsia="標楷體"/>
                      <w:rPrChange w:id="148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49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Tuesday</w:t>
                  </w:r>
                </w:p>
              </w:tc>
              <w:tc>
                <w:tcPr>
                  <w:tcW w:w="1376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0B26F8C3" w14:textId="77777777" w:rsidR="00AB668B" w:rsidRPr="00710858" w:rsidRDefault="00AB668B" w:rsidP="00AB668B">
                  <w:pPr>
                    <w:jc w:val="center"/>
                    <w:rPr>
                      <w:rFonts w:eastAsia="標楷體"/>
                      <w:spacing w:val="-20"/>
                      <w:rPrChange w:id="1491" w:author="User" w:date="2025-08-27T11:49:00Z">
                        <w:rPr>
                          <w:rFonts w:eastAsia="標楷體"/>
                          <w:color w:val="000000" w:themeColor="text1"/>
                          <w:spacing w:val="-20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pacing w:val="-20"/>
                      <w:rPrChange w:id="1492" w:author="User" w:date="2025-08-27T11:49:00Z">
                        <w:rPr>
                          <w:rFonts w:eastAsia="標楷體"/>
                          <w:color w:val="000000" w:themeColor="text1"/>
                          <w:spacing w:val="-20"/>
                        </w:rPr>
                      </w:rPrChange>
                    </w:rPr>
                    <w:t>Wednesday</w:t>
                  </w:r>
                </w:p>
              </w:tc>
              <w:tc>
                <w:tcPr>
                  <w:tcW w:w="1374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71221087" w14:textId="77777777" w:rsidR="00AB668B" w:rsidRPr="00710858" w:rsidRDefault="00AB668B" w:rsidP="00AB668B">
                  <w:pPr>
                    <w:jc w:val="center"/>
                    <w:rPr>
                      <w:rFonts w:eastAsia="標楷體"/>
                      <w:rPrChange w:id="149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49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Thursday</w:t>
                  </w:r>
                </w:p>
              </w:tc>
              <w:tc>
                <w:tcPr>
                  <w:tcW w:w="1375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42E0F405" w14:textId="77777777" w:rsidR="00AB668B" w:rsidRPr="00710858" w:rsidRDefault="00AB668B" w:rsidP="00AB668B">
                  <w:pPr>
                    <w:jc w:val="center"/>
                    <w:rPr>
                      <w:rFonts w:eastAsia="標楷體"/>
                      <w:rPrChange w:id="149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49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Friday</w:t>
                  </w:r>
                </w:p>
              </w:tc>
            </w:tr>
            <w:tr w:rsidR="00710858" w:rsidRPr="00710858" w14:paraId="1577E492" w14:textId="77777777" w:rsidTr="00A36C13">
              <w:trPr>
                <w:cantSplit/>
                <w:trHeight w:val="411"/>
              </w:trPr>
              <w:tc>
                <w:tcPr>
                  <w:tcW w:w="1201" w:type="dxa"/>
                  <w:vMerge w:val="restart"/>
                  <w:vAlign w:val="center"/>
                </w:tcPr>
                <w:p w14:paraId="13938A1B" w14:textId="77777777" w:rsidR="00AB668B" w:rsidRPr="00710858" w:rsidRDefault="00AB668B" w:rsidP="00AB668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1497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1498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上午</w:t>
                  </w:r>
                </w:p>
                <w:p w14:paraId="1E25F6DE" w14:textId="77777777" w:rsidR="00AB668B" w:rsidRPr="00710858" w:rsidRDefault="00AB668B" w:rsidP="00AB668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1499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2"/>
                      <w:szCs w:val="22"/>
                      <w:rPrChange w:id="1500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2"/>
                        </w:rPr>
                      </w:rPrChange>
                    </w:rPr>
                    <w:t>Morning</w:t>
                  </w:r>
                </w:p>
              </w:tc>
              <w:tc>
                <w:tcPr>
                  <w:tcW w:w="2101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14:paraId="317C59F2" w14:textId="77777777" w:rsidR="00AB668B" w:rsidRPr="00710858" w:rsidRDefault="00AB668B" w:rsidP="00AB668B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50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50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7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503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50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30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505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50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8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507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50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05</w:t>
                  </w:r>
                </w:p>
              </w:tc>
              <w:tc>
                <w:tcPr>
                  <w:tcW w:w="504" w:type="dxa"/>
                  <w:tcBorders>
                    <w:bottom w:val="single" w:sz="4" w:space="0" w:color="auto"/>
                  </w:tcBorders>
                  <w:vAlign w:val="center"/>
                </w:tcPr>
                <w:p w14:paraId="0A9374B4" w14:textId="77777777" w:rsidR="00AB668B" w:rsidRPr="00710858" w:rsidRDefault="00AB668B" w:rsidP="00AB668B">
                  <w:pPr>
                    <w:snapToGrid w:val="0"/>
                    <w:jc w:val="center"/>
                    <w:rPr>
                      <w:rFonts w:eastAsia="標楷體"/>
                      <w:rPrChange w:id="150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51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35</w:t>
                  </w:r>
                </w:p>
              </w:tc>
              <w:tc>
                <w:tcPr>
                  <w:tcW w:w="6874" w:type="dxa"/>
                  <w:gridSpan w:val="5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5F0E46C" w14:textId="77777777" w:rsidR="00AB668B" w:rsidRPr="00710858" w:rsidRDefault="00AB668B" w:rsidP="00AB668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2"/>
                      <w:szCs w:val="32"/>
                      <w:rPrChange w:id="1511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2"/>
                      <w:szCs w:val="32"/>
                      <w:rPrChange w:id="1512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升旗早會、早自習</w:t>
                  </w:r>
                </w:p>
              </w:tc>
            </w:tr>
            <w:tr w:rsidR="00710858" w:rsidRPr="00710858" w14:paraId="1F2B842B" w14:textId="77777777" w:rsidTr="002E3FC4">
              <w:trPr>
                <w:cantSplit/>
                <w:trHeight w:val="1031"/>
              </w:trPr>
              <w:tc>
                <w:tcPr>
                  <w:tcW w:w="1201" w:type="dxa"/>
                  <w:vMerge/>
                  <w:vAlign w:val="center"/>
                </w:tcPr>
                <w:p w14:paraId="338866A5" w14:textId="77777777" w:rsidR="00B4497C" w:rsidRPr="00710858" w:rsidRDefault="00B4497C" w:rsidP="00B4497C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51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3" w:type="dxa"/>
                  <w:vAlign w:val="center"/>
                </w:tcPr>
                <w:p w14:paraId="12D684DC" w14:textId="77777777" w:rsidR="00B4497C" w:rsidRPr="00710858" w:rsidRDefault="00B4497C" w:rsidP="00B4497C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514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515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1</w:t>
                  </w:r>
                </w:p>
              </w:tc>
              <w:tc>
                <w:tcPr>
                  <w:tcW w:w="1578" w:type="dxa"/>
                  <w:vAlign w:val="center"/>
                </w:tcPr>
                <w:p w14:paraId="4AB3B93F" w14:textId="77777777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51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51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8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518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51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</w:p>
                <w:p w14:paraId="6BD6911B" w14:textId="77777777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52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52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2189B63E" w14:textId="77777777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52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52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524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52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</w:tc>
              <w:tc>
                <w:tcPr>
                  <w:tcW w:w="504" w:type="dxa"/>
                  <w:vAlign w:val="center"/>
                </w:tcPr>
                <w:p w14:paraId="3B211EB2" w14:textId="77777777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rPrChange w:id="152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52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4" w:type="dxa"/>
                  <w:vAlign w:val="center"/>
                </w:tcPr>
                <w:p w14:paraId="420924F5" w14:textId="77777777" w:rsidR="00B4497C" w:rsidRPr="00710858" w:rsidRDefault="00B4497C" w:rsidP="00B4497C">
                  <w:pPr>
                    <w:snapToGrid w:val="0"/>
                    <w:spacing w:line="400" w:lineRule="exact"/>
                    <w:jc w:val="center"/>
                    <w:rPr>
                      <w:ins w:id="1528" w:author="User" w:date="2025-08-19T09:31:00Z"/>
                      <w:rFonts w:eastAsia="標楷體"/>
                      <w:sz w:val="36"/>
                      <w:szCs w:val="36"/>
                      <w:rPrChange w:id="1529" w:author="User" w:date="2025-08-27T11:49:00Z">
                        <w:rPr>
                          <w:ins w:id="1530" w:author="User" w:date="2025-08-19T09:3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531" w:author="User" w:date="2025-08-19T09:31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53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輔導</w:t>
                    </w:r>
                  </w:ins>
                </w:p>
                <w:p w14:paraId="73DBB387" w14:textId="77777777" w:rsidR="00B4497C" w:rsidRPr="00710858" w:rsidRDefault="00B4497C" w:rsidP="00B4497C">
                  <w:pPr>
                    <w:snapToGrid w:val="0"/>
                    <w:jc w:val="center"/>
                    <w:rPr>
                      <w:ins w:id="1533" w:author="User" w:date="2025-08-19T09:31:00Z"/>
                      <w:rFonts w:eastAsia="標楷體"/>
                      <w:sz w:val="20"/>
                      <w:szCs w:val="36"/>
                      <w:rPrChange w:id="1534" w:author="User" w:date="2025-08-27T11:49:00Z">
                        <w:rPr>
                          <w:ins w:id="1535" w:author="User" w:date="2025-08-19T09:31:00Z"/>
                          <w:rFonts w:eastAsia="標楷體"/>
                          <w:color w:val="000000" w:themeColor="text1"/>
                          <w:sz w:val="20"/>
                          <w:szCs w:val="36"/>
                        </w:rPr>
                      </w:rPrChange>
                    </w:rPr>
                  </w:pPr>
                  <w:ins w:id="1536" w:author="User" w:date="2025-08-19T09:31:00Z">
                    <w:r w:rsidRPr="00710858">
                      <w:rPr>
                        <w:rFonts w:eastAsia="標楷體"/>
                        <w:sz w:val="20"/>
                        <w:szCs w:val="36"/>
                        <w:rPrChange w:id="1537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36"/>
                          </w:rPr>
                        </w:rPrChange>
                      </w:rPr>
                      <w:t>Counseling</w:t>
                    </w:r>
                  </w:ins>
                </w:p>
                <w:p w14:paraId="09640770" w14:textId="7F926E59" w:rsidR="00B4497C" w:rsidRPr="00710858" w:rsidDel="00055DD1" w:rsidRDefault="00B4497C" w:rsidP="00807F70">
                  <w:pPr>
                    <w:snapToGrid w:val="0"/>
                    <w:ind w:leftChars="-50" w:left="-120" w:rightChars="-27" w:right="-65"/>
                    <w:jc w:val="center"/>
                    <w:rPr>
                      <w:del w:id="1538" w:author="User" w:date="2025-08-19T09:31:00Z"/>
                      <w:rFonts w:eastAsia="標楷體"/>
                      <w:sz w:val="36"/>
                      <w:szCs w:val="36"/>
                      <w:rPrChange w:id="1539" w:author="User" w:date="2025-08-27T11:49:00Z">
                        <w:rPr>
                          <w:del w:id="1540" w:author="User" w:date="2025-08-19T09:3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541" w:author="User" w:date="2025-08-19T09:31:00Z">
                    <w:r w:rsidRPr="00710858">
                      <w:rPr>
                        <w:rFonts w:eastAsia="標楷體"/>
                        <w:sz w:val="20"/>
                        <w:szCs w:val="36"/>
                        <w:rPrChange w:id="1542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36"/>
                          </w:rPr>
                        </w:rPrChange>
                      </w:rPr>
                      <w:t>Activity</w:t>
                    </w:r>
                  </w:ins>
                  <w:del w:id="1543" w:author="User" w:date="2025-08-19T09:31:00Z">
                    <w:r w:rsidRPr="00710858" w:rsidDel="00055DD1">
                      <w:rPr>
                        <w:rFonts w:eastAsia="標楷體" w:hint="eastAsia"/>
                        <w:sz w:val="36"/>
                        <w:szCs w:val="36"/>
                        <w:rPrChange w:id="154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家政</w:delText>
                    </w:r>
                  </w:del>
                </w:p>
                <w:p w14:paraId="1A666CF1" w14:textId="32A5211A" w:rsidR="00B4497C" w:rsidRPr="00710858" w:rsidRDefault="00B4497C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154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1546" w:author="User" w:date="2025-08-19T09:31:00Z">
                      <w:pPr>
                        <w:snapToGrid w:val="0"/>
                        <w:jc w:val="center"/>
                      </w:pPr>
                    </w:pPrChange>
                  </w:pPr>
                  <w:del w:id="1547" w:author="User" w:date="2025-08-19T09:31:00Z">
                    <w:r w:rsidRPr="00710858" w:rsidDel="00055DD1">
                      <w:rPr>
                        <w:rFonts w:eastAsia="標楷體"/>
                        <w:sz w:val="20"/>
                        <w:szCs w:val="22"/>
                        <w:rPrChange w:id="1548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Home Economics</w:delText>
                    </w:r>
                  </w:del>
                </w:p>
              </w:tc>
              <w:tc>
                <w:tcPr>
                  <w:tcW w:w="1375" w:type="dxa"/>
                  <w:vAlign w:val="center"/>
                </w:tcPr>
                <w:p w14:paraId="2244D377" w14:textId="77777777" w:rsidR="00B4497C" w:rsidRPr="00710858" w:rsidRDefault="00B4497C" w:rsidP="00B4497C">
                  <w:pPr>
                    <w:snapToGrid w:val="0"/>
                    <w:jc w:val="center"/>
                    <w:rPr>
                      <w:ins w:id="1549" w:author="User" w:date="2025-08-19T11:47:00Z"/>
                      <w:rFonts w:eastAsia="標楷體"/>
                      <w:sz w:val="28"/>
                      <w:szCs w:val="36"/>
                      <w:rPrChange w:id="1550" w:author="User" w:date="2025-08-27T11:49:00Z">
                        <w:rPr>
                          <w:ins w:id="1551" w:author="User" w:date="2025-08-19T11:47:00Z"/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</w:pPr>
                  <w:ins w:id="1552" w:author="User" w:date="2025-08-19T11:47:00Z">
                    <w:r w:rsidRPr="00710858">
                      <w:rPr>
                        <w:rFonts w:eastAsia="標楷體" w:hint="eastAsia"/>
                        <w:sz w:val="28"/>
                        <w:szCs w:val="36"/>
                        <w:rPrChange w:id="155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t>環境探索</w:t>
                    </w:r>
                  </w:ins>
                </w:p>
                <w:p w14:paraId="6C0F72CF" w14:textId="45714669" w:rsidR="00B4497C" w:rsidRPr="00710858" w:rsidDel="00055DD1" w:rsidRDefault="00B4497C" w:rsidP="00B4497C">
                  <w:pPr>
                    <w:snapToGrid w:val="0"/>
                    <w:spacing w:after="120"/>
                    <w:jc w:val="center"/>
                    <w:rPr>
                      <w:ins w:id="1554" w:author="Windows 使用者" w:date="2024-08-06T13:28:00Z"/>
                      <w:del w:id="1555" w:author="User" w:date="2025-08-19T09:32:00Z"/>
                      <w:rFonts w:eastAsia="標楷體"/>
                      <w:sz w:val="28"/>
                      <w:szCs w:val="36"/>
                      <w:rPrChange w:id="1556" w:author="User" w:date="2025-08-27T11:49:00Z">
                        <w:rPr>
                          <w:ins w:id="1557" w:author="Windows 使用者" w:date="2024-08-06T13:28:00Z"/>
                          <w:del w:id="1558" w:author="User" w:date="2025-08-19T09:32:00Z"/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</w:pPr>
                  <w:ins w:id="1559" w:author="User" w:date="2025-08-19T11:47:00Z">
                    <w:r w:rsidRPr="00710858">
                      <w:rPr>
                        <w:rFonts w:eastAsia="標楷體"/>
                        <w:sz w:val="20"/>
                        <w:szCs w:val="20"/>
                        <w:rPrChange w:id="1560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Science</w:t>
                    </w:r>
                    <w:r w:rsidRPr="00710858" w:rsidDel="00F10E1A">
                      <w:rPr>
                        <w:rFonts w:eastAsia="標楷體"/>
                        <w:sz w:val="36"/>
                        <w:szCs w:val="36"/>
                        <w:rPrChange w:id="1561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 xml:space="preserve"> </w:t>
                    </w:r>
                  </w:ins>
                  <w:ins w:id="1562" w:author="Windows 使用者" w:date="2024-08-06T13:28:00Z">
                    <w:del w:id="1563" w:author="User" w:date="2025-08-19T09:32:00Z">
                      <w:r w:rsidRPr="00710858" w:rsidDel="00055DD1">
                        <w:rPr>
                          <w:rFonts w:eastAsia="標楷體" w:hint="eastAsia"/>
                          <w:sz w:val="28"/>
                          <w:szCs w:val="36"/>
                          <w:rPrChange w:id="1564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36"/>
                            </w:rPr>
                          </w:rPrChange>
                        </w:rPr>
                        <w:delText>社區走讀</w:delText>
                      </w:r>
                    </w:del>
                  </w:ins>
                </w:p>
                <w:p w14:paraId="5BA7513E" w14:textId="74F2EDB5" w:rsidR="00B4497C" w:rsidRPr="00710858" w:rsidDel="00055DD1" w:rsidRDefault="00B4497C" w:rsidP="00B4497C">
                  <w:pPr>
                    <w:snapToGrid w:val="0"/>
                    <w:spacing w:line="400" w:lineRule="exact"/>
                    <w:jc w:val="center"/>
                    <w:rPr>
                      <w:del w:id="1565" w:author="User" w:date="2025-08-19T09:32:00Z"/>
                      <w:rFonts w:eastAsia="標楷體"/>
                      <w:sz w:val="36"/>
                      <w:szCs w:val="36"/>
                      <w:rPrChange w:id="1566" w:author="User" w:date="2025-08-27T11:49:00Z">
                        <w:rPr>
                          <w:del w:id="1567" w:author="User" w:date="2025-08-19T09:3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568" w:author="Windows 使用者" w:date="2024-08-06T13:28:00Z">
                    <w:del w:id="1569" w:author="User" w:date="2025-08-19T09:32:00Z">
                      <w:r w:rsidRPr="00710858" w:rsidDel="00055DD1">
                        <w:rPr>
                          <w:rFonts w:eastAsia="標楷體"/>
                          <w:sz w:val="20"/>
                          <w:szCs w:val="20"/>
                          <w:rPrChange w:id="1570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Society</w:delText>
                      </w:r>
                    </w:del>
                  </w:ins>
                  <w:del w:id="1571" w:author="User" w:date="2025-08-19T09:32:00Z">
                    <w:r w:rsidRPr="00710858" w:rsidDel="00055DD1">
                      <w:rPr>
                        <w:rFonts w:eastAsia="標楷體" w:hint="eastAsia"/>
                        <w:sz w:val="36"/>
                        <w:szCs w:val="36"/>
                        <w:rPrChange w:id="157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國文</w:delText>
                    </w:r>
                  </w:del>
                </w:p>
                <w:p w14:paraId="273E7F7C" w14:textId="6D67117D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157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574" w:author="User" w:date="2025-08-19T09:32:00Z">
                    <w:r w:rsidRPr="00710858" w:rsidDel="00055DD1">
                      <w:rPr>
                        <w:rFonts w:eastAsia="標楷體"/>
                        <w:sz w:val="20"/>
                        <w:szCs w:val="20"/>
                        <w:rPrChange w:id="1575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Chinese</w:delText>
                    </w:r>
                  </w:del>
                </w:p>
              </w:tc>
              <w:tc>
                <w:tcPr>
                  <w:tcW w:w="1376" w:type="dxa"/>
                  <w:vAlign w:val="center"/>
                </w:tcPr>
                <w:p w14:paraId="3D513FFB" w14:textId="77777777" w:rsidR="00B4497C" w:rsidRPr="00710858" w:rsidRDefault="00B4497C" w:rsidP="00B4497C">
                  <w:pPr>
                    <w:snapToGrid w:val="0"/>
                    <w:spacing w:line="400" w:lineRule="exact"/>
                    <w:jc w:val="center"/>
                    <w:rPr>
                      <w:ins w:id="1576" w:author="User" w:date="2025-08-19T09:33:00Z"/>
                      <w:rFonts w:eastAsia="標楷體"/>
                      <w:sz w:val="36"/>
                      <w:szCs w:val="36"/>
                      <w:rPrChange w:id="1577" w:author="User" w:date="2025-08-27T11:49:00Z">
                        <w:rPr>
                          <w:ins w:id="1578" w:author="User" w:date="2025-08-19T09:3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579" w:author="User" w:date="2025-08-19T09:33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58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國文</w:t>
                    </w:r>
                  </w:ins>
                </w:p>
                <w:p w14:paraId="1C775AE2" w14:textId="7110457D" w:rsidR="00B4497C" w:rsidRPr="00710858" w:rsidDel="00F10E1A" w:rsidRDefault="00B4497C" w:rsidP="00B4497C">
                  <w:pPr>
                    <w:snapToGrid w:val="0"/>
                    <w:spacing w:line="400" w:lineRule="exact"/>
                    <w:jc w:val="center"/>
                    <w:rPr>
                      <w:ins w:id="1581" w:author="Windows 使用者" w:date="2024-08-06T15:42:00Z"/>
                      <w:del w:id="1582" w:author="User" w:date="2025-08-19T09:33:00Z"/>
                      <w:rFonts w:eastAsia="標楷體"/>
                      <w:sz w:val="36"/>
                      <w:szCs w:val="36"/>
                      <w:rPrChange w:id="1583" w:author="User" w:date="2025-08-27T11:49:00Z">
                        <w:rPr>
                          <w:ins w:id="1584" w:author="Windows 使用者" w:date="2024-08-06T15:42:00Z"/>
                          <w:del w:id="1585" w:author="User" w:date="2025-08-19T09:3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586" w:author="User" w:date="2025-08-19T09:33:00Z">
                    <w:r w:rsidRPr="00710858">
                      <w:rPr>
                        <w:rFonts w:eastAsia="標楷體"/>
                        <w:sz w:val="20"/>
                        <w:szCs w:val="20"/>
                        <w:rPrChange w:id="1587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Chinese</w:t>
                    </w:r>
                  </w:ins>
                  <w:ins w:id="1588" w:author="Windows 使用者" w:date="2024-08-06T15:42:00Z">
                    <w:del w:id="1589" w:author="User" w:date="2025-08-19T09:33:00Z">
                      <w:r w:rsidRPr="00710858" w:rsidDel="00F10E1A">
                        <w:rPr>
                          <w:rFonts w:eastAsia="標楷體" w:hint="eastAsia"/>
                          <w:sz w:val="36"/>
                          <w:szCs w:val="36"/>
                          <w:rPrChange w:id="1590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社會</w:delText>
                      </w:r>
                    </w:del>
                  </w:ins>
                </w:p>
                <w:p w14:paraId="0303F216" w14:textId="57E598BC" w:rsidR="00B4497C" w:rsidRPr="00710858" w:rsidDel="00F10E1A" w:rsidRDefault="00B4497C" w:rsidP="00B4497C">
                  <w:pPr>
                    <w:snapToGrid w:val="0"/>
                    <w:spacing w:line="400" w:lineRule="exact"/>
                    <w:jc w:val="center"/>
                    <w:rPr>
                      <w:del w:id="1591" w:author="User" w:date="2025-08-19T09:33:00Z"/>
                      <w:rFonts w:eastAsia="標楷體"/>
                      <w:sz w:val="36"/>
                      <w:szCs w:val="36"/>
                      <w:rPrChange w:id="1592" w:author="User" w:date="2025-08-27T11:49:00Z">
                        <w:rPr>
                          <w:del w:id="1593" w:author="User" w:date="2025-08-19T09:3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594" w:author="Windows 使用者" w:date="2024-08-06T15:42:00Z">
                    <w:del w:id="1595" w:author="User" w:date="2025-08-19T09:33:00Z">
                      <w:r w:rsidRPr="00710858" w:rsidDel="00F10E1A">
                        <w:rPr>
                          <w:rFonts w:eastAsia="標楷體"/>
                          <w:sz w:val="20"/>
                          <w:szCs w:val="20"/>
                          <w:rPrChange w:id="1596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Society</w:delText>
                      </w:r>
                    </w:del>
                  </w:ins>
                  <w:del w:id="1597" w:author="User" w:date="2025-08-19T09:33:00Z">
                    <w:r w:rsidRPr="00710858" w:rsidDel="00F10E1A">
                      <w:rPr>
                        <w:rFonts w:eastAsia="標楷體" w:hint="eastAsia"/>
                        <w:sz w:val="36"/>
                        <w:szCs w:val="36"/>
                        <w:rPrChange w:id="159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自然</w:delText>
                    </w:r>
                  </w:del>
                </w:p>
                <w:p w14:paraId="23AD85D3" w14:textId="7C14997D" w:rsidR="00B4497C" w:rsidRPr="00710858" w:rsidRDefault="00B4497C" w:rsidP="00B4497C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159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600" w:author="User" w:date="2025-08-19T09:33:00Z">
                    <w:r w:rsidRPr="00710858" w:rsidDel="00F10E1A">
                      <w:rPr>
                        <w:rFonts w:eastAsia="標楷體"/>
                        <w:sz w:val="20"/>
                        <w:szCs w:val="20"/>
                        <w:rPrChange w:id="1601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Science</w:delText>
                    </w:r>
                  </w:del>
                </w:p>
              </w:tc>
              <w:tc>
                <w:tcPr>
                  <w:tcW w:w="1374" w:type="dxa"/>
                  <w:vAlign w:val="center"/>
                </w:tcPr>
                <w:p w14:paraId="08B62495" w14:textId="77777777" w:rsidR="00B4497C" w:rsidRPr="00710858" w:rsidRDefault="00B4497C" w:rsidP="00B4497C">
                  <w:pPr>
                    <w:snapToGrid w:val="0"/>
                    <w:spacing w:line="400" w:lineRule="exact"/>
                    <w:jc w:val="center"/>
                    <w:rPr>
                      <w:ins w:id="1602" w:author="User" w:date="2025-08-19T09:34:00Z"/>
                      <w:rFonts w:eastAsia="標楷體"/>
                      <w:sz w:val="36"/>
                      <w:szCs w:val="36"/>
                      <w:rPrChange w:id="1603" w:author="User" w:date="2025-08-27T11:49:00Z">
                        <w:rPr>
                          <w:ins w:id="1604" w:author="User" w:date="2025-08-19T09:3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605" w:author="User" w:date="2025-08-19T09:34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60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自然</w:t>
                    </w:r>
                  </w:ins>
                </w:p>
                <w:p w14:paraId="694F4F3F" w14:textId="4EA621E6" w:rsidR="00B4497C" w:rsidRPr="00710858" w:rsidDel="00F10E1A" w:rsidRDefault="00B4497C" w:rsidP="00B4497C">
                  <w:pPr>
                    <w:snapToGrid w:val="0"/>
                    <w:jc w:val="center"/>
                    <w:rPr>
                      <w:ins w:id="1607" w:author="Windows 使用者" w:date="2024-08-12T12:30:00Z"/>
                      <w:del w:id="1608" w:author="User" w:date="2025-08-19T09:34:00Z"/>
                      <w:rFonts w:eastAsia="標楷體"/>
                      <w:sz w:val="28"/>
                      <w:szCs w:val="36"/>
                      <w:rPrChange w:id="1609" w:author="User" w:date="2025-08-27T11:49:00Z">
                        <w:rPr>
                          <w:ins w:id="1610" w:author="Windows 使用者" w:date="2024-08-12T12:30:00Z"/>
                          <w:del w:id="1611" w:author="User" w:date="2025-08-19T09:34:00Z"/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</w:pPr>
                  <w:ins w:id="1612" w:author="User" w:date="2025-08-19T09:34:00Z">
                    <w:r w:rsidRPr="00710858">
                      <w:rPr>
                        <w:rFonts w:eastAsia="標楷體"/>
                        <w:sz w:val="20"/>
                        <w:szCs w:val="20"/>
                        <w:rPrChange w:id="1613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Science</w:t>
                    </w:r>
                  </w:ins>
                  <w:ins w:id="1614" w:author="Windows 使用者" w:date="2024-08-12T12:30:00Z">
                    <w:del w:id="1615" w:author="User" w:date="2025-08-19T09:34:00Z">
                      <w:r w:rsidRPr="00710858" w:rsidDel="00F10E1A">
                        <w:rPr>
                          <w:rFonts w:eastAsia="標楷體" w:hint="eastAsia"/>
                          <w:sz w:val="28"/>
                          <w:szCs w:val="36"/>
                          <w:rPrChange w:id="1616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36"/>
                            </w:rPr>
                          </w:rPrChange>
                        </w:rPr>
                        <w:delText>環境探索</w:delText>
                      </w:r>
                    </w:del>
                  </w:ins>
                </w:p>
                <w:p w14:paraId="104AB8B5" w14:textId="5AD9831B" w:rsidR="00B4497C" w:rsidRPr="00710858" w:rsidDel="00EB4C17" w:rsidRDefault="00B4497C" w:rsidP="00B4497C">
                  <w:pPr>
                    <w:snapToGrid w:val="0"/>
                    <w:ind w:leftChars="-50" w:left="-120" w:rightChars="-27" w:right="-65"/>
                    <w:jc w:val="center"/>
                    <w:rPr>
                      <w:del w:id="1617" w:author="Windows 使用者" w:date="2024-08-12T11:22:00Z"/>
                      <w:rFonts w:eastAsia="標楷體"/>
                      <w:sz w:val="36"/>
                      <w:szCs w:val="36"/>
                      <w:rPrChange w:id="1618" w:author="User" w:date="2025-08-27T11:49:00Z">
                        <w:rPr>
                          <w:del w:id="1619" w:author="Windows 使用者" w:date="2024-08-12T11:2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620" w:author="Windows 使用者" w:date="2024-08-12T12:30:00Z">
                    <w:del w:id="1621" w:author="User" w:date="2025-08-19T09:34:00Z">
                      <w:r w:rsidRPr="00710858" w:rsidDel="00F10E1A">
                        <w:rPr>
                          <w:rFonts w:eastAsia="標楷體"/>
                          <w:sz w:val="20"/>
                          <w:szCs w:val="20"/>
                          <w:rPrChange w:id="1622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Science</w:delText>
                      </w:r>
                    </w:del>
                  </w:ins>
                  <w:del w:id="1623" w:author="Windows 使用者" w:date="2024-08-12T11:22:00Z">
                    <w:r w:rsidRPr="00710858" w:rsidDel="00EB4C17">
                      <w:rPr>
                        <w:rFonts w:eastAsia="標楷體" w:hint="eastAsia"/>
                        <w:sz w:val="36"/>
                        <w:szCs w:val="36"/>
                        <w:rPrChange w:id="162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表演</w:delText>
                    </w:r>
                  </w:del>
                </w:p>
                <w:p w14:paraId="6AE516B5" w14:textId="00194E3D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162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626" w:author="Windows 使用者" w:date="2024-08-12T11:22:00Z">
                    <w:r w:rsidRPr="00710858" w:rsidDel="00EB4C17">
                      <w:rPr>
                        <w:rFonts w:eastAsia="標楷體"/>
                        <w:sz w:val="20"/>
                        <w:szCs w:val="20"/>
                        <w:rPrChange w:id="1627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Performance</w:delText>
                    </w:r>
                  </w:del>
                </w:p>
              </w:tc>
              <w:tc>
                <w:tcPr>
                  <w:tcW w:w="1375" w:type="dxa"/>
                  <w:vAlign w:val="center"/>
                </w:tcPr>
                <w:p w14:paraId="35D14A7E" w14:textId="77777777" w:rsidR="00B4497C" w:rsidRPr="00710858" w:rsidRDefault="00B4497C" w:rsidP="00807F70">
                  <w:pPr>
                    <w:snapToGrid w:val="0"/>
                    <w:jc w:val="center"/>
                    <w:rPr>
                      <w:ins w:id="1628" w:author="User" w:date="2025-08-19T09:36:00Z"/>
                      <w:rFonts w:eastAsia="標楷體"/>
                      <w:sz w:val="36"/>
                      <w:szCs w:val="36"/>
                      <w:rPrChange w:id="1629" w:author="User" w:date="2025-08-27T11:49:00Z">
                        <w:rPr>
                          <w:ins w:id="1630" w:author="User" w:date="2025-08-19T09:36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631" w:author="User" w:date="2025-08-19T09:36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63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英語</w:t>
                    </w:r>
                  </w:ins>
                </w:p>
                <w:p w14:paraId="5682A0A8" w14:textId="3923A3C2" w:rsidR="00B4497C" w:rsidRPr="00710858" w:rsidDel="00F10E1A" w:rsidRDefault="00B4497C">
                  <w:pPr>
                    <w:snapToGrid w:val="0"/>
                    <w:jc w:val="center"/>
                    <w:rPr>
                      <w:ins w:id="1633" w:author="Windows 使用者" w:date="2024-08-13T09:42:00Z"/>
                      <w:del w:id="1634" w:author="User" w:date="2025-08-19T09:36:00Z"/>
                      <w:rFonts w:eastAsia="標楷體"/>
                      <w:sz w:val="36"/>
                      <w:szCs w:val="36"/>
                      <w:rPrChange w:id="1635" w:author="User" w:date="2025-08-27T11:49:00Z">
                        <w:rPr>
                          <w:ins w:id="1636" w:author="Windows 使用者" w:date="2024-08-13T09:42:00Z"/>
                          <w:del w:id="1637" w:author="User" w:date="2025-08-19T09:36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1638" w:author="User" w:date="2025-08-19T09:36:00Z">
                      <w:pPr>
                        <w:snapToGrid w:val="0"/>
                        <w:spacing w:line="400" w:lineRule="exact"/>
                        <w:jc w:val="center"/>
                      </w:pPr>
                    </w:pPrChange>
                  </w:pPr>
                  <w:ins w:id="1639" w:author="User" w:date="2025-08-19T09:36:00Z">
                    <w:r w:rsidRPr="00710858">
                      <w:rPr>
                        <w:rFonts w:eastAsia="標楷體"/>
                        <w:sz w:val="20"/>
                        <w:szCs w:val="20"/>
                        <w:rPrChange w:id="1640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English</w:t>
                    </w:r>
                  </w:ins>
                  <w:ins w:id="1641" w:author="Windows 使用者" w:date="2024-08-13T09:42:00Z">
                    <w:del w:id="1642" w:author="User" w:date="2025-08-19T09:36:00Z">
                      <w:r w:rsidRPr="00710858" w:rsidDel="00F10E1A">
                        <w:rPr>
                          <w:rFonts w:eastAsia="標楷體" w:hint="eastAsia"/>
                          <w:sz w:val="36"/>
                          <w:szCs w:val="36"/>
                          <w:rPrChange w:id="1643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國文</w:delText>
                      </w:r>
                    </w:del>
                  </w:ins>
                </w:p>
                <w:p w14:paraId="5490BB04" w14:textId="1751BD21" w:rsidR="00B4497C" w:rsidRPr="00710858" w:rsidDel="00292BC2" w:rsidRDefault="00B4497C">
                  <w:pPr>
                    <w:snapToGrid w:val="0"/>
                    <w:jc w:val="center"/>
                    <w:rPr>
                      <w:del w:id="1644" w:author="Windows 使用者" w:date="2024-08-13T09:42:00Z"/>
                      <w:rFonts w:eastAsia="標楷體"/>
                      <w:sz w:val="36"/>
                      <w:szCs w:val="36"/>
                      <w:rPrChange w:id="1645" w:author="User" w:date="2025-08-27T11:49:00Z">
                        <w:rPr>
                          <w:del w:id="1646" w:author="Windows 使用者" w:date="2024-08-13T09:4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1647" w:author="User" w:date="2025-08-19T09:36:00Z">
                      <w:pPr>
                        <w:snapToGrid w:val="0"/>
                        <w:spacing w:line="400" w:lineRule="exact"/>
                        <w:jc w:val="center"/>
                      </w:pPr>
                    </w:pPrChange>
                  </w:pPr>
                  <w:ins w:id="1648" w:author="Windows 使用者" w:date="2024-08-13T09:42:00Z">
                    <w:del w:id="1649" w:author="User" w:date="2025-08-19T09:36:00Z">
                      <w:r w:rsidRPr="00710858" w:rsidDel="00F10E1A">
                        <w:rPr>
                          <w:rFonts w:eastAsia="標楷體"/>
                          <w:sz w:val="20"/>
                          <w:szCs w:val="20"/>
                          <w:rPrChange w:id="1650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Chinese</w:delText>
                      </w:r>
                    </w:del>
                  </w:ins>
                  <w:del w:id="1651" w:author="Windows 使用者" w:date="2024-08-13T09:42:00Z">
                    <w:r w:rsidRPr="00710858" w:rsidDel="00292BC2">
                      <w:rPr>
                        <w:rFonts w:eastAsia="標楷體" w:hint="eastAsia"/>
                        <w:sz w:val="36"/>
                        <w:szCs w:val="36"/>
                        <w:rPrChange w:id="165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社會</w:delText>
                    </w:r>
                  </w:del>
                </w:p>
                <w:p w14:paraId="61734BB0" w14:textId="18D5A0B3" w:rsidR="00B4497C" w:rsidRPr="00710858" w:rsidRDefault="00B4497C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sz w:val="32"/>
                      <w:szCs w:val="32"/>
                      <w:rPrChange w:id="1653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pPrChange w:id="1654" w:author="User" w:date="2025-08-19T09:36:00Z">
                      <w:pPr>
                        <w:snapToGrid w:val="0"/>
                        <w:spacing w:line="180" w:lineRule="auto"/>
                        <w:ind w:leftChars="-50" w:left="-120" w:rightChars="-27" w:right="-65"/>
                        <w:jc w:val="center"/>
                      </w:pPr>
                    </w:pPrChange>
                  </w:pPr>
                  <w:del w:id="1655" w:author="Windows 使用者" w:date="2024-08-13T09:42:00Z">
                    <w:r w:rsidRPr="00710858" w:rsidDel="00292BC2">
                      <w:rPr>
                        <w:rFonts w:eastAsia="標楷體"/>
                        <w:sz w:val="20"/>
                        <w:szCs w:val="20"/>
                        <w:rPrChange w:id="1656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Society</w:delText>
                    </w:r>
                  </w:del>
                </w:p>
              </w:tc>
            </w:tr>
            <w:tr w:rsidR="00710858" w:rsidRPr="00710858" w14:paraId="150C7E79" w14:textId="77777777" w:rsidTr="002E3FC4">
              <w:trPr>
                <w:cantSplit/>
                <w:trHeight w:val="994"/>
              </w:trPr>
              <w:tc>
                <w:tcPr>
                  <w:tcW w:w="1201" w:type="dxa"/>
                  <w:vMerge/>
                  <w:vAlign w:val="center"/>
                </w:tcPr>
                <w:p w14:paraId="637A284E" w14:textId="77777777" w:rsidR="00B4497C" w:rsidRPr="00710858" w:rsidRDefault="00B4497C" w:rsidP="00B4497C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65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3" w:type="dxa"/>
                  <w:vAlign w:val="center"/>
                </w:tcPr>
                <w:p w14:paraId="60692B80" w14:textId="77777777" w:rsidR="00B4497C" w:rsidRPr="00710858" w:rsidRDefault="00B4497C" w:rsidP="00B4497C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658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659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2</w:t>
                  </w:r>
                </w:p>
              </w:tc>
              <w:tc>
                <w:tcPr>
                  <w:tcW w:w="1578" w:type="dxa"/>
                  <w:vAlign w:val="center"/>
                </w:tcPr>
                <w:p w14:paraId="3DB6AE4F" w14:textId="77777777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66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66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662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66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</w:p>
                <w:p w14:paraId="2449DA41" w14:textId="77777777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66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66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4046A304" w14:textId="77777777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66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66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668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66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</w:tc>
              <w:tc>
                <w:tcPr>
                  <w:tcW w:w="504" w:type="dxa"/>
                  <w:vAlign w:val="center"/>
                </w:tcPr>
                <w:p w14:paraId="70E89B27" w14:textId="77777777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rPrChange w:id="167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67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4" w:type="dxa"/>
                  <w:tcBorders>
                    <w:bottom w:val="single" w:sz="4" w:space="0" w:color="auto"/>
                  </w:tcBorders>
                  <w:vAlign w:val="center"/>
                </w:tcPr>
                <w:p w14:paraId="6F9DCAC8" w14:textId="77777777" w:rsidR="00B4497C" w:rsidRPr="00710858" w:rsidRDefault="00B4497C" w:rsidP="00B4497C">
                  <w:pPr>
                    <w:snapToGrid w:val="0"/>
                    <w:spacing w:line="400" w:lineRule="exact"/>
                    <w:jc w:val="center"/>
                    <w:rPr>
                      <w:ins w:id="1672" w:author="User" w:date="2025-08-19T09:31:00Z"/>
                      <w:rFonts w:eastAsia="標楷體"/>
                      <w:sz w:val="36"/>
                      <w:szCs w:val="36"/>
                      <w:rPrChange w:id="1673" w:author="User" w:date="2025-08-27T11:49:00Z">
                        <w:rPr>
                          <w:ins w:id="1674" w:author="User" w:date="2025-08-19T09:3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675" w:author="User" w:date="2025-08-19T09:31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67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國文</w:t>
                    </w:r>
                  </w:ins>
                </w:p>
                <w:p w14:paraId="67380F9D" w14:textId="137950D2" w:rsidR="00B4497C" w:rsidRPr="00710858" w:rsidDel="00055DD1" w:rsidRDefault="00B4497C" w:rsidP="00B4497C">
                  <w:pPr>
                    <w:snapToGrid w:val="0"/>
                    <w:spacing w:line="400" w:lineRule="exact"/>
                    <w:jc w:val="center"/>
                    <w:rPr>
                      <w:ins w:id="1677" w:author="Windows 使用者" w:date="2024-08-12T09:10:00Z"/>
                      <w:del w:id="1678" w:author="User" w:date="2025-08-19T09:31:00Z"/>
                      <w:rFonts w:eastAsia="標楷體"/>
                      <w:sz w:val="36"/>
                      <w:szCs w:val="36"/>
                      <w:rPrChange w:id="1679" w:author="User" w:date="2025-08-27T11:49:00Z">
                        <w:rPr>
                          <w:ins w:id="1680" w:author="Windows 使用者" w:date="2024-08-12T09:10:00Z"/>
                          <w:del w:id="1681" w:author="User" w:date="2025-08-19T09:3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682" w:author="User" w:date="2025-08-19T09:31:00Z">
                    <w:r w:rsidRPr="00710858">
                      <w:rPr>
                        <w:rFonts w:eastAsia="標楷體"/>
                        <w:sz w:val="20"/>
                        <w:szCs w:val="20"/>
                        <w:rPrChange w:id="1683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Chinese</w:t>
                    </w:r>
                  </w:ins>
                  <w:ins w:id="1684" w:author="Windows 使用者" w:date="2024-08-12T09:10:00Z">
                    <w:del w:id="1685" w:author="User" w:date="2025-08-19T09:31:00Z">
                      <w:r w:rsidRPr="00710858" w:rsidDel="00055DD1">
                        <w:rPr>
                          <w:rFonts w:eastAsia="標楷體" w:hint="eastAsia"/>
                          <w:sz w:val="36"/>
                          <w:szCs w:val="36"/>
                          <w:rPrChange w:id="1686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自然</w:delText>
                      </w:r>
                    </w:del>
                  </w:ins>
                </w:p>
                <w:p w14:paraId="43B880A7" w14:textId="5A50FA43" w:rsidR="00B4497C" w:rsidRPr="00710858" w:rsidDel="00736D03" w:rsidRDefault="00B4497C" w:rsidP="00B4497C">
                  <w:pPr>
                    <w:snapToGrid w:val="0"/>
                    <w:jc w:val="center"/>
                    <w:rPr>
                      <w:del w:id="1687" w:author="Windows 使用者" w:date="2024-08-12T09:10:00Z"/>
                      <w:rFonts w:eastAsia="標楷體"/>
                      <w:sz w:val="36"/>
                      <w:szCs w:val="36"/>
                      <w:rPrChange w:id="1688" w:author="User" w:date="2025-08-27T11:49:00Z">
                        <w:rPr>
                          <w:del w:id="1689" w:author="Windows 使用者" w:date="2024-08-12T09:1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690" w:author="Windows 使用者" w:date="2024-08-12T09:10:00Z">
                    <w:del w:id="1691" w:author="User" w:date="2025-08-19T09:31:00Z">
                      <w:r w:rsidRPr="00710858" w:rsidDel="00055DD1">
                        <w:rPr>
                          <w:rFonts w:eastAsia="標楷體"/>
                          <w:sz w:val="20"/>
                          <w:szCs w:val="20"/>
                          <w:rPrChange w:id="1692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Science</w:delText>
                      </w:r>
                    </w:del>
                  </w:ins>
                  <w:del w:id="1693" w:author="Windows 使用者" w:date="2024-08-12T09:10:00Z">
                    <w:r w:rsidRPr="00710858" w:rsidDel="00736D03">
                      <w:rPr>
                        <w:rFonts w:eastAsia="標楷體" w:hint="eastAsia"/>
                        <w:sz w:val="36"/>
                        <w:szCs w:val="36"/>
                        <w:rPrChange w:id="169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英語</w:delText>
                    </w:r>
                  </w:del>
                </w:p>
                <w:p w14:paraId="43A112D9" w14:textId="71BC7DEE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sz w:val="20"/>
                      <w:szCs w:val="20"/>
                      <w:rPrChange w:id="1695" w:author="User" w:date="2025-08-27T11:49:00Z">
                        <w:rPr>
                          <w:rFonts w:eastAsia="標楷體"/>
                          <w:color w:val="000000" w:themeColor="text1"/>
                          <w:sz w:val="20"/>
                          <w:szCs w:val="20"/>
                        </w:rPr>
                      </w:rPrChange>
                    </w:rPr>
                  </w:pPr>
                  <w:del w:id="1696" w:author="Windows 使用者" w:date="2024-08-12T09:10:00Z">
                    <w:r w:rsidRPr="00710858" w:rsidDel="00736D03">
                      <w:rPr>
                        <w:rFonts w:eastAsia="標楷體"/>
                        <w:sz w:val="20"/>
                        <w:szCs w:val="20"/>
                        <w:rPrChange w:id="1697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English</w:delText>
                    </w:r>
                  </w:del>
                </w:p>
              </w:tc>
              <w:tc>
                <w:tcPr>
                  <w:tcW w:w="1375" w:type="dxa"/>
                  <w:tcBorders>
                    <w:bottom w:val="single" w:sz="4" w:space="0" w:color="auto"/>
                  </w:tcBorders>
                  <w:vAlign w:val="center"/>
                </w:tcPr>
                <w:p w14:paraId="555B84C9" w14:textId="77777777" w:rsidR="00B4497C" w:rsidRPr="00710858" w:rsidRDefault="00B4497C" w:rsidP="00B4497C">
                  <w:pPr>
                    <w:snapToGrid w:val="0"/>
                    <w:spacing w:line="400" w:lineRule="exact"/>
                    <w:jc w:val="center"/>
                    <w:rPr>
                      <w:ins w:id="1698" w:author="User" w:date="2025-08-19T09:32:00Z"/>
                      <w:rFonts w:eastAsia="標楷體"/>
                      <w:sz w:val="36"/>
                      <w:szCs w:val="36"/>
                      <w:rPrChange w:id="1699" w:author="User" w:date="2025-08-27T11:49:00Z">
                        <w:rPr>
                          <w:ins w:id="1700" w:author="User" w:date="2025-08-19T09:3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701" w:author="User" w:date="2025-08-19T09:32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70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國文</w:t>
                    </w:r>
                  </w:ins>
                </w:p>
                <w:p w14:paraId="3F41EC9A" w14:textId="33020463" w:rsidR="00B4497C" w:rsidRPr="00710858" w:rsidDel="00055DD1" w:rsidRDefault="00B4497C" w:rsidP="00B4497C">
                  <w:pPr>
                    <w:snapToGrid w:val="0"/>
                    <w:spacing w:after="120"/>
                    <w:jc w:val="center"/>
                    <w:rPr>
                      <w:ins w:id="1703" w:author="Windows 使用者" w:date="2024-08-12T11:19:00Z"/>
                      <w:del w:id="1704" w:author="User" w:date="2025-08-19T09:31:00Z"/>
                      <w:rFonts w:eastAsia="標楷體"/>
                      <w:sz w:val="28"/>
                      <w:szCs w:val="36"/>
                      <w:rPrChange w:id="1705" w:author="User" w:date="2025-08-27T11:49:00Z">
                        <w:rPr>
                          <w:ins w:id="1706" w:author="Windows 使用者" w:date="2024-08-12T11:19:00Z"/>
                          <w:del w:id="1707" w:author="User" w:date="2025-08-19T09:31:00Z"/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</w:pPr>
                  <w:ins w:id="1708" w:author="User" w:date="2025-08-19T09:32:00Z">
                    <w:r w:rsidRPr="00710858">
                      <w:rPr>
                        <w:rFonts w:eastAsia="標楷體"/>
                        <w:sz w:val="20"/>
                        <w:szCs w:val="20"/>
                        <w:rPrChange w:id="1709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Chinese</w:t>
                    </w:r>
                  </w:ins>
                  <w:ins w:id="1710" w:author="Windows 使用者" w:date="2024-08-12T11:19:00Z">
                    <w:del w:id="1711" w:author="User" w:date="2025-08-19T09:31:00Z">
                      <w:r w:rsidRPr="00710858" w:rsidDel="00055DD1">
                        <w:rPr>
                          <w:rFonts w:eastAsia="標楷體" w:hint="eastAsia"/>
                          <w:sz w:val="28"/>
                          <w:szCs w:val="36"/>
                          <w:rPrChange w:id="1712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36"/>
                            </w:rPr>
                          </w:rPrChange>
                        </w:rPr>
                        <w:delText>邏輯推理</w:delText>
                      </w:r>
                    </w:del>
                  </w:ins>
                </w:p>
                <w:p w14:paraId="58EA8F41" w14:textId="4E404CF3" w:rsidR="00B4497C" w:rsidRPr="00710858" w:rsidDel="00055DD1" w:rsidRDefault="00B4497C" w:rsidP="00B4497C">
                  <w:pPr>
                    <w:snapToGrid w:val="0"/>
                    <w:spacing w:after="120"/>
                    <w:jc w:val="center"/>
                    <w:rPr>
                      <w:del w:id="1713" w:author="User" w:date="2025-08-19T09:31:00Z"/>
                      <w:rFonts w:eastAsia="標楷體"/>
                      <w:sz w:val="36"/>
                      <w:szCs w:val="36"/>
                      <w:rPrChange w:id="1714" w:author="User" w:date="2025-08-27T11:49:00Z">
                        <w:rPr>
                          <w:del w:id="1715" w:author="User" w:date="2025-08-19T09:3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716" w:author="Windows 使用者" w:date="2024-08-12T11:19:00Z">
                    <w:del w:id="1717" w:author="User" w:date="2025-08-19T09:31:00Z">
                      <w:r w:rsidRPr="00710858" w:rsidDel="00055DD1">
                        <w:rPr>
                          <w:rFonts w:eastAsia="標楷體"/>
                          <w:sz w:val="20"/>
                          <w:szCs w:val="20"/>
                          <w:rPrChange w:id="1718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Math</w:delText>
                      </w:r>
                    </w:del>
                  </w:ins>
                  <w:del w:id="1719" w:author="User" w:date="2025-08-19T09:31:00Z">
                    <w:r w:rsidRPr="00710858" w:rsidDel="00055DD1">
                      <w:rPr>
                        <w:rFonts w:eastAsia="標楷體" w:hint="eastAsia"/>
                        <w:sz w:val="36"/>
                        <w:szCs w:val="36"/>
                        <w:rPrChange w:id="172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數學</w:delText>
                    </w:r>
                  </w:del>
                </w:p>
                <w:p w14:paraId="26C19265" w14:textId="6947A953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172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722" w:author="User" w:date="2025-08-19T09:31:00Z">
                    <w:r w:rsidRPr="00710858" w:rsidDel="00055DD1">
                      <w:rPr>
                        <w:rFonts w:eastAsia="標楷體"/>
                        <w:sz w:val="20"/>
                        <w:szCs w:val="20"/>
                        <w:rPrChange w:id="1723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Math</w:delText>
                    </w:r>
                  </w:del>
                </w:p>
              </w:tc>
              <w:tc>
                <w:tcPr>
                  <w:tcW w:w="1376" w:type="dxa"/>
                  <w:tcBorders>
                    <w:bottom w:val="single" w:sz="4" w:space="0" w:color="auto"/>
                  </w:tcBorders>
                  <w:vAlign w:val="center"/>
                </w:tcPr>
                <w:p w14:paraId="7B2A0CDB" w14:textId="77777777" w:rsidR="00B4497C" w:rsidRPr="00710858" w:rsidRDefault="00B4497C" w:rsidP="00B4497C">
                  <w:pPr>
                    <w:snapToGrid w:val="0"/>
                    <w:jc w:val="center"/>
                    <w:rPr>
                      <w:ins w:id="1724" w:author="User" w:date="2025-08-19T09:31:00Z"/>
                      <w:rFonts w:eastAsia="標楷體"/>
                      <w:sz w:val="36"/>
                      <w:szCs w:val="36"/>
                      <w:rPrChange w:id="1725" w:author="User" w:date="2025-08-27T11:49:00Z">
                        <w:rPr>
                          <w:ins w:id="1726" w:author="User" w:date="2025-08-19T09:3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727" w:author="User" w:date="2025-08-19T09:31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72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本土語</w:t>
                    </w:r>
                  </w:ins>
                </w:p>
                <w:p w14:paraId="173C3375" w14:textId="77777777" w:rsidR="00B4497C" w:rsidRPr="00710858" w:rsidRDefault="00B4497C" w:rsidP="00B4497C">
                  <w:pPr>
                    <w:snapToGrid w:val="0"/>
                    <w:jc w:val="center"/>
                    <w:rPr>
                      <w:ins w:id="1729" w:author="User" w:date="2025-08-19T09:31:00Z"/>
                      <w:rFonts w:eastAsia="標楷體"/>
                      <w:sz w:val="20"/>
                      <w:rPrChange w:id="1730" w:author="User" w:date="2025-08-27T11:49:00Z">
                        <w:rPr>
                          <w:ins w:id="1731" w:author="User" w:date="2025-08-19T09:31:00Z"/>
                          <w:rFonts w:eastAsia="標楷體"/>
                          <w:color w:val="000000" w:themeColor="text1"/>
                          <w:sz w:val="20"/>
                        </w:rPr>
                      </w:rPrChange>
                    </w:rPr>
                  </w:pPr>
                  <w:ins w:id="1732" w:author="User" w:date="2025-08-19T09:31:00Z">
                    <w:r w:rsidRPr="00710858">
                      <w:rPr>
                        <w:rFonts w:eastAsia="標楷體"/>
                        <w:sz w:val="20"/>
                        <w:rPrChange w:id="1733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</w:rPr>
                        </w:rPrChange>
                      </w:rPr>
                      <w:t>Native</w:t>
                    </w:r>
                  </w:ins>
                </w:p>
                <w:p w14:paraId="711E7A13" w14:textId="7D03E21E" w:rsidR="00B4497C" w:rsidRPr="00710858" w:rsidDel="00055DD1" w:rsidRDefault="00B4497C">
                  <w:pPr>
                    <w:snapToGrid w:val="0"/>
                    <w:spacing w:after="120"/>
                    <w:jc w:val="center"/>
                    <w:rPr>
                      <w:ins w:id="1734" w:author="Windows 使用者" w:date="2024-08-07T08:53:00Z"/>
                      <w:del w:id="1735" w:author="User" w:date="2025-08-19T09:31:00Z"/>
                      <w:rFonts w:eastAsia="標楷體"/>
                      <w:sz w:val="36"/>
                      <w:szCs w:val="36"/>
                      <w:rPrChange w:id="1736" w:author="User" w:date="2025-08-27T11:49:00Z">
                        <w:rPr>
                          <w:ins w:id="1737" w:author="Windows 使用者" w:date="2024-08-07T08:53:00Z"/>
                          <w:del w:id="1738" w:author="User" w:date="2025-08-19T09:3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1739" w:author="User" w:date="2025-08-19T09:31:00Z">
                      <w:pPr>
                        <w:snapToGrid w:val="0"/>
                        <w:spacing w:line="400" w:lineRule="exact"/>
                        <w:jc w:val="center"/>
                      </w:pPr>
                    </w:pPrChange>
                  </w:pPr>
                  <w:ins w:id="1740" w:author="User" w:date="2025-08-19T09:31:00Z">
                    <w:r w:rsidRPr="00710858">
                      <w:rPr>
                        <w:rFonts w:eastAsia="標楷體"/>
                        <w:sz w:val="20"/>
                        <w:rPrChange w:id="1741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</w:rPr>
                        </w:rPrChange>
                      </w:rPr>
                      <w:t>Language</w:t>
                    </w:r>
                    <w:r w:rsidRPr="00710858" w:rsidDel="00055DD1">
                      <w:rPr>
                        <w:rFonts w:eastAsia="標楷體"/>
                        <w:sz w:val="36"/>
                        <w:szCs w:val="36"/>
                        <w:rPrChange w:id="1742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 xml:space="preserve"> </w:t>
                    </w:r>
                  </w:ins>
                  <w:ins w:id="1743" w:author="Windows 使用者" w:date="2024-08-07T08:53:00Z">
                    <w:del w:id="1744" w:author="User" w:date="2025-08-19T09:31:00Z">
                      <w:r w:rsidRPr="00710858" w:rsidDel="00055DD1">
                        <w:rPr>
                          <w:rFonts w:eastAsia="標楷體" w:hint="eastAsia"/>
                          <w:sz w:val="36"/>
                          <w:szCs w:val="36"/>
                          <w:rPrChange w:id="1745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國文</w:delText>
                      </w:r>
                    </w:del>
                  </w:ins>
                </w:p>
                <w:p w14:paraId="225FD41F" w14:textId="417CE073" w:rsidR="00B4497C" w:rsidRPr="00710858" w:rsidDel="00055DD1" w:rsidRDefault="00B4497C">
                  <w:pPr>
                    <w:snapToGrid w:val="0"/>
                    <w:spacing w:after="120"/>
                    <w:jc w:val="center"/>
                    <w:rPr>
                      <w:del w:id="1746" w:author="User" w:date="2025-08-19T09:31:00Z"/>
                      <w:rFonts w:eastAsia="標楷體"/>
                      <w:kern w:val="0"/>
                      <w:sz w:val="36"/>
                      <w:rPrChange w:id="1747" w:author="User" w:date="2025-08-27T11:49:00Z">
                        <w:rPr>
                          <w:del w:id="1748" w:author="User" w:date="2025-08-19T09:31:00Z"/>
                          <w:rFonts w:eastAsia="標楷體"/>
                          <w:color w:val="000000" w:themeColor="text1"/>
                          <w:kern w:val="0"/>
                          <w:sz w:val="36"/>
                        </w:rPr>
                      </w:rPrChange>
                    </w:rPr>
                    <w:pPrChange w:id="1749" w:author="User" w:date="2025-08-19T09:31:00Z">
                      <w:pPr>
                        <w:snapToGrid w:val="0"/>
                        <w:ind w:leftChars="-50" w:left="-120" w:rightChars="-27" w:right="-65"/>
                        <w:jc w:val="center"/>
                      </w:pPr>
                    </w:pPrChange>
                  </w:pPr>
                  <w:ins w:id="1750" w:author="Windows 使用者" w:date="2024-08-07T08:53:00Z">
                    <w:del w:id="1751" w:author="User" w:date="2025-08-19T09:31:00Z">
                      <w:r w:rsidRPr="00710858" w:rsidDel="00055DD1">
                        <w:rPr>
                          <w:rFonts w:eastAsia="標楷體"/>
                          <w:sz w:val="20"/>
                          <w:szCs w:val="20"/>
                          <w:rPrChange w:id="1752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Chinese</w:delText>
                      </w:r>
                    </w:del>
                  </w:ins>
                  <w:del w:id="1753" w:author="User" w:date="2025-08-19T09:31:00Z">
                    <w:r w:rsidRPr="00710858" w:rsidDel="00055DD1">
                      <w:rPr>
                        <w:rFonts w:eastAsia="標楷體" w:hint="eastAsia"/>
                        <w:kern w:val="0"/>
                        <w:sz w:val="36"/>
                        <w:rPrChange w:id="1754" w:author="User" w:date="2025-08-27T11:49:00Z">
                          <w:rPr>
                            <w:rFonts w:eastAsia="標楷體" w:hint="eastAsia"/>
                            <w:color w:val="000000" w:themeColor="text1"/>
                            <w:kern w:val="0"/>
                            <w:sz w:val="36"/>
                          </w:rPr>
                        </w:rPrChange>
                      </w:rPr>
                      <w:delText>視覺</w:delText>
                    </w:r>
                  </w:del>
                </w:p>
                <w:p w14:paraId="57B4D82A" w14:textId="71C3BBAD" w:rsidR="00B4497C" w:rsidRPr="00710858" w:rsidRDefault="00B4497C">
                  <w:pPr>
                    <w:snapToGrid w:val="0"/>
                    <w:spacing w:after="120"/>
                    <w:jc w:val="center"/>
                    <w:rPr>
                      <w:rFonts w:eastAsia="標楷體"/>
                      <w:sz w:val="36"/>
                      <w:szCs w:val="36"/>
                      <w:rPrChange w:id="175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1756" w:author="User" w:date="2025-08-19T09:31:00Z">
                      <w:pPr>
                        <w:snapToGrid w:val="0"/>
                        <w:ind w:leftChars="-50" w:left="-120" w:rightChars="-27" w:right="-65"/>
                        <w:jc w:val="center"/>
                      </w:pPr>
                    </w:pPrChange>
                  </w:pPr>
                  <w:del w:id="1757" w:author="User" w:date="2025-08-19T09:31:00Z">
                    <w:r w:rsidRPr="00710858" w:rsidDel="00055DD1">
                      <w:rPr>
                        <w:rFonts w:eastAsia="標楷體"/>
                        <w:kern w:val="0"/>
                        <w:sz w:val="20"/>
                        <w:szCs w:val="20"/>
                        <w:rPrChange w:id="1758" w:author="User" w:date="2025-08-27T11:49:00Z">
                          <w:rPr>
                            <w:rFonts w:eastAsia="標楷體"/>
                            <w:color w:val="000000" w:themeColor="text1"/>
                            <w:kern w:val="0"/>
                            <w:sz w:val="20"/>
                            <w:szCs w:val="20"/>
                          </w:rPr>
                        </w:rPrChange>
                      </w:rPr>
                      <w:delText>Visual Arts</w:delText>
                    </w:r>
                  </w:del>
                </w:p>
              </w:tc>
              <w:tc>
                <w:tcPr>
                  <w:tcW w:w="1374" w:type="dxa"/>
                  <w:tcBorders>
                    <w:bottom w:val="single" w:sz="4" w:space="0" w:color="auto"/>
                  </w:tcBorders>
                  <w:vAlign w:val="center"/>
                </w:tcPr>
                <w:p w14:paraId="20B2E03D" w14:textId="77777777" w:rsidR="00B4497C" w:rsidRPr="00710858" w:rsidRDefault="00B4497C" w:rsidP="00B4497C">
                  <w:pPr>
                    <w:snapToGrid w:val="0"/>
                    <w:spacing w:line="400" w:lineRule="exact"/>
                    <w:jc w:val="center"/>
                    <w:rPr>
                      <w:ins w:id="1759" w:author="User" w:date="2025-08-19T09:34:00Z"/>
                      <w:rFonts w:eastAsia="標楷體"/>
                      <w:sz w:val="36"/>
                      <w:szCs w:val="36"/>
                      <w:rPrChange w:id="1760" w:author="User" w:date="2025-08-27T11:49:00Z">
                        <w:rPr>
                          <w:ins w:id="1761" w:author="User" w:date="2025-08-19T09:3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762" w:author="User" w:date="2025-08-19T09:34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76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社會</w:t>
                    </w:r>
                  </w:ins>
                </w:p>
                <w:p w14:paraId="65598E9A" w14:textId="09514BA5" w:rsidR="00B4497C" w:rsidRPr="00710858" w:rsidDel="00055DD1" w:rsidRDefault="00B4497C" w:rsidP="00B4497C">
                  <w:pPr>
                    <w:snapToGrid w:val="0"/>
                    <w:jc w:val="center"/>
                    <w:rPr>
                      <w:ins w:id="1764" w:author="Windows 使用者" w:date="2024-08-12T12:30:00Z"/>
                      <w:del w:id="1765" w:author="User" w:date="2025-08-19T09:31:00Z"/>
                      <w:rFonts w:eastAsia="標楷體"/>
                      <w:sz w:val="36"/>
                      <w:szCs w:val="36"/>
                      <w:rPrChange w:id="1766" w:author="User" w:date="2025-08-27T11:49:00Z">
                        <w:rPr>
                          <w:ins w:id="1767" w:author="Windows 使用者" w:date="2024-08-12T12:30:00Z"/>
                          <w:del w:id="1768" w:author="User" w:date="2025-08-19T09:3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769" w:author="User" w:date="2025-08-19T09:34:00Z">
                    <w:r w:rsidRPr="00710858">
                      <w:rPr>
                        <w:rFonts w:eastAsia="標楷體"/>
                        <w:sz w:val="20"/>
                        <w:szCs w:val="20"/>
                        <w:rPrChange w:id="1770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Society</w:t>
                    </w:r>
                  </w:ins>
                  <w:ins w:id="1771" w:author="Windows 使用者" w:date="2024-08-12T12:30:00Z">
                    <w:del w:id="1772" w:author="User" w:date="2025-08-19T09:31:00Z">
                      <w:r w:rsidRPr="00710858" w:rsidDel="00055DD1">
                        <w:rPr>
                          <w:rFonts w:eastAsia="標楷體" w:hint="eastAsia"/>
                          <w:sz w:val="36"/>
                          <w:szCs w:val="36"/>
                          <w:rPrChange w:id="1773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英語</w:delText>
                      </w:r>
                    </w:del>
                  </w:ins>
                </w:p>
                <w:p w14:paraId="376CC5B9" w14:textId="35A99A47" w:rsidR="00B4497C" w:rsidRPr="00710858" w:rsidDel="00055DD1" w:rsidRDefault="00B4497C" w:rsidP="00B4497C">
                  <w:pPr>
                    <w:snapToGrid w:val="0"/>
                    <w:jc w:val="center"/>
                    <w:rPr>
                      <w:del w:id="1774" w:author="User" w:date="2025-08-19T09:31:00Z"/>
                      <w:rFonts w:eastAsia="標楷體"/>
                      <w:sz w:val="28"/>
                      <w:szCs w:val="36"/>
                      <w:rPrChange w:id="1775" w:author="User" w:date="2025-08-27T11:49:00Z">
                        <w:rPr>
                          <w:del w:id="1776" w:author="User" w:date="2025-08-19T09:31:00Z"/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</w:pPr>
                  <w:ins w:id="1777" w:author="Windows 使用者" w:date="2024-08-12T12:30:00Z">
                    <w:del w:id="1778" w:author="User" w:date="2025-08-19T09:31:00Z">
                      <w:r w:rsidRPr="00710858" w:rsidDel="00055DD1">
                        <w:rPr>
                          <w:rFonts w:eastAsia="標楷體"/>
                          <w:sz w:val="20"/>
                          <w:szCs w:val="20"/>
                          <w:rPrChange w:id="1779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English</w:delText>
                      </w:r>
                    </w:del>
                  </w:ins>
                  <w:del w:id="1780" w:author="User" w:date="2025-08-19T09:31:00Z">
                    <w:r w:rsidRPr="00710858" w:rsidDel="00055DD1">
                      <w:rPr>
                        <w:rFonts w:eastAsia="標楷體" w:hint="eastAsia"/>
                        <w:sz w:val="28"/>
                        <w:szCs w:val="36"/>
                        <w:rPrChange w:id="178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delText>環境探索</w:delText>
                    </w:r>
                  </w:del>
                </w:p>
                <w:p w14:paraId="4FD5B24D" w14:textId="2CE0F97E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sz w:val="20"/>
                      <w:szCs w:val="20"/>
                      <w:rPrChange w:id="1782" w:author="User" w:date="2025-08-27T11:49:00Z">
                        <w:rPr>
                          <w:rFonts w:eastAsia="標楷體"/>
                          <w:color w:val="000000" w:themeColor="text1"/>
                          <w:sz w:val="20"/>
                          <w:szCs w:val="20"/>
                        </w:rPr>
                      </w:rPrChange>
                    </w:rPr>
                  </w:pPr>
                  <w:del w:id="1783" w:author="User" w:date="2025-08-19T09:31:00Z">
                    <w:r w:rsidRPr="00710858" w:rsidDel="00055DD1">
                      <w:rPr>
                        <w:rFonts w:eastAsia="標楷體"/>
                        <w:sz w:val="20"/>
                        <w:szCs w:val="20"/>
                        <w:rPrChange w:id="1784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Science</w:delText>
                    </w:r>
                  </w:del>
                </w:p>
              </w:tc>
              <w:tc>
                <w:tcPr>
                  <w:tcW w:w="1375" w:type="dxa"/>
                  <w:tcBorders>
                    <w:bottom w:val="single" w:sz="4" w:space="0" w:color="auto"/>
                  </w:tcBorders>
                  <w:vAlign w:val="center"/>
                </w:tcPr>
                <w:p w14:paraId="597D7CB6" w14:textId="77777777" w:rsidR="00B4497C" w:rsidRPr="00710858" w:rsidRDefault="00B4497C" w:rsidP="00B4497C">
                  <w:pPr>
                    <w:snapToGrid w:val="0"/>
                    <w:spacing w:after="120"/>
                    <w:jc w:val="center"/>
                    <w:rPr>
                      <w:ins w:id="1785" w:author="User" w:date="2025-08-19T09:36:00Z"/>
                      <w:rFonts w:eastAsia="標楷體"/>
                      <w:sz w:val="36"/>
                      <w:szCs w:val="36"/>
                      <w:rPrChange w:id="1786" w:author="User" w:date="2025-08-27T11:49:00Z">
                        <w:rPr>
                          <w:ins w:id="1787" w:author="User" w:date="2025-08-19T09:36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788" w:author="User" w:date="2025-08-19T09:36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78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數學</w:t>
                    </w:r>
                  </w:ins>
                </w:p>
                <w:p w14:paraId="29C319FE" w14:textId="3E263DDD" w:rsidR="00B4497C" w:rsidRPr="00710858" w:rsidDel="00F10E1A" w:rsidRDefault="00B4497C" w:rsidP="00B4497C">
                  <w:pPr>
                    <w:snapToGrid w:val="0"/>
                    <w:ind w:leftChars="-50" w:left="-120" w:rightChars="-27" w:right="-65"/>
                    <w:jc w:val="center"/>
                    <w:rPr>
                      <w:ins w:id="1790" w:author="Windows 使用者" w:date="2024-08-12T12:43:00Z"/>
                      <w:del w:id="1791" w:author="User" w:date="2025-08-19T09:34:00Z"/>
                      <w:rFonts w:eastAsia="標楷體"/>
                      <w:sz w:val="36"/>
                      <w:szCs w:val="36"/>
                      <w:rPrChange w:id="1792" w:author="User" w:date="2025-08-27T11:49:00Z">
                        <w:rPr>
                          <w:ins w:id="1793" w:author="Windows 使用者" w:date="2024-08-12T12:43:00Z"/>
                          <w:del w:id="1794" w:author="User" w:date="2025-08-19T09:3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795" w:author="User" w:date="2025-08-19T09:36:00Z">
                    <w:r w:rsidRPr="00710858">
                      <w:rPr>
                        <w:rFonts w:eastAsia="標楷體"/>
                        <w:sz w:val="20"/>
                        <w:szCs w:val="20"/>
                        <w:rPrChange w:id="1796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Math</w:t>
                    </w:r>
                  </w:ins>
                  <w:ins w:id="1797" w:author="Windows 使用者" w:date="2024-08-12T12:43:00Z">
                    <w:del w:id="1798" w:author="User" w:date="2025-08-19T09:34:00Z">
                      <w:r w:rsidRPr="00710858" w:rsidDel="00F10E1A">
                        <w:rPr>
                          <w:rFonts w:eastAsia="標楷體" w:hint="eastAsia"/>
                          <w:sz w:val="36"/>
                          <w:szCs w:val="36"/>
                          <w:rPrChange w:id="1799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表演</w:delText>
                      </w:r>
                    </w:del>
                  </w:ins>
                </w:p>
                <w:p w14:paraId="044A4DFE" w14:textId="22BCE9F0" w:rsidR="00B4497C" w:rsidRPr="00710858" w:rsidDel="00837F44" w:rsidRDefault="00B4497C" w:rsidP="00B4497C">
                  <w:pPr>
                    <w:snapToGrid w:val="0"/>
                    <w:ind w:leftChars="-50" w:left="-120" w:rightChars="-27" w:right="-65"/>
                    <w:jc w:val="center"/>
                    <w:rPr>
                      <w:del w:id="1800" w:author="Windows 使用者" w:date="2024-08-06T13:38:00Z"/>
                      <w:rFonts w:eastAsia="標楷體"/>
                      <w:sz w:val="36"/>
                      <w:szCs w:val="36"/>
                      <w:rPrChange w:id="1801" w:author="User" w:date="2025-08-27T11:49:00Z">
                        <w:rPr>
                          <w:del w:id="1802" w:author="Windows 使用者" w:date="2024-08-06T13:3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803" w:author="Windows 使用者" w:date="2024-08-12T12:43:00Z">
                    <w:del w:id="1804" w:author="User" w:date="2025-08-19T09:34:00Z">
                      <w:r w:rsidRPr="00710858" w:rsidDel="00F10E1A">
                        <w:rPr>
                          <w:rFonts w:eastAsia="標楷體"/>
                          <w:sz w:val="20"/>
                          <w:szCs w:val="20"/>
                          <w:rPrChange w:id="1805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Performance</w:delText>
                      </w:r>
                    </w:del>
                  </w:ins>
                  <w:del w:id="1806" w:author="Windows 使用者" w:date="2024-08-06T13:38:00Z">
                    <w:r w:rsidRPr="00710858" w:rsidDel="00837F44">
                      <w:rPr>
                        <w:rFonts w:eastAsia="標楷體" w:hint="eastAsia"/>
                        <w:sz w:val="36"/>
                        <w:szCs w:val="36"/>
                        <w:rPrChange w:id="180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體育</w:delText>
                    </w:r>
                  </w:del>
                </w:p>
                <w:p w14:paraId="5406698F" w14:textId="643C502C" w:rsidR="00B4497C" w:rsidRPr="00710858" w:rsidRDefault="00B4497C" w:rsidP="00B4497C">
                  <w:pPr>
                    <w:snapToGrid w:val="0"/>
                    <w:jc w:val="center"/>
                    <w:rPr>
                      <w:kern w:val="0"/>
                      <w:rPrChange w:id="1808" w:author="User" w:date="2025-08-27T11:49:00Z">
                        <w:rPr>
                          <w:color w:val="000000" w:themeColor="text1"/>
                          <w:kern w:val="0"/>
                        </w:rPr>
                      </w:rPrChange>
                    </w:rPr>
                  </w:pPr>
                  <w:del w:id="1809" w:author="Windows 使用者" w:date="2024-08-06T13:38:00Z">
                    <w:r w:rsidRPr="00710858" w:rsidDel="00837F44">
                      <w:rPr>
                        <w:rFonts w:eastAsia="標楷體"/>
                        <w:sz w:val="20"/>
                        <w:szCs w:val="20"/>
                        <w:rPrChange w:id="1810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PE</w:delText>
                    </w:r>
                  </w:del>
                </w:p>
              </w:tc>
            </w:tr>
            <w:tr w:rsidR="00710858" w:rsidRPr="00710858" w14:paraId="2FA0EAC3" w14:textId="77777777" w:rsidTr="002E3FC4">
              <w:trPr>
                <w:cantSplit/>
                <w:trHeight w:val="1112"/>
              </w:trPr>
              <w:tc>
                <w:tcPr>
                  <w:tcW w:w="1201" w:type="dxa"/>
                  <w:vMerge/>
                  <w:vAlign w:val="center"/>
                </w:tcPr>
                <w:p w14:paraId="1B5CB489" w14:textId="77777777" w:rsidR="00B4497C" w:rsidRPr="00710858" w:rsidRDefault="00B4497C" w:rsidP="00B4497C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81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3" w:type="dxa"/>
                  <w:vAlign w:val="center"/>
                </w:tcPr>
                <w:p w14:paraId="4E86B7AC" w14:textId="77777777" w:rsidR="00B4497C" w:rsidRPr="00710858" w:rsidRDefault="00B4497C" w:rsidP="00B4497C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812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813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3</w:t>
                  </w:r>
                </w:p>
              </w:tc>
              <w:tc>
                <w:tcPr>
                  <w:tcW w:w="1578" w:type="dxa"/>
                  <w:vAlign w:val="center"/>
                </w:tcPr>
                <w:p w14:paraId="21411B67" w14:textId="77777777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81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81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816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81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</w:p>
                <w:p w14:paraId="59C4F0B2" w14:textId="77777777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81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81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7352B1EE" w14:textId="77777777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82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82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822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82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</w:tc>
              <w:tc>
                <w:tcPr>
                  <w:tcW w:w="504" w:type="dxa"/>
                  <w:vAlign w:val="center"/>
                </w:tcPr>
                <w:p w14:paraId="4680EC6D" w14:textId="77777777" w:rsidR="00B4497C" w:rsidRPr="00710858" w:rsidRDefault="00B4497C" w:rsidP="00B4497C">
                  <w:pPr>
                    <w:snapToGrid w:val="0"/>
                    <w:spacing w:before="120" w:after="120"/>
                    <w:jc w:val="center"/>
                    <w:rPr>
                      <w:rFonts w:eastAsia="標楷體"/>
                      <w:rPrChange w:id="182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82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4" w:type="dxa"/>
                  <w:vAlign w:val="center"/>
                </w:tcPr>
                <w:p w14:paraId="68E2B853" w14:textId="77777777" w:rsidR="00B4497C" w:rsidRPr="00710858" w:rsidRDefault="00B4497C" w:rsidP="00B4497C">
                  <w:pPr>
                    <w:snapToGrid w:val="0"/>
                    <w:spacing w:line="400" w:lineRule="exact"/>
                    <w:jc w:val="center"/>
                    <w:rPr>
                      <w:ins w:id="1826" w:author="User" w:date="2025-08-19T09:31:00Z"/>
                      <w:rFonts w:eastAsia="標楷體"/>
                      <w:sz w:val="36"/>
                      <w:szCs w:val="36"/>
                      <w:rPrChange w:id="1827" w:author="User" w:date="2025-08-27T11:49:00Z">
                        <w:rPr>
                          <w:ins w:id="1828" w:author="User" w:date="2025-08-19T09:3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829" w:author="User" w:date="2025-08-19T09:31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83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自然</w:t>
                    </w:r>
                  </w:ins>
                </w:p>
                <w:p w14:paraId="7EF1B4F5" w14:textId="5CC62D9B" w:rsidR="00B4497C" w:rsidRPr="00710858" w:rsidDel="00055DD1" w:rsidRDefault="00B4497C" w:rsidP="00B4497C">
                  <w:pPr>
                    <w:snapToGrid w:val="0"/>
                    <w:spacing w:after="120"/>
                    <w:jc w:val="center"/>
                    <w:rPr>
                      <w:ins w:id="1831" w:author="Windows 使用者" w:date="2024-08-06T13:12:00Z"/>
                      <w:del w:id="1832" w:author="User" w:date="2025-08-19T09:31:00Z"/>
                      <w:rFonts w:eastAsia="標楷體"/>
                      <w:sz w:val="36"/>
                      <w:szCs w:val="36"/>
                      <w:rPrChange w:id="1833" w:author="User" w:date="2025-08-27T11:49:00Z">
                        <w:rPr>
                          <w:ins w:id="1834" w:author="Windows 使用者" w:date="2024-08-06T13:12:00Z"/>
                          <w:del w:id="1835" w:author="User" w:date="2025-08-19T09:3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836" w:author="User" w:date="2025-08-19T09:31:00Z">
                    <w:r w:rsidRPr="00710858">
                      <w:rPr>
                        <w:rFonts w:eastAsia="標楷體"/>
                        <w:sz w:val="20"/>
                        <w:szCs w:val="20"/>
                        <w:rPrChange w:id="1837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Science</w:t>
                    </w:r>
                  </w:ins>
                  <w:ins w:id="1838" w:author="Windows 使用者" w:date="2024-08-06T13:12:00Z">
                    <w:del w:id="1839" w:author="User" w:date="2025-08-19T09:31:00Z">
                      <w:r w:rsidRPr="00710858" w:rsidDel="00055DD1">
                        <w:rPr>
                          <w:rFonts w:eastAsia="標楷體" w:hint="eastAsia"/>
                          <w:sz w:val="36"/>
                          <w:szCs w:val="36"/>
                          <w:rPrChange w:id="1840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數學</w:delText>
                      </w:r>
                    </w:del>
                  </w:ins>
                </w:p>
                <w:p w14:paraId="1F71F197" w14:textId="39ADB909" w:rsidR="00B4497C" w:rsidRPr="00710858" w:rsidDel="00245F5A" w:rsidRDefault="00B4497C" w:rsidP="00B4497C">
                  <w:pPr>
                    <w:snapToGrid w:val="0"/>
                    <w:spacing w:line="400" w:lineRule="exact"/>
                    <w:jc w:val="center"/>
                    <w:rPr>
                      <w:del w:id="1841" w:author="Windows 使用者" w:date="2024-08-02T14:12:00Z"/>
                      <w:rFonts w:eastAsia="標楷體"/>
                      <w:sz w:val="36"/>
                      <w:szCs w:val="36"/>
                      <w:rPrChange w:id="1842" w:author="User" w:date="2025-08-27T11:49:00Z">
                        <w:rPr>
                          <w:del w:id="1843" w:author="Windows 使用者" w:date="2024-08-02T14:1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844" w:author="Windows 使用者" w:date="2024-08-06T13:12:00Z">
                    <w:del w:id="1845" w:author="User" w:date="2025-08-19T09:31:00Z">
                      <w:r w:rsidRPr="00710858" w:rsidDel="00055DD1">
                        <w:rPr>
                          <w:rFonts w:eastAsia="標楷體"/>
                          <w:sz w:val="20"/>
                          <w:szCs w:val="20"/>
                          <w:rPrChange w:id="1846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Math</w:delText>
                      </w:r>
                    </w:del>
                  </w:ins>
                  <w:del w:id="1847" w:author="Windows 使用者" w:date="2024-08-02T14:12:00Z">
                    <w:r w:rsidRPr="00710858" w:rsidDel="00245F5A">
                      <w:rPr>
                        <w:rFonts w:eastAsia="標楷體" w:hint="eastAsia"/>
                        <w:sz w:val="36"/>
                        <w:szCs w:val="36"/>
                        <w:rPrChange w:id="184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社會</w:delText>
                    </w:r>
                  </w:del>
                </w:p>
                <w:p w14:paraId="6486579F" w14:textId="232FCC13" w:rsidR="00B4497C" w:rsidRPr="00710858" w:rsidRDefault="00B4497C" w:rsidP="00B4497C">
                  <w:pPr>
                    <w:snapToGrid w:val="0"/>
                    <w:spacing w:line="400" w:lineRule="exact"/>
                    <w:jc w:val="center"/>
                    <w:rPr>
                      <w:kern w:val="0"/>
                      <w:rPrChange w:id="1849" w:author="User" w:date="2025-08-27T11:49:00Z">
                        <w:rPr>
                          <w:color w:val="000000" w:themeColor="text1"/>
                          <w:kern w:val="0"/>
                        </w:rPr>
                      </w:rPrChange>
                    </w:rPr>
                  </w:pPr>
                  <w:del w:id="1850" w:author="Windows 使用者" w:date="2024-08-02T14:12:00Z">
                    <w:r w:rsidRPr="00710858" w:rsidDel="00245F5A">
                      <w:rPr>
                        <w:rFonts w:eastAsia="標楷體"/>
                        <w:sz w:val="20"/>
                        <w:szCs w:val="20"/>
                        <w:rPrChange w:id="1851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Society</w:delText>
                    </w:r>
                  </w:del>
                </w:p>
              </w:tc>
              <w:tc>
                <w:tcPr>
                  <w:tcW w:w="1375" w:type="dxa"/>
                  <w:tcBorders>
                    <w:bottom w:val="single" w:sz="4" w:space="0" w:color="auto"/>
                  </w:tcBorders>
                  <w:vAlign w:val="center"/>
                </w:tcPr>
                <w:p w14:paraId="15524758" w14:textId="77777777" w:rsidR="00B4497C" w:rsidRPr="00710858" w:rsidRDefault="00B4497C" w:rsidP="00B4497C">
                  <w:pPr>
                    <w:snapToGrid w:val="0"/>
                    <w:spacing w:line="400" w:lineRule="exact"/>
                    <w:jc w:val="center"/>
                    <w:rPr>
                      <w:ins w:id="1852" w:author="User" w:date="2025-08-19T09:32:00Z"/>
                      <w:rFonts w:eastAsia="標楷體"/>
                      <w:sz w:val="36"/>
                      <w:szCs w:val="36"/>
                      <w:rPrChange w:id="1853" w:author="User" w:date="2025-08-27T11:49:00Z">
                        <w:rPr>
                          <w:ins w:id="1854" w:author="User" w:date="2025-08-19T09:3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855" w:author="User" w:date="2025-08-19T09:32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85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國文</w:t>
                    </w:r>
                  </w:ins>
                </w:p>
                <w:p w14:paraId="4F80B73A" w14:textId="1087AA2D" w:rsidR="00B4497C" w:rsidRPr="00710858" w:rsidDel="00055DD1" w:rsidRDefault="00B4497C" w:rsidP="00B4497C">
                  <w:pPr>
                    <w:snapToGrid w:val="0"/>
                    <w:spacing w:after="120"/>
                    <w:jc w:val="center"/>
                    <w:rPr>
                      <w:ins w:id="1857" w:author="Windows 使用者" w:date="2024-08-07T08:38:00Z"/>
                      <w:del w:id="1858" w:author="User" w:date="2025-08-19T09:32:00Z"/>
                      <w:rFonts w:eastAsia="標楷體"/>
                      <w:sz w:val="36"/>
                      <w:szCs w:val="36"/>
                      <w:rPrChange w:id="1859" w:author="User" w:date="2025-08-27T11:49:00Z">
                        <w:rPr>
                          <w:ins w:id="1860" w:author="Windows 使用者" w:date="2024-08-07T08:38:00Z"/>
                          <w:del w:id="1861" w:author="User" w:date="2025-08-19T09:3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862" w:author="User" w:date="2025-08-19T09:32:00Z">
                    <w:r w:rsidRPr="00710858">
                      <w:rPr>
                        <w:rFonts w:eastAsia="標楷體"/>
                        <w:sz w:val="20"/>
                        <w:szCs w:val="20"/>
                        <w:rPrChange w:id="1863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Chinese</w:t>
                    </w:r>
                  </w:ins>
                  <w:ins w:id="1864" w:author="Windows 使用者" w:date="2024-08-07T08:38:00Z">
                    <w:del w:id="1865" w:author="User" w:date="2025-08-19T09:32:00Z">
                      <w:r w:rsidRPr="00710858" w:rsidDel="00055DD1">
                        <w:rPr>
                          <w:rFonts w:eastAsia="標楷體" w:hint="eastAsia"/>
                          <w:sz w:val="36"/>
                          <w:szCs w:val="36"/>
                          <w:rPrChange w:id="1866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數學</w:delText>
                      </w:r>
                    </w:del>
                  </w:ins>
                </w:p>
                <w:p w14:paraId="7A7D0A2B" w14:textId="55FE3C0B" w:rsidR="00B4497C" w:rsidRPr="00710858" w:rsidDel="00F80ACE" w:rsidRDefault="00B4497C" w:rsidP="00B4497C">
                  <w:pPr>
                    <w:snapToGrid w:val="0"/>
                    <w:spacing w:after="120"/>
                    <w:jc w:val="center"/>
                    <w:rPr>
                      <w:del w:id="1867" w:author="Windows 使用者" w:date="2024-08-07T08:38:00Z"/>
                      <w:rFonts w:eastAsia="標楷體"/>
                      <w:sz w:val="28"/>
                      <w:szCs w:val="36"/>
                      <w:rPrChange w:id="1868" w:author="User" w:date="2025-08-27T11:49:00Z">
                        <w:rPr>
                          <w:del w:id="1869" w:author="Windows 使用者" w:date="2024-08-07T08:38:00Z"/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</w:pPr>
                  <w:ins w:id="1870" w:author="Windows 使用者" w:date="2024-08-07T08:38:00Z">
                    <w:del w:id="1871" w:author="User" w:date="2025-08-19T09:32:00Z">
                      <w:r w:rsidRPr="00710858" w:rsidDel="00055DD1">
                        <w:rPr>
                          <w:rFonts w:eastAsia="標楷體"/>
                          <w:sz w:val="20"/>
                          <w:szCs w:val="20"/>
                          <w:rPrChange w:id="1872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Math</w:delText>
                      </w:r>
                    </w:del>
                  </w:ins>
                  <w:del w:id="1873" w:author="Windows 使用者" w:date="2024-08-07T08:38:00Z">
                    <w:r w:rsidRPr="00710858" w:rsidDel="00F80ACE">
                      <w:rPr>
                        <w:rFonts w:eastAsia="標楷體" w:hint="eastAsia"/>
                        <w:sz w:val="28"/>
                        <w:szCs w:val="36"/>
                        <w:rPrChange w:id="187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delText>邏輯推理</w:delText>
                    </w:r>
                  </w:del>
                </w:p>
                <w:p w14:paraId="6E920556" w14:textId="07D34813" w:rsidR="00B4497C" w:rsidRPr="00710858" w:rsidRDefault="00B4497C" w:rsidP="00B4497C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187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876" w:author="Windows 使用者" w:date="2024-08-07T08:38:00Z">
                    <w:r w:rsidRPr="00710858" w:rsidDel="00F80ACE">
                      <w:rPr>
                        <w:rFonts w:eastAsia="標楷體"/>
                        <w:sz w:val="20"/>
                        <w:szCs w:val="20"/>
                        <w:rPrChange w:id="1877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Math</w:delText>
                    </w:r>
                  </w:del>
                </w:p>
              </w:tc>
              <w:tc>
                <w:tcPr>
                  <w:tcW w:w="1376" w:type="dxa"/>
                  <w:vAlign w:val="center"/>
                </w:tcPr>
                <w:p w14:paraId="6CD89190" w14:textId="77777777" w:rsidR="00B4497C" w:rsidRPr="00710858" w:rsidRDefault="00B4497C" w:rsidP="00B4497C">
                  <w:pPr>
                    <w:snapToGrid w:val="0"/>
                    <w:spacing w:after="120"/>
                    <w:jc w:val="center"/>
                    <w:rPr>
                      <w:ins w:id="1878" w:author="User" w:date="2025-08-19T09:33:00Z"/>
                      <w:rFonts w:eastAsia="標楷體"/>
                      <w:sz w:val="36"/>
                      <w:szCs w:val="36"/>
                      <w:rPrChange w:id="1879" w:author="User" w:date="2025-08-27T11:49:00Z">
                        <w:rPr>
                          <w:ins w:id="1880" w:author="User" w:date="2025-08-19T09:3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881" w:author="User" w:date="2025-08-19T09:33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88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數學</w:t>
                    </w:r>
                  </w:ins>
                </w:p>
                <w:p w14:paraId="2498AFF7" w14:textId="4B5526EA" w:rsidR="00B4497C" w:rsidRPr="00710858" w:rsidDel="00055DD1" w:rsidRDefault="00B4497C" w:rsidP="00B4497C">
                  <w:pPr>
                    <w:snapToGrid w:val="0"/>
                    <w:jc w:val="center"/>
                    <w:rPr>
                      <w:ins w:id="1883" w:author="Windows 使用者" w:date="2024-08-13T08:56:00Z"/>
                      <w:del w:id="1884" w:author="User" w:date="2025-08-19T09:31:00Z"/>
                      <w:rFonts w:eastAsia="標楷體"/>
                      <w:sz w:val="36"/>
                      <w:szCs w:val="36"/>
                      <w:rPrChange w:id="1885" w:author="User" w:date="2025-08-27T11:49:00Z">
                        <w:rPr>
                          <w:ins w:id="1886" w:author="Windows 使用者" w:date="2024-08-13T08:56:00Z"/>
                          <w:del w:id="1887" w:author="User" w:date="2025-08-19T09:3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888" w:author="User" w:date="2025-08-19T09:33:00Z">
                    <w:r w:rsidRPr="00710858">
                      <w:rPr>
                        <w:rFonts w:eastAsia="標楷體"/>
                        <w:sz w:val="20"/>
                        <w:szCs w:val="20"/>
                        <w:rPrChange w:id="1889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Math</w:t>
                    </w:r>
                  </w:ins>
                  <w:ins w:id="1890" w:author="Windows 使用者" w:date="2024-08-13T08:56:00Z">
                    <w:del w:id="1891" w:author="User" w:date="2025-08-19T09:31:00Z">
                      <w:r w:rsidRPr="00710858" w:rsidDel="00055DD1">
                        <w:rPr>
                          <w:rFonts w:eastAsia="標楷體" w:hint="eastAsia"/>
                          <w:sz w:val="36"/>
                          <w:szCs w:val="36"/>
                          <w:rPrChange w:id="1892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音樂</w:delText>
                      </w:r>
                    </w:del>
                  </w:ins>
                </w:p>
                <w:p w14:paraId="22444F18" w14:textId="350FE24B" w:rsidR="00B4497C" w:rsidRPr="00710858" w:rsidDel="00055DD1" w:rsidRDefault="00B4497C" w:rsidP="00B4497C">
                  <w:pPr>
                    <w:snapToGrid w:val="0"/>
                    <w:jc w:val="center"/>
                    <w:rPr>
                      <w:del w:id="1893" w:author="User" w:date="2025-08-19T09:31:00Z"/>
                      <w:rFonts w:eastAsia="標楷體"/>
                      <w:sz w:val="36"/>
                      <w:szCs w:val="36"/>
                      <w:rPrChange w:id="1894" w:author="User" w:date="2025-08-27T11:49:00Z">
                        <w:rPr>
                          <w:del w:id="1895" w:author="User" w:date="2025-08-19T09:3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896" w:author="Windows 使用者" w:date="2024-08-13T08:56:00Z">
                    <w:del w:id="1897" w:author="User" w:date="2025-08-19T09:31:00Z">
                      <w:r w:rsidRPr="00710858" w:rsidDel="00055DD1">
                        <w:rPr>
                          <w:rFonts w:eastAsia="標楷體"/>
                          <w:sz w:val="20"/>
                          <w:szCs w:val="20"/>
                          <w:rPrChange w:id="1898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Music</w:delText>
                      </w:r>
                    </w:del>
                  </w:ins>
                  <w:del w:id="1899" w:author="User" w:date="2025-08-19T09:31:00Z">
                    <w:r w:rsidRPr="00710858" w:rsidDel="00055DD1">
                      <w:rPr>
                        <w:rFonts w:eastAsia="標楷體" w:hint="eastAsia"/>
                        <w:sz w:val="36"/>
                        <w:szCs w:val="36"/>
                        <w:rPrChange w:id="190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本土語</w:delText>
                    </w:r>
                  </w:del>
                </w:p>
                <w:p w14:paraId="7ED8883D" w14:textId="01965660" w:rsidR="00B4497C" w:rsidRPr="00710858" w:rsidDel="00055DD1" w:rsidRDefault="00B4497C" w:rsidP="00B4497C">
                  <w:pPr>
                    <w:snapToGrid w:val="0"/>
                    <w:jc w:val="center"/>
                    <w:rPr>
                      <w:del w:id="1901" w:author="User" w:date="2025-08-19T09:31:00Z"/>
                      <w:rFonts w:eastAsia="標楷體"/>
                      <w:sz w:val="20"/>
                      <w:rPrChange w:id="1902" w:author="User" w:date="2025-08-27T11:49:00Z">
                        <w:rPr>
                          <w:del w:id="1903" w:author="User" w:date="2025-08-19T09:31:00Z"/>
                          <w:rFonts w:eastAsia="標楷體"/>
                          <w:color w:val="000000" w:themeColor="text1"/>
                          <w:sz w:val="20"/>
                        </w:rPr>
                      </w:rPrChange>
                    </w:rPr>
                  </w:pPr>
                  <w:del w:id="1904" w:author="User" w:date="2025-08-19T09:31:00Z">
                    <w:r w:rsidRPr="00710858" w:rsidDel="00055DD1">
                      <w:rPr>
                        <w:rFonts w:eastAsia="標楷體"/>
                        <w:sz w:val="20"/>
                        <w:rPrChange w:id="1905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</w:rPr>
                        </w:rPrChange>
                      </w:rPr>
                      <w:delText>Native</w:delText>
                    </w:r>
                  </w:del>
                </w:p>
                <w:p w14:paraId="253503A9" w14:textId="7F478634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190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907" w:author="User" w:date="2025-08-19T09:31:00Z">
                    <w:r w:rsidRPr="00710858" w:rsidDel="00055DD1">
                      <w:rPr>
                        <w:rFonts w:eastAsia="標楷體"/>
                        <w:sz w:val="20"/>
                        <w:rPrChange w:id="1908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</w:rPr>
                        </w:rPrChange>
                      </w:rPr>
                      <w:delText>Language</w:delText>
                    </w:r>
                  </w:del>
                </w:p>
              </w:tc>
              <w:tc>
                <w:tcPr>
                  <w:tcW w:w="1374" w:type="dxa"/>
                  <w:vAlign w:val="center"/>
                </w:tcPr>
                <w:p w14:paraId="34973C47" w14:textId="77777777" w:rsidR="00B4497C" w:rsidRPr="00710858" w:rsidRDefault="00B4497C" w:rsidP="00B4497C">
                  <w:pPr>
                    <w:snapToGrid w:val="0"/>
                    <w:spacing w:line="400" w:lineRule="exact"/>
                    <w:jc w:val="center"/>
                    <w:rPr>
                      <w:ins w:id="1909" w:author="User" w:date="2025-08-19T09:34:00Z"/>
                      <w:rFonts w:eastAsia="標楷體"/>
                      <w:sz w:val="28"/>
                      <w:szCs w:val="36"/>
                      <w:rPrChange w:id="1910" w:author="User" w:date="2025-08-27T11:49:00Z">
                        <w:rPr>
                          <w:ins w:id="1911" w:author="User" w:date="2025-08-19T09:34:00Z"/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</w:pPr>
                  <w:ins w:id="1912" w:author="User" w:date="2025-08-19T09:34:00Z">
                    <w:r w:rsidRPr="00710858">
                      <w:rPr>
                        <w:rFonts w:eastAsia="標楷體" w:hint="eastAsia"/>
                        <w:sz w:val="28"/>
                        <w:szCs w:val="36"/>
                        <w:rPrChange w:id="191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t>生活科技</w:t>
                    </w:r>
                  </w:ins>
                </w:p>
                <w:p w14:paraId="665A34CA" w14:textId="28F039D3" w:rsidR="00B4497C" w:rsidRPr="00710858" w:rsidDel="00F10E1A" w:rsidRDefault="00B4497C" w:rsidP="00B4497C">
                  <w:pPr>
                    <w:snapToGrid w:val="0"/>
                    <w:spacing w:line="400" w:lineRule="exact"/>
                    <w:jc w:val="center"/>
                    <w:rPr>
                      <w:ins w:id="1914" w:author="Windows 使用者" w:date="2024-08-12T11:22:00Z"/>
                      <w:del w:id="1915" w:author="User" w:date="2025-08-19T09:33:00Z"/>
                      <w:rFonts w:eastAsia="標楷體"/>
                      <w:sz w:val="36"/>
                      <w:szCs w:val="36"/>
                      <w:rPrChange w:id="1916" w:author="User" w:date="2025-08-27T11:49:00Z">
                        <w:rPr>
                          <w:ins w:id="1917" w:author="Windows 使用者" w:date="2024-08-12T11:22:00Z"/>
                          <w:del w:id="1918" w:author="User" w:date="2025-08-19T09:3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919" w:author="User" w:date="2025-08-19T09:34:00Z">
                    <w:r w:rsidRPr="00710858">
                      <w:rPr>
                        <w:rFonts w:eastAsia="標楷體"/>
                        <w:sz w:val="20"/>
                        <w:szCs w:val="36"/>
                        <w:rPrChange w:id="1920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36"/>
                          </w:rPr>
                        </w:rPrChange>
                      </w:rPr>
                      <w:t>Living Technology</w:t>
                    </w:r>
                  </w:ins>
                  <w:ins w:id="1921" w:author="Windows 使用者" w:date="2024-08-12T11:22:00Z">
                    <w:del w:id="1922" w:author="User" w:date="2025-08-19T09:33:00Z">
                      <w:r w:rsidRPr="00710858" w:rsidDel="00F10E1A">
                        <w:rPr>
                          <w:rFonts w:eastAsia="標楷體" w:hint="eastAsia"/>
                          <w:sz w:val="36"/>
                          <w:szCs w:val="36"/>
                          <w:rPrChange w:id="1923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國文</w:delText>
                      </w:r>
                    </w:del>
                  </w:ins>
                </w:p>
                <w:p w14:paraId="4B841162" w14:textId="7A316A98" w:rsidR="00B4497C" w:rsidRPr="00710858" w:rsidDel="00F10E1A" w:rsidRDefault="00B4497C" w:rsidP="00B4497C">
                  <w:pPr>
                    <w:snapToGrid w:val="0"/>
                    <w:ind w:leftChars="-50" w:left="-120" w:rightChars="-27" w:right="-65"/>
                    <w:jc w:val="center"/>
                    <w:rPr>
                      <w:del w:id="1924" w:author="User" w:date="2025-08-19T09:33:00Z"/>
                      <w:rFonts w:eastAsia="標楷體"/>
                      <w:sz w:val="36"/>
                      <w:szCs w:val="36"/>
                      <w:rPrChange w:id="1925" w:author="User" w:date="2025-08-27T11:49:00Z">
                        <w:rPr>
                          <w:del w:id="1926" w:author="User" w:date="2025-08-19T09:3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927" w:author="Windows 使用者" w:date="2024-08-12T11:22:00Z">
                    <w:del w:id="1928" w:author="User" w:date="2025-08-19T09:33:00Z">
                      <w:r w:rsidRPr="00710858" w:rsidDel="00F10E1A">
                        <w:rPr>
                          <w:rFonts w:eastAsia="標楷體"/>
                          <w:sz w:val="20"/>
                          <w:szCs w:val="20"/>
                          <w:rPrChange w:id="1929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Chinese</w:delText>
                      </w:r>
                    </w:del>
                  </w:ins>
                  <w:del w:id="1930" w:author="User" w:date="2025-08-19T09:33:00Z">
                    <w:r w:rsidRPr="00710858" w:rsidDel="00F10E1A">
                      <w:rPr>
                        <w:rFonts w:eastAsia="標楷體" w:hint="eastAsia"/>
                        <w:sz w:val="36"/>
                        <w:szCs w:val="36"/>
                        <w:rPrChange w:id="193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健教</w:delText>
                    </w:r>
                  </w:del>
                </w:p>
                <w:p w14:paraId="39224759" w14:textId="4686DF12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sz w:val="20"/>
                      <w:szCs w:val="20"/>
                      <w:rPrChange w:id="1932" w:author="User" w:date="2025-08-27T11:49:00Z">
                        <w:rPr>
                          <w:rFonts w:eastAsia="標楷體"/>
                          <w:color w:val="000000" w:themeColor="text1"/>
                          <w:sz w:val="20"/>
                          <w:szCs w:val="20"/>
                        </w:rPr>
                      </w:rPrChange>
                    </w:rPr>
                  </w:pPr>
                  <w:del w:id="1933" w:author="User" w:date="2025-08-19T09:33:00Z">
                    <w:r w:rsidRPr="00710858" w:rsidDel="00F10E1A">
                      <w:rPr>
                        <w:rFonts w:eastAsia="標楷體"/>
                        <w:sz w:val="20"/>
                        <w:szCs w:val="20"/>
                        <w:rPrChange w:id="1934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Health</w:delText>
                    </w:r>
                  </w:del>
                </w:p>
              </w:tc>
              <w:tc>
                <w:tcPr>
                  <w:tcW w:w="1375" w:type="dxa"/>
                  <w:vAlign w:val="center"/>
                </w:tcPr>
                <w:p w14:paraId="5A76D5E8" w14:textId="77777777" w:rsidR="00B4497C" w:rsidRPr="00710858" w:rsidRDefault="00B4497C" w:rsidP="00B4497C">
                  <w:pPr>
                    <w:snapToGrid w:val="0"/>
                    <w:spacing w:line="400" w:lineRule="exact"/>
                    <w:jc w:val="center"/>
                    <w:rPr>
                      <w:ins w:id="1935" w:author="User" w:date="2025-08-19T09:36:00Z"/>
                      <w:rFonts w:eastAsia="標楷體"/>
                      <w:sz w:val="36"/>
                      <w:szCs w:val="36"/>
                      <w:rPrChange w:id="1936" w:author="User" w:date="2025-08-27T11:49:00Z">
                        <w:rPr>
                          <w:ins w:id="1937" w:author="User" w:date="2025-08-19T09:36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938" w:author="User" w:date="2025-08-19T09:36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93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社會</w:t>
                    </w:r>
                  </w:ins>
                </w:p>
                <w:p w14:paraId="53053337" w14:textId="1BF90977" w:rsidR="00B4497C" w:rsidRPr="00710858" w:rsidDel="00055DD1" w:rsidRDefault="00B4497C" w:rsidP="00B4497C">
                  <w:pPr>
                    <w:snapToGrid w:val="0"/>
                    <w:jc w:val="center"/>
                    <w:rPr>
                      <w:ins w:id="1940" w:author="Windows 使用者" w:date="2024-08-13T08:56:00Z"/>
                      <w:del w:id="1941" w:author="User" w:date="2025-08-19T09:33:00Z"/>
                      <w:rFonts w:eastAsia="標楷體"/>
                      <w:sz w:val="28"/>
                      <w:szCs w:val="36"/>
                      <w:rPrChange w:id="1942" w:author="User" w:date="2025-08-27T11:49:00Z">
                        <w:rPr>
                          <w:ins w:id="1943" w:author="Windows 使用者" w:date="2024-08-13T08:56:00Z"/>
                          <w:del w:id="1944" w:author="User" w:date="2025-08-19T09:33:00Z"/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</w:pPr>
                  <w:ins w:id="1945" w:author="User" w:date="2025-08-19T09:36:00Z">
                    <w:r w:rsidRPr="00710858">
                      <w:rPr>
                        <w:rFonts w:eastAsia="標楷體"/>
                        <w:sz w:val="20"/>
                        <w:szCs w:val="20"/>
                        <w:rPrChange w:id="1946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Society</w:t>
                    </w:r>
                  </w:ins>
                  <w:ins w:id="1947" w:author="Windows 使用者" w:date="2024-08-13T08:56:00Z">
                    <w:del w:id="1948" w:author="User" w:date="2025-08-19T09:33:00Z">
                      <w:r w:rsidRPr="00710858" w:rsidDel="00055DD1">
                        <w:rPr>
                          <w:rFonts w:eastAsia="標楷體" w:hint="eastAsia"/>
                          <w:sz w:val="28"/>
                          <w:szCs w:val="36"/>
                          <w:rPrChange w:id="1949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36"/>
                            </w:rPr>
                          </w:rPrChange>
                        </w:rPr>
                        <w:delText>資訊科技</w:delText>
                      </w:r>
                    </w:del>
                  </w:ins>
                </w:p>
                <w:p w14:paraId="547B016D" w14:textId="183F1C16" w:rsidR="00B4497C" w:rsidRPr="00710858" w:rsidDel="00055DD1" w:rsidRDefault="00B4497C" w:rsidP="00B4497C">
                  <w:pPr>
                    <w:snapToGrid w:val="0"/>
                    <w:spacing w:line="400" w:lineRule="exact"/>
                    <w:jc w:val="center"/>
                    <w:rPr>
                      <w:del w:id="1950" w:author="User" w:date="2025-08-19T09:33:00Z"/>
                      <w:rFonts w:eastAsia="標楷體"/>
                      <w:sz w:val="36"/>
                      <w:szCs w:val="36"/>
                      <w:rPrChange w:id="1951" w:author="User" w:date="2025-08-27T11:49:00Z">
                        <w:rPr>
                          <w:del w:id="1952" w:author="User" w:date="2025-08-19T09:3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953" w:author="Windows 使用者" w:date="2024-08-13T08:56:00Z">
                    <w:del w:id="1954" w:author="User" w:date="2025-08-19T09:33:00Z">
                      <w:r w:rsidRPr="00710858" w:rsidDel="00055DD1">
                        <w:rPr>
                          <w:rFonts w:eastAsia="標楷體"/>
                          <w:sz w:val="28"/>
                          <w:szCs w:val="36"/>
                          <w:rPrChange w:id="1955" w:author="User" w:date="2025-08-27T11:49:00Z">
                            <w:rPr>
                              <w:rFonts w:eastAsia="標楷體"/>
                              <w:color w:val="000000" w:themeColor="text1"/>
                              <w:sz w:val="28"/>
                              <w:szCs w:val="36"/>
                            </w:rPr>
                          </w:rPrChange>
                        </w:rPr>
                        <w:delText>IT</w:delText>
                      </w:r>
                    </w:del>
                  </w:ins>
                  <w:del w:id="1956" w:author="User" w:date="2025-08-19T09:33:00Z">
                    <w:r w:rsidRPr="00710858" w:rsidDel="00055DD1">
                      <w:rPr>
                        <w:rFonts w:eastAsia="標楷體" w:hint="eastAsia"/>
                        <w:sz w:val="36"/>
                        <w:szCs w:val="36"/>
                        <w:rPrChange w:id="195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國文</w:delText>
                    </w:r>
                  </w:del>
                </w:p>
                <w:p w14:paraId="7B420AB0" w14:textId="5497110D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195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959" w:author="User" w:date="2025-08-19T09:33:00Z">
                    <w:r w:rsidRPr="00710858" w:rsidDel="00055DD1">
                      <w:rPr>
                        <w:rFonts w:eastAsia="標楷體"/>
                        <w:sz w:val="20"/>
                        <w:szCs w:val="20"/>
                        <w:rPrChange w:id="1960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Chinese</w:delText>
                    </w:r>
                  </w:del>
                </w:p>
              </w:tc>
            </w:tr>
            <w:tr w:rsidR="00710858" w:rsidRPr="00710858" w14:paraId="0A928223" w14:textId="77777777" w:rsidTr="003F4DD0">
              <w:trPr>
                <w:cantSplit/>
                <w:trHeight w:val="1011"/>
              </w:trPr>
              <w:tc>
                <w:tcPr>
                  <w:tcW w:w="1201" w:type="dxa"/>
                  <w:vMerge/>
                  <w:vAlign w:val="center"/>
                </w:tcPr>
                <w:p w14:paraId="4B5B192D" w14:textId="77777777" w:rsidR="00B4497C" w:rsidRPr="00710858" w:rsidRDefault="00B4497C" w:rsidP="00B4497C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rPrChange w:id="196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3" w:type="dxa"/>
                  <w:vAlign w:val="center"/>
                </w:tcPr>
                <w:p w14:paraId="00E1A121" w14:textId="77777777" w:rsidR="00B4497C" w:rsidRPr="00710858" w:rsidRDefault="00B4497C" w:rsidP="00B4497C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962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963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4</w:t>
                  </w:r>
                </w:p>
              </w:tc>
              <w:tc>
                <w:tcPr>
                  <w:tcW w:w="1578" w:type="dxa"/>
                  <w:vAlign w:val="center"/>
                </w:tcPr>
                <w:p w14:paraId="6AEF10EE" w14:textId="77777777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96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96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966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96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05</w:t>
                  </w:r>
                </w:p>
                <w:p w14:paraId="70695F2A" w14:textId="77777777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96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96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1574B86F" w14:textId="77777777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97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97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972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97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</w:tc>
              <w:tc>
                <w:tcPr>
                  <w:tcW w:w="504" w:type="dxa"/>
                  <w:vAlign w:val="center"/>
                </w:tcPr>
                <w:p w14:paraId="39D43CA3" w14:textId="77777777" w:rsidR="00B4497C" w:rsidRPr="00710858" w:rsidRDefault="00B4497C" w:rsidP="00B4497C">
                  <w:pPr>
                    <w:snapToGrid w:val="0"/>
                    <w:spacing w:before="120" w:after="120"/>
                    <w:jc w:val="center"/>
                    <w:rPr>
                      <w:rFonts w:eastAsia="標楷體"/>
                      <w:rPrChange w:id="197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97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4" w:type="dxa"/>
                  <w:vAlign w:val="center"/>
                </w:tcPr>
                <w:p w14:paraId="4DD020E1" w14:textId="77777777" w:rsidR="00B4497C" w:rsidRPr="00710858" w:rsidRDefault="00B4497C" w:rsidP="00B4497C">
                  <w:pPr>
                    <w:snapToGrid w:val="0"/>
                    <w:jc w:val="center"/>
                    <w:rPr>
                      <w:ins w:id="1976" w:author="User" w:date="2025-08-19T09:31:00Z"/>
                      <w:rFonts w:eastAsia="標楷體"/>
                      <w:sz w:val="36"/>
                      <w:szCs w:val="36"/>
                      <w:rPrChange w:id="1977" w:author="User" w:date="2025-08-27T11:49:00Z">
                        <w:rPr>
                          <w:ins w:id="1978" w:author="User" w:date="2025-08-19T09:3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979" w:author="User" w:date="2025-08-19T09:31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98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英語</w:t>
                    </w:r>
                  </w:ins>
                </w:p>
                <w:p w14:paraId="28BB2C4F" w14:textId="448A23DE" w:rsidR="00B4497C" w:rsidRPr="00710858" w:rsidDel="00055DD1" w:rsidRDefault="00B4497C" w:rsidP="00B4497C">
                  <w:pPr>
                    <w:snapToGrid w:val="0"/>
                    <w:jc w:val="center"/>
                    <w:rPr>
                      <w:ins w:id="1981" w:author="Windows 使用者" w:date="2024-08-06T13:12:00Z"/>
                      <w:del w:id="1982" w:author="User" w:date="2025-08-19T09:31:00Z"/>
                      <w:rFonts w:eastAsia="標楷體"/>
                      <w:sz w:val="36"/>
                      <w:szCs w:val="36"/>
                      <w:rPrChange w:id="1983" w:author="User" w:date="2025-08-27T11:49:00Z">
                        <w:rPr>
                          <w:ins w:id="1984" w:author="Windows 使用者" w:date="2024-08-06T13:12:00Z"/>
                          <w:del w:id="1985" w:author="User" w:date="2025-08-19T09:3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986" w:author="User" w:date="2025-08-19T09:31:00Z">
                    <w:r w:rsidRPr="00710858">
                      <w:rPr>
                        <w:rFonts w:eastAsia="標楷體"/>
                        <w:sz w:val="20"/>
                        <w:szCs w:val="20"/>
                        <w:rPrChange w:id="1987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English</w:t>
                    </w:r>
                  </w:ins>
                  <w:ins w:id="1988" w:author="Windows 使用者" w:date="2024-08-06T13:12:00Z">
                    <w:del w:id="1989" w:author="User" w:date="2025-08-19T09:31:00Z">
                      <w:r w:rsidRPr="00710858" w:rsidDel="00055DD1">
                        <w:rPr>
                          <w:rFonts w:eastAsia="標楷體" w:hint="eastAsia"/>
                          <w:sz w:val="36"/>
                          <w:szCs w:val="36"/>
                          <w:rPrChange w:id="1990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本土語</w:delText>
                      </w:r>
                    </w:del>
                  </w:ins>
                </w:p>
                <w:p w14:paraId="2F9F8A86" w14:textId="419E0012" w:rsidR="00B4497C" w:rsidRPr="00710858" w:rsidDel="00055DD1" w:rsidRDefault="00B4497C" w:rsidP="00B4497C">
                  <w:pPr>
                    <w:snapToGrid w:val="0"/>
                    <w:jc w:val="center"/>
                    <w:rPr>
                      <w:ins w:id="1991" w:author="Windows 使用者" w:date="2024-08-06T13:12:00Z"/>
                      <w:del w:id="1992" w:author="User" w:date="2025-08-19T09:31:00Z"/>
                      <w:rFonts w:eastAsia="標楷體"/>
                      <w:sz w:val="20"/>
                      <w:rPrChange w:id="1993" w:author="User" w:date="2025-08-27T11:49:00Z">
                        <w:rPr>
                          <w:ins w:id="1994" w:author="Windows 使用者" w:date="2024-08-06T13:12:00Z"/>
                          <w:del w:id="1995" w:author="User" w:date="2025-08-19T09:31:00Z"/>
                          <w:rFonts w:eastAsia="標楷體"/>
                          <w:color w:val="000000" w:themeColor="text1"/>
                          <w:sz w:val="20"/>
                        </w:rPr>
                      </w:rPrChange>
                    </w:rPr>
                  </w:pPr>
                  <w:ins w:id="1996" w:author="Windows 使用者" w:date="2024-08-06T13:12:00Z">
                    <w:del w:id="1997" w:author="User" w:date="2025-08-19T09:31:00Z">
                      <w:r w:rsidRPr="00710858" w:rsidDel="00055DD1">
                        <w:rPr>
                          <w:rFonts w:eastAsia="標楷體"/>
                          <w:sz w:val="20"/>
                          <w:rPrChange w:id="1998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</w:rPr>
                          </w:rPrChange>
                        </w:rPr>
                        <w:delText>Native</w:delText>
                      </w:r>
                    </w:del>
                  </w:ins>
                </w:p>
                <w:p w14:paraId="5EE381FF" w14:textId="3748C785" w:rsidR="00B4497C" w:rsidRPr="00710858" w:rsidDel="00055DD1" w:rsidRDefault="00B4497C" w:rsidP="00B4497C">
                  <w:pPr>
                    <w:snapToGrid w:val="0"/>
                    <w:spacing w:after="120"/>
                    <w:jc w:val="center"/>
                    <w:rPr>
                      <w:del w:id="1999" w:author="User" w:date="2025-08-19T09:31:00Z"/>
                      <w:rFonts w:eastAsia="標楷體"/>
                      <w:sz w:val="36"/>
                      <w:szCs w:val="36"/>
                      <w:rPrChange w:id="2000" w:author="User" w:date="2025-08-27T11:49:00Z">
                        <w:rPr>
                          <w:del w:id="2001" w:author="User" w:date="2025-08-19T09:3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2002" w:author="Windows 使用者" w:date="2024-08-06T13:12:00Z">
                    <w:del w:id="2003" w:author="User" w:date="2025-08-19T09:31:00Z">
                      <w:r w:rsidRPr="00710858" w:rsidDel="00055DD1">
                        <w:rPr>
                          <w:rFonts w:eastAsia="標楷體"/>
                          <w:sz w:val="20"/>
                          <w:rPrChange w:id="2004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</w:rPr>
                          </w:rPrChange>
                        </w:rPr>
                        <w:delText>Language</w:delText>
                      </w:r>
                    </w:del>
                  </w:ins>
                  <w:del w:id="2005" w:author="User" w:date="2025-08-19T09:31:00Z">
                    <w:r w:rsidRPr="00710858" w:rsidDel="00055DD1">
                      <w:rPr>
                        <w:rFonts w:eastAsia="標楷體" w:hint="eastAsia"/>
                        <w:sz w:val="36"/>
                        <w:szCs w:val="36"/>
                        <w:rPrChange w:id="200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數學</w:delText>
                    </w:r>
                  </w:del>
                </w:p>
                <w:p w14:paraId="1E27098A" w14:textId="6D87508C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200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2008" w:author="User" w:date="2025-08-19T09:31:00Z">
                    <w:r w:rsidRPr="00710858" w:rsidDel="00055DD1">
                      <w:rPr>
                        <w:rFonts w:eastAsia="標楷體"/>
                        <w:sz w:val="20"/>
                        <w:szCs w:val="20"/>
                        <w:rPrChange w:id="2009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Math</w:delText>
                    </w:r>
                  </w:del>
                </w:p>
              </w:tc>
              <w:tc>
                <w:tcPr>
                  <w:tcW w:w="1375" w:type="dxa"/>
                  <w:vAlign w:val="center"/>
                </w:tcPr>
                <w:p w14:paraId="6E05BF36" w14:textId="77777777" w:rsidR="00B4497C" w:rsidRPr="00710858" w:rsidRDefault="00B4497C" w:rsidP="00B4497C">
                  <w:pPr>
                    <w:snapToGrid w:val="0"/>
                    <w:spacing w:after="120"/>
                    <w:jc w:val="center"/>
                    <w:rPr>
                      <w:ins w:id="2010" w:author="User" w:date="2025-08-19T09:32:00Z"/>
                      <w:rFonts w:eastAsia="標楷體"/>
                      <w:sz w:val="36"/>
                      <w:szCs w:val="36"/>
                      <w:rPrChange w:id="2011" w:author="User" w:date="2025-08-27T11:49:00Z">
                        <w:rPr>
                          <w:ins w:id="2012" w:author="User" w:date="2025-08-19T09:3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2013" w:author="User" w:date="2025-08-19T09:32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201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數學</w:t>
                    </w:r>
                  </w:ins>
                </w:p>
                <w:p w14:paraId="5A1523BD" w14:textId="6D8575F2" w:rsidR="00B4497C" w:rsidRPr="00710858" w:rsidDel="00055DD1" w:rsidRDefault="00B4497C" w:rsidP="00B4497C">
                  <w:pPr>
                    <w:snapToGrid w:val="0"/>
                    <w:ind w:leftChars="-50" w:left="-120" w:rightChars="-27" w:right="-65"/>
                    <w:jc w:val="center"/>
                    <w:rPr>
                      <w:ins w:id="2015" w:author="Windows 使用者" w:date="2024-08-12T11:19:00Z"/>
                      <w:del w:id="2016" w:author="User" w:date="2025-08-19T09:32:00Z"/>
                      <w:rFonts w:eastAsia="標楷體"/>
                      <w:sz w:val="36"/>
                      <w:szCs w:val="36"/>
                      <w:rPrChange w:id="2017" w:author="User" w:date="2025-08-27T11:49:00Z">
                        <w:rPr>
                          <w:ins w:id="2018" w:author="Windows 使用者" w:date="2024-08-12T11:19:00Z"/>
                          <w:del w:id="2019" w:author="User" w:date="2025-08-19T09:3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2020" w:author="User" w:date="2025-08-19T09:32:00Z">
                    <w:r w:rsidRPr="00710858">
                      <w:rPr>
                        <w:rFonts w:eastAsia="標楷體"/>
                        <w:sz w:val="20"/>
                        <w:szCs w:val="20"/>
                        <w:rPrChange w:id="2021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Math</w:t>
                    </w:r>
                  </w:ins>
                  <w:ins w:id="2022" w:author="Windows 使用者" w:date="2024-08-12T11:19:00Z">
                    <w:del w:id="2023" w:author="User" w:date="2025-08-19T09:32:00Z">
                      <w:r w:rsidRPr="00710858" w:rsidDel="00055DD1">
                        <w:rPr>
                          <w:rFonts w:eastAsia="標楷體" w:hint="eastAsia"/>
                          <w:sz w:val="36"/>
                          <w:szCs w:val="36"/>
                          <w:rPrChange w:id="2024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健教</w:delText>
                      </w:r>
                    </w:del>
                  </w:ins>
                </w:p>
                <w:p w14:paraId="1B18BA38" w14:textId="44210AEE" w:rsidR="00B4497C" w:rsidRPr="00710858" w:rsidDel="00055DD1" w:rsidRDefault="00B4497C" w:rsidP="00B4497C">
                  <w:pPr>
                    <w:snapToGrid w:val="0"/>
                    <w:spacing w:after="120"/>
                    <w:jc w:val="center"/>
                    <w:rPr>
                      <w:del w:id="2025" w:author="User" w:date="2025-08-19T09:32:00Z"/>
                      <w:rFonts w:eastAsia="標楷體"/>
                      <w:sz w:val="28"/>
                      <w:szCs w:val="36"/>
                      <w:rPrChange w:id="2026" w:author="User" w:date="2025-08-27T11:49:00Z">
                        <w:rPr>
                          <w:del w:id="2027" w:author="User" w:date="2025-08-19T09:32:00Z"/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</w:pPr>
                  <w:ins w:id="2028" w:author="Windows 使用者" w:date="2024-08-12T11:19:00Z">
                    <w:del w:id="2029" w:author="User" w:date="2025-08-19T09:32:00Z">
                      <w:r w:rsidRPr="00710858" w:rsidDel="00055DD1">
                        <w:rPr>
                          <w:rFonts w:eastAsia="標楷體"/>
                          <w:sz w:val="20"/>
                          <w:szCs w:val="20"/>
                          <w:rPrChange w:id="2030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Health</w:delText>
                      </w:r>
                    </w:del>
                  </w:ins>
                  <w:del w:id="2031" w:author="User" w:date="2025-08-19T09:32:00Z">
                    <w:r w:rsidRPr="00710858" w:rsidDel="00055DD1">
                      <w:rPr>
                        <w:rFonts w:eastAsia="標楷體" w:hint="eastAsia"/>
                        <w:sz w:val="28"/>
                        <w:szCs w:val="36"/>
                        <w:rPrChange w:id="203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delText>社區走讀</w:delText>
                    </w:r>
                  </w:del>
                </w:p>
                <w:p w14:paraId="241750C1" w14:textId="42AD1B5C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203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2034" w:author="User" w:date="2025-08-19T09:32:00Z">
                    <w:r w:rsidRPr="00710858" w:rsidDel="00055DD1">
                      <w:rPr>
                        <w:rFonts w:eastAsia="標楷體"/>
                        <w:sz w:val="20"/>
                        <w:szCs w:val="20"/>
                        <w:rPrChange w:id="2035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Society</w:delText>
                    </w:r>
                  </w:del>
                </w:p>
              </w:tc>
              <w:tc>
                <w:tcPr>
                  <w:tcW w:w="1376" w:type="dxa"/>
                  <w:vAlign w:val="center"/>
                </w:tcPr>
                <w:p w14:paraId="5548B6F4" w14:textId="77777777" w:rsidR="00B4497C" w:rsidRPr="00710858" w:rsidRDefault="00B4497C" w:rsidP="00B4497C">
                  <w:pPr>
                    <w:snapToGrid w:val="0"/>
                    <w:spacing w:line="400" w:lineRule="exact"/>
                    <w:jc w:val="center"/>
                    <w:rPr>
                      <w:ins w:id="2036" w:author="User" w:date="2025-08-19T09:34:00Z"/>
                      <w:rFonts w:eastAsia="標楷體"/>
                      <w:sz w:val="36"/>
                      <w:szCs w:val="36"/>
                      <w:rPrChange w:id="2037" w:author="User" w:date="2025-08-27T11:49:00Z">
                        <w:rPr>
                          <w:ins w:id="2038" w:author="User" w:date="2025-08-19T09:3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2039" w:author="User" w:date="2025-08-19T09:34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204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社會</w:t>
                    </w:r>
                  </w:ins>
                </w:p>
                <w:p w14:paraId="6495028D" w14:textId="619FA1CE" w:rsidR="00B4497C" w:rsidRPr="00710858" w:rsidDel="00055DD1" w:rsidRDefault="00B4497C" w:rsidP="00B4497C">
                  <w:pPr>
                    <w:snapToGrid w:val="0"/>
                    <w:spacing w:line="400" w:lineRule="exact"/>
                    <w:jc w:val="center"/>
                    <w:rPr>
                      <w:ins w:id="2041" w:author="Windows 使用者" w:date="2024-08-07T08:54:00Z"/>
                      <w:del w:id="2042" w:author="User" w:date="2025-08-19T09:31:00Z"/>
                      <w:rFonts w:eastAsia="標楷體"/>
                      <w:sz w:val="36"/>
                      <w:szCs w:val="36"/>
                      <w:rPrChange w:id="2043" w:author="User" w:date="2025-08-27T11:49:00Z">
                        <w:rPr>
                          <w:ins w:id="2044" w:author="Windows 使用者" w:date="2024-08-07T08:54:00Z"/>
                          <w:del w:id="2045" w:author="User" w:date="2025-08-19T09:3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2046" w:author="User" w:date="2025-08-19T09:34:00Z">
                    <w:r w:rsidRPr="00710858">
                      <w:rPr>
                        <w:rFonts w:eastAsia="標楷體"/>
                        <w:sz w:val="20"/>
                        <w:szCs w:val="20"/>
                        <w:rPrChange w:id="2047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Society</w:t>
                    </w:r>
                  </w:ins>
                  <w:ins w:id="2048" w:author="Windows 使用者" w:date="2024-08-07T08:54:00Z">
                    <w:del w:id="2049" w:author="User" w:date="2025-08-19T09:31:00Z">
                      <w:r w:rsidRPr="00710858" w:rsidDel="00055DD1">
                        <w:rPr>
                          <w:rFonts w:eastAsia="標楷體" w:hint="eastAsia"/>
                          <w:sz w:val="36"/>
                          <w:szCs w:val="36"/>
                          <w:rPrChange w:id="2050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自然</w:delText>
                      </w:r>
                    </w:del>
                  </w:ins>
                </w:p>
                <w:p w14:paraId="079BA812" w14:textId="4FD9937C" w:rsidR="00B4497C" w:rsidRPr="00710858" w:rsidDel="00055DD1" w:rsidRDefault="00B4497C" w:rsidP="00B4497C">
                  <w:pPr>
                    <w:snapToGrid w:val="0"/>
                    <w:spacing w:line="400" w:lineRule="exact"/>
                    <w:jc w:val="center"/>
                    <w:rPr>
                      <w:del w:id="2051" w:author="User" w:date="2025-08-19T09:31:00Z"/>
                      <w:rFonts w:eastAsia="標楷體"/>
                      <w:sz w:val="36"/>
                      <w:szCs w:val="36"/>
                      <w:rPrChange w:id="2052" w:author="User" w:date="2025-08-27T11:49:00Z">
                        <w:rPr>
                          <w:del w:id="2053" w:author="User" w:date="2025-08-19T09:3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2054" w:author="Windows 使用者" w:date="2024-08-07T08:54:00Z">
                    <w:del w:id="2055" w:author="User" w:date="2025-08-19T09:31:00Z">
                      <w:r w:rsidRPr="00710858" w:rsidDel="00055DD1">
                        <w:rPr>
                          <w:rFonts w:eastAsia="標楷體"/>
                          <w:sz w:val="20"/>
                          <w:szCs w:val="20"/>
                          <w:rPrChange w:id="2056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Science</w:delText>
                      </w:r>
                    </w:del>
                  </w:ins>
                  <w:del w:id="2057" w:author="User" w:date="2025-08-19T09:31:00Z">
                    <w:r w:rsidRPr="00710858" w:rsidDel="00055DD1">
                      <w:rPr>
                        <w:rFonts w:eastAsia="標楷體" w:hint="eastAsia"/>
                        <w:sz w:val="36"/>
                        <w:szCs w:val="36"/>
                        <w:rPrChange w:id="205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國文</w:delText>
                    </w:r>
                  </w:del>
                </w:p>
                <w:p w14:paraId="65DAA743" w14:textId="20FB6F1F" w:rsidR="00B4497C" w:rsidRPr="00710858" w:rsidRDefault="00B4497C" w:rsidP="00B4497C">
                  <w:pPr>
                    <w:snapToGrid w:val="0"/>
                    <w:jc w:val="center"/>
                    <w:rPr>
                      <w:kern w:val="0"/>
                      <w:rPrChange w:id="2059" w:author="User" w:date="2025-08-27T11:49:00Z">
                        <w:rPr>
                          <w:color w:val="000000" w:themeColor="text1"/>
                          <w:kern w:val="0"/>
                        </w:rPr>
                      </w:rPrChange>
                    </w:rPr>
                  </w:pPr>
                  <w:del w:id="2060" w:author="User" w:date="2025-08-19T09:31:00Z">
                    <w:r w:rsidRPr="00710858" w:rsidDel="00055DD1">
                      <w:rPr>
                        <w:rFonts w:eastAsia="標楷體"/>
                        <w:sz w:val="20"/>
                        <w:szCs w:val="20"/>
                        <w:rPrChange w:id="2061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Chinese</w:delText>
                    </w:r>
                  </w:del>
                </w:p>
              </w:tc>
              <w:tc>
                <w:tcPr>
                  <w:tcW w:w="1374" w:type="dxa"/>
                  <w:vAlign w:val="center"/>
                </w:tcPr>
                <w:p w14:paraId="508D18A0" w14:textId="77777777" w:rsidR="00B4497C" w:rsidRPr="00710858" w:rsidRDefault="00B4497C" w:rsidP="00B4497C">
                  <w:pPr>
                    <w:snapToGrid w:val="0"/>
                    <w:spacing w:after="120"/>
                    <w:jc w:val="center"/>
                    <w:rPr>
                      <w:ins w:id="2062" w:author="User" w:date="2025-08-19T09:34:00Z"/>
                      <w:rFonts w:eastAsia="標楷體"/>
                      <w:sz w:val="36"/>
                      <w:szCs w:val="36"/>
                      <w:rPrChange w:id="2063" w:author="User" w:date="2025-08-27T11:49:00Z">
                        <w:rPr>
                          <w:ins w:id="2064" w:author="User" w:date="2025-08-19T09:3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2065" w:author="User" w:date="2025-08-19T09:34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206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數學</w:t>
                    </w:r>
                  </w:ins>
                </w:p>
                <w:p w14:paraId="49D4C67B" w14:textId="4FF693AE" w:rsidR="00B4497C" w:rsidRPr="00710858" w:rsidDel="00055DD1" w:rsidRDefault="00B4497C" w:rsidP="00B4497C">
                  <w:pPr>
                    <w:snapToGrid w:val="0"/>
                    <w:jc w:val="center"/>
                    <w:rPr>
                      <w:ins w:id="2067" w:author="Windows 使用者" w:date="2024-08-06T16:58:00Z"/>
                      <w:del w:id="2068" w:author="User" w:date="2025-08-19T09:33:00Z"/>
                      <w:rFonts w:eastAsia="標楷體"/>
                      <w:sz w:val="28"/>
                      <w:szCs w:val="36"/>
                      <w:rPrChange w:id="2069" w:author="User" w:date="2025-08-27T11:49:00Z">
                        <w:rPr>
                          <w:ins w:id="2070" w:author="Windows 使用者" w:date="2024-08-06T16:58:00Z"/>
                          <w:del w:id="2071" w:author="User" w:date="2025-08-19T09:33:00Z"/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</w:pPr>
                  <w:ins w:id="2072" w:author="User" w:date="2025-08-19T09:34:00Z">
                    <w:r w:rsidRPr="00710858">
                      <w:rPr>
                        <w:rFonts w:eastAsia="標楷體"/>
                        <w:sz w:val="20"/>
                        <w:szCs w:val="20"/>
                        <w:rPrChange w:id="2073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Math</w:t>
                    </w:r>
                  </w:ins>
                  <w:ins w:id="2074" w:author="Windows 使用者" w:date="2024-08-06T16:58:00Z">
                    <w:del w:id="2075" w:author="User" w:date="2025-08-19T09:33:00Z">
                      <w:r w:rsidRPr="00710858" w:rsidDel="00055DD1">
                        <w:rPr>
                          <w:rFonts w:eastAsia="標楷體" w:hint="eastAsia"/>
                          <w:sz w:val="28"/>
                          <w:szCs w:val="36"/>
                          <w:rPrChange w:id="2076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36"/>
                            </w:rPr>
                          </w:rPrChange>
                        </w:rPr>
                        <w:delText>生活英語</w:delText>
                      </w:r>
                    </w:del>
                  </w:ins>
                </w:p>
                <w:p w14:paraId="3D68F2F8" w14:textId="0C3E0C24" w:rsidR="00B4497C" w:rsidRPr="00710858" w:rsidDel="00055DD1" w:rsidRDefault="00B4497C" w:rsidP="00B4497C">
                  <w:pPr>
                    <w:snapToGrid w:val="0"/>
                    <w:spacing w:after="120"/>
                    <w:jc w:val="center"/>
                    <w:rPr>
                      <w:del w:id="2077" w:author="User" w:date="2025-08-19T09:33:00Z"/>
                      <w:rFonts w:eastAsia="標楷體"/>
                      <w:sz w:val="36"/>
                      <w:szCs w:val="36"/>
                      <w:rPrChange w:id="2078" w:author="User" w:date="2025-08-27T11:49:00Z">
                        <w:rPr>
                          <w:del w:id="2079" w:author="User" w:date="2025-08-19T09:3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2080" w:author="Windows 使用者" w:date="2024-08-06T16:58:00Z">
                    <w:del w:id="2081" w:author="User" w:date="2025-08-19T09:33:00Z">
                      <w:r w:rsidRPr="00710858" w:rsidDel="00055DD1">
                        <w:rPr>
                          <w:rFonts w:eastAsia="標楷體"/>
                          <w:sz w:val="20"/>
                          <w:szCs w:val="20"/>
                          <w:rPrChange w:id="2082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English</w:delText>
                      </w:r>
                    </w:del>
                  </w:ins>
                  <w:del w:id="2083" w:author="User" w:date="2025-08-19T09:33:00Z">
                    <w:r w:rsidRPr="00710858" w:rsidDel="00055DD1">
                      <w:rPr>
                        <w:rFonts w:eastAsia="標楷體" w:hint="eastAsia"/>
                        <w:sz w:val="36"/>
                        <w:szCs w:val="36"/>
                        <w:rPrChange w:id="208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數學</w:delText>
                    </w:r>
                  </w:del>
                </w:p>
                <w:p w14:paraId="5C19F0FF" w14:textId="7FC41E29" w:rsidR="00B4497C" w:rsidRPr="00710858" w:rsidRDefault="00B4497C" w:rsidP="00B4497C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208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2086" w:author="User" w:date="2025-08-19T09:33:00Z">
                    <w:r w:rsidRPr="00710858" w:rsidDel="00055DD1">
                      <w:rPr>
                        <w:rFonts w:eastAsia="標楷體"/>
                        <w:sz w:val="20"/>
                        <w:szCs w:val="20"/>
                        <w:rPrChange w:id="2087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Math</w:delText>
                    </w:r>
                  </w:del>
                </w:p>
              </w:tc>
              <w:tc>
                <w:tcPr>
                  <w:tcW w:w="1375" w:type="dxa"/>
                  <w:vAlign w:val="center"/>
                </w:tcPr>
                <w:p w14:paraId="274FC460" w14:textId="77777777" w:rsidR="00B4497C" w:rsidRPr="00710858" w:rsidRDefault="00B4497C" w:rsidP="00B4497C">
                  <w:pPr>
                    <w:snapToGrid w:val="0"/>
                    <w:ind w:leftChars="-50" w:left="-120" w:rightChars="-27" w:right="-65"/>
                    <w:jc w:val="center"/>
                    <w:rPr>
                      <w:ins w:id="2088" w:author="User" w:date="2025-08-19T09:34:00Z"/>
                      <w:rFonts w:eastAsia="標楷體"/>
                      <w:kern w:val="0"/>
                      <w:sz w:val="36"/>
                      <w:rPrChange w:id="2089" w:author="User" w:date="2025-08-27T11:49:00Z">
                        <w:rPr>
                          <w:ins w:id="2090" w:author="User" w:date="2025-08-19T09:34:00Z"/>
                          <w:rFonts w:eastAsia="標楷體"/>
                          <w:color w:val="000000" w:themeColor="text1"/>
                          <w:kern w:val="0"/>
                          <w:sz w:val="36"/>
                        </w:rPr>
                      </w:rPrChange>
                    </w:rPr>
                  </w:pPr>
                  <w:ins w:id="2091" w:author="User" w:date="2025-08-19T09:34:00Z">
                    <w:r w:rsidRPr="00710858">
                      <w:rPr>
                        <w:rFonts w:eastAsia="標楷體" w:hint="eastAsia"/>
                        <w:kern w:val="0"/>
                        <w:sz w:val="36"/>
                        <w:rPrChange w:id="2092" w:author="User" w:date="2025-08-27T11:49:00Z">
                          <w:rPr>
                            <w:rFonts w:eastAsia="標楷體" w:hint="eastAsia"/>
                            <w:color w:val="000000" w:themeColor="text1"/>
                            <w:kern w:val="0"/>
                            <w:sz w:val="36"/>
                          </w:rPr>
                        </w:rPrChange>
                      </w:rPr>
                      <w:t>視覺</w:t>
                    </w:r>
                  </w:ins>
                </w:p>
                <w:p w14:paraId="5EE9FC1E" w14:textId="3A2D50A5" w:rsidR="00B4497C" w:rsidRPr="00710858" w:rsidDel="00F10E1A" w:rsidRDefault="00B4497C" w:rsidP="00B4497C">
                  <w:pPr>
                    <w:snapToGrid w:val="0"/>
                    <w:spacing w:line="400" w:lineRule="exact"/>
                    <w:jc w:val="center"/>
                    <w:rPr>
                      <w:ins w:id="2093" w:author="Windows 使用者" w:date="2024-08-13T09:42:00Z"/>
                      <w:del w:id="2094" w:author="User" w:date="2025-08-19T09:34:00Z"/>
                      <w:rFonts w:eastAsia="標楷體"/>
                      <w:sz w:val="36"/>
                      <w:szCs w:val="36"/>
                      <w:rPrChange w:id="2095" w:author="User" w:date="2025-08-27T11:49:00Z">
                        <w:rPr>
                          <w:ins w:id="2096" w:author="Windows 使用者" w:date="2024-08-13T09:42:00Z"/>
                          <w:del w:id="2097" w:author="User" w:date="2025-08-19T09:3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2098" w:author="User" w:date="2025-08-19T09:34:00Z">
                    <w:r w:rsidRPr="00710858">
                      <w:rPr>
                        <w:rFonts w:eastAsia="標楷體"/>
                        <w:kern w:val="0"/>
                        <w:sz w:val="20"/>
                        <w:szCs w:val="20"/>
                        <w:rPrChange w:id="2099" w:author="User" w:date="2025-08-27T11:49:00Z">
                          <w:rPr>
                            <w:rFonts w:eastAsia="標楷體"/>
                            <w:color w:val="000000" w:themeColor="text1"/>
                            <w:kern w:val="0"/>
                            <w:sz w:val="20"/>
                            <w:szCs w:val="20"/>
                          </w:rPr>
                        </w:rPrChange>
                      </w:rPr>
                      <w:t>Visual Art</w:t>
                    </w:r>
                  </w:ins>
                  <w:ins w:id="2100" w:author="Windows 使用者" w:date="2024-08-13T09:42:00Z">
                    <w:del w:id="2101" w:author="User" w:date="2025-08-19T09:34:00Z">
                      <w:r w:rsidRPr="00710858" w:rsidDel="00F10E1A">
                        <w:rPr>
                          <w:rFonts w:eastAsia="標楷體" w:hint="eastAsia"/>
                          <w:sz w:val="36"/>
                          <w:szCs w:val="36"/>
                          <w:rPrChange w:id="2102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社會</w:delText>
                      </w:r>
                    </w:del>
                  </w:ins>
                </w:p>
                <w:p w14:paraId="737A27E5" w14:textId="0CE55709" w:rsidR="00B4497C" w:rsidRPr="00710858" w:rsidDel="00EB4C17" w:rsidRDefault="00B4497C" w:rsidP="00B4497C">
                  <w:pPr>
                    <w:snapToGrid w:val="0"/>
                    <w:jc w:val="center"/>
                    <w:rPr>
                      <w:del w:id="2103" w:author="Windows 使用者" w:date="2024-08-12T11:23:00Z"/>
                      <w:rFonts w:eastAsia="標楷體"/>
                      <w:sz w:val="36"/>
                      <w:szCs w:val="36"/>
                      <w:rPrChange w:id="2104" w:author="User" w:date="2025-08-27T11:49:00Z">
                        <w:rPr>
                          <w:del w:id="2105" w:author="Windows 使用者" w:date="2024-08-12T11:2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2106" w:author="Windows 使用者" w:date="2024-08-13T09:42:00Z">
                    <w:del w:id="2107" w:author="User" w:date="2025-08-19T09:34:00Z">
                      <w:r w:rsidRPr="00710858" w:rsidDel="00F10E1A">
                        <w:rPr>
                          <w:rFonts w:eastAsia="標楷體"/>
                          <w:sz w:val="20"/>
                          <w:szCs w:val="20"/>
                          <w:rPrChange w:id="2108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Society</w:delText>
                      </w:r>
                    </w:del>
                  </w:ins>
                  <w:del w:id="2109" w:author="Windows 使用者" w:date="2024-08-12T11:23:00Z">
                    <w:r w:rsidRPr="00710858" w:rsidDel="00EB4C17">
                      <w:rPr>
                        <w:rFonts w:eastAsia="標楷體" w:hint="eastAsia"/>
                        <w:sz w:val="36"/>
                        <w:szCs w:val="36"/>
                        <w:rPrChange w:id="211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英語</w:delText>
                    </w:r>
                  </w:del>
                </w:p>
                <w:p w14:paraId="18798FE8" w14:textId="1B10E6D5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211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2112" w:author="Windows 使用者" w:date="2024-08-12T11:23:00Z">
                    <w:r w:rsidRPr="00710858" w:rsidDel="00EB4C17">
                      <w:rPr>
                        <w:rFonts w:eastAsia="標楷體"/>
                        <w:sz w:val="20"/>
                        <w:szCs w:val="20"/>
                        <w:rPrChange w:id="2113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English</w:delText>
                    </w:r>
                  </w:del>
                </w:p>
              </w:tc>
            </w:tr>
            <w:tr w:rsidR="00710858" w:rsidRPr="00710858" w14:paraId="3AF14562" w14:textId="77777777" w:rsidTr="00A36C13">
              <w:trPr>
                <w:cantSplit/>
                <w:trHeight w:val="130"/>
              </w:trPr>
              <w:tc>
                <w:tcPr>
                  <w:tcW w:w="1201" w:type="dxa"/>
                  <w:vMerge w:val="restart"/>
                  <w:vAlign w:val="center"/>
                </w:tcPr>
                <w:p w14:paraId="31973DCD" w14:textId="77777777" w:rsidR="00B4497C" w:rsidRPr="00710858" w:rsidRDefault="00B4497C" w:rsidP="00B4497C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2114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2115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下午</w:t>
                  </w:r>
                </w:p>
                <w:p w14:paraId="122AA716" w14:textId="77777777" w:rsidR="00B4497C" w:rsidRPr="00710858" w:rsidRDefault="00B4497C" w:rsidP="00B4497C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20"/>
                      <w:szCs w:val="20"/>
                      <w:rPrChange w:id="2116" w:author="User" w:date="2025-08-27T11:49:00Z">
                        <w:rPr>
                          <w:rFonts w:eastAsia="標楷體"/>
                          <w:color w:val="000000" w:themeColor="text1"/>
                          <w:sz w:val="20"/>
                          <w:szCs w:val="20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0"/>
                      <w:szCs w:val="20"/>
                      <w:rPrChange w:id="2117" w:author="User" w:date="2025-08-27T11:49:00Z">
                        <w:rPr>
                          <w:rFonts w:eastAsia="標楷體"/>
                          <w:color w:val="000000" w:themeColor="text1"/>
                          <w:sz w:val="20"/>
                          <w:szCs w:val="20"/>
                        </w:rPr>
                      </w:rPrChange>
                    </w:rPr>
                    <w:t>Afternoon</w:t>
                  </w:r>
                </w:p>
              </w:tc>
              <w:tc>
                <w:tcPr>
                  <w:tcW w:w="2101" w:type="dxa"/>
                  <w:gridSpan w:val="2"/>
                  <w:vMerge w:val="restart"/>
                  <w:vAlign w:val="center"/>
                </w:tcPr>
                <w:p w14:paraId="0958A0A8" w14:textId="77777777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211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211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2120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212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2122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212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12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2124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212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</w:tc>
              <w:tc>
                <w:tcPr>
                  <w:tcW w:w="504" w:type="dxa"/>
                  <w:vMerge w:val="restart"/>
                  <w:vAlign w:val="center"/>
                </w:tcPr>
                <w:p w14:paraId="28180036" w14:textId="77777777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rPrChange w:id="212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212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60</w:t>
                  </w:r>
                </w:p>
              </w:tc>
              <w:tc>
                <w:tcPr>
                  <w:tcW w:w="6874" w:type="dxa"/>
                  <w:gridSpan w:val="5"/>
                  <w:tcBorders>
                    <w:bottom w:val="nil"/>
                  </w:tcBorders>
                  <w:vAlign w:val="center"/>
                </w:tcPr>
                <w:p w14:paraId="3BCCCD6B" w14:textId="77777777" w:rsidR="00B4497C" w:rsidRPr="00710858" w:rsidRDefault="00B4497C" w:rsidP="00B4497C">
                  <w:pPr>
                    <w:snapToGrid w:val="0"/>
                    <w:spacing w:line="400" w:lineRule="exact"/>
                    <w:ind w:leftChars="507" w:left="1217" w:rightChars="532" w:right="1277"/>
                    <w:jc w:val="center"/>
                    <w:rPr>
                      <w:rFonts w:eastAsia="標楷體"/>
                      <w:sz w:val="32"/>
                      <w:szCs w:val="32"/>
                      <w:rPrChange w:id="2128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2"/>
                      <w:szCs w:val="32"/>
                      <w:rPrChange w:id="2129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午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2130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2131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餐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2132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(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2133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午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2134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2135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間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2136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2137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靜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2138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2139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息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2140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)</w:t>
                  </w:r>
                </w:p>
              </w:tc>
            </w:tr>
            <w:tr w:rsidR="00710858" w:rsidRPr="00710858" w14:paraId="72D7621E" w14:textId="77777777" w:rsidTr="00A36C13">
              <w:trPr>
                <w:cantSplit/>
                <w:trHeight w:val="102"/>
              </w:trPr>
              <w:tc>
                <w:tcPr>
                  <w:tcW w:w="1201" w:type="dxa"/>
                  <w:vMerge/>
                  <w:vAlign w:val="center"/>
                </w:tcPr>
                <w:p w14:paraId="54FF8D54" w14:textId="77777777" w:rsidR="00B4497C" w:rsidRPr="00710858" w:rsidRDefault="00B4497C" w:rsidP="00B4497C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214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2101" w:type="dxa"/>
                  <w:gridSpan w:val="2"/>
                  <w:vMerge/>
                  <w:vAlign w:val="center"/>
                </w:tcPr>
                <w:p w14:paraId="6ADDA95A" w14:textId="77777777" w:rsidR="00B4497C" w:rsidRPr="00710858" w:rsidRDefault="00B4497C" w:rsidP="00B4497C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26"/>
                      <w:szCs w:val="26"/>
                      <w:rPrChange w:id="214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</w:p>
              </w:tc>
              <w:tc>
                <w:tcPr>
                  <w:tcW w:w="504" w:type="dxa"/>
                  <w:vMerge/>
                  <w:vAlign w:val="center"/>
                </w:tcPr>
                <w:p w14:paraId="54B6D9BB" w14:textId="77777777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rPrChange w:id="214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6874" w:type="dxa"/>
                  <w:gridSpan w:val="5"/>
                  <w:tcBorders>
                    <w:top w:val="nil"/>
                  </w:tcBorders>
                  <w:vAlign w:val="center"/>
                </w:tcPr>
                <w:p w14:paraId="05CBB47A" w14:textId="77777777" w:rsidR="00B4497C" w:rsidRPr="00710858" w:rsidRDefault="00B4497C" w:rsidP="00B4497C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2"/>
                      <w:szCs w:val="32"/>
                      <w:rPrChange w:id="2144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32"/>
                      <w:szCs w:val="32"/>
                      <w:rPrChange w:id="2145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Lunch   Time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2146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＆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2147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Break</w:t>
                  </w:r>
                </w:p>
              </w:tc>
            </w:tr>
            <w:tr w:rsidR="00710858" w:rsidRPr="00710858" w14:paraId="48E310C7" w14:textId="77777777" w:rsidTr="002E3FC4">
              <w:trPr>
                <w:cantSplit/>
                <w:trHeight w:val="1006"/>
              </w:trPr>
              <w:tc>
                <w:tcPr>
                  <w:tcW w:w="1201" w:type="dxa"/>
                  <w:vMerge/>
                  <w:vAlign w:val="center"/>
                </w:tcPr>
                <w:p w14:paraId="4BDC02C6" w14:textId="77777777" w:rsidR="00B4497C" w:rsidRPr="00710858" w:rsidRDefault="00B4497C" w:rsidP="00B4497C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214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3" w:type="dxa"/>
                  <w:vAlign w:val="center"/>
                </w:tcPr>
                <w:p w14:paraId="526332BB" w14:textId="77777777" w:rsidR="00B4497C" w:rsidRPr="00710858" w:rsidRDefault="00B4497C" w:rsidP="00B4497C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2149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2150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5</w:t>
                  </w:r>
                </w:p>
              </w:tc>
              <w:tc>
                <w:tcPr>
                  <w:tcW w:w="1578" w:type="dxa"/>
                  <w:vAlign w:val="center"/>
                </w:tcPr>
                <w:p w14:paraId="429E10BE" w14:textId="77777777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215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215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2153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215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  <w:p w14:paraId="44F51693" w14:textId="77777777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215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215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096FDF2C" w14:textId="77777777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215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215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215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216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504" w:type="dxa"/>
                  <w:vAlign w:val="center"/>
                </w:tcPr>
                <w:p w14:paraId="23D13F54" w14:textId="77777777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rPrChange w:id="216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216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4" w:type="dxa"/>
                  <w:vAlign w:val="center"/>
                </w:tcPr>
                <w:p w14:paraId="75F47904" w14:textId="77777777" w:rsidR="00B4497C" w:rsidRPr="00710858" w:rsidRDefault="00B4497C" w:rsidP="00B4497C">
                  <w:pPr>
                    <w:snapToGrid w:val="0"/>
                    <w:jc w:val="center"/>
                    <w:rPr>
                      <w:ins w:id="2163" w:author="User" w:date="2025-08-19T09:31:00Z"/>
                      <w:rFonts w:eastAsia="標楷體"/>
                      <w:sz w:val="36"/>
                      <w:szCs w:val="36"/>
                      <w:rPrChange w:id="2164" w:author="User" w:date="2025-08-27T11:49:00Z">
                        <w:rPr>
                          <w:ins w:id="2165" w:author="User" w:date="2025-08-19T09:3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2166" w:author="User" w:date="2025-08-19T09:31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216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音樂</w:t>
                    </w:r>
                  </w:ins>
                </w:p>
                <w:p w14:paraId="31D36704" w14:textId="6A99BC84" w:rsidR="00B4497C" w:rsidRPr="00710858" w:rsidDel="00055DD1" w:rsidRDefault="00B4497C" w:rsidP="00807F70">
                  <w:pPr>
                    <w:snapToGrid w:val="0"/>
                    <w:spacing w:line="400" w:lineRule="exact"/>
                    <w:jc w:val="center"/>
                    <w:rPr>
                      <w:del w:id="2168" w:author="User" w:date="2025-08-19T09:31:00Z"/>
                      <w:rFonts w:eastAsia="標楷體"/>
                      <w:sz w:val="36"/>
                      <w:szCs w:val="36"/>
                      <w:rPrChange w:id="2169" w:author="User" w:date="2025-08-27T11:49:00Z">
                        <w:rPr>
                          <w:del w:id="2170" w:author="User" w:date="2025-08-19T09:3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2171" w:author="User" w:date="2025-08-19T09:31:00Z">
                    <w:r w:rsidRPr="00710858">
                      <w:rPr>
                        <w:rFonts w:eastAsia="標楷體"/>
                        <w:sz w:val="20"/>
                        <w:szCs w:val="20"/>
                        <w:rPrChange w:id="2172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Music</w:t>
                    </w:r>
                  </w:ins>
                  <w:del w:id="2173" w:author="User" w:date="2025-08-19T09:31:00Z">
                    <w:r w:rsidRPr="00710858" w:rsidDel="00055DD1">
                      <w:rPr>
                        <w:rFonts w:eastAsia="標楷體" w:hint="eastAsia"/>
                        <w:sz w:val="36"/>
                        <w:szCs w:val="36"/>
                        <w:rPrChange w:id="217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國文</w:delText>
                    </w:r>
                  </w:del>
                </w:p>
                <w:p w14:paraId="5092B79C" w14:textId="48156C42" w:rsidR="00B4497C" w:rsidRPr="00710858" w:rsidRDefault="00B4497C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217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2176" w:author="User" w:date="2025-08-19T09:31:00Z">
                      <w:pPr>
                        <w:snapToGrid w:val="0"/>
                        <w:jc w:val="center"/>
                      </w:pPr>
                    </w:pPrChange>
                  </w:pPr>
                  <w:del w:id="2177" w:author="User" w:date="2025-08-19T09:31:00Z">
                    <w:r w:rsidRPr="00710858" w:rsidDel="00055DD1">
                      <w:rPr>
                        <w:rFonts w:eastAsia="標楷體"/>
                        <w:sz w:val="20"/>
                        <w:szCs w:val="20"/>
                        <w:rPrChange w:id="2178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Chinese</w:delText>
                    </w:r>
                  </w:del>
                </w:p>
              </w:tc>
              <w:tc>
                <w:tcPr>
                  <w:tcW w:w="1375" w:type="dxa"/>
                  <w:vAlign w:val="center"/>
                </w:tcPr>
                <w:p w14:paraId="21C60122" w14:textId="77777777" w:rsidR="00B4497C" w:rsidRPr="00710858" w:rsidRDefault="00B4497C" w:rsidP="00B4497C">
                  <w:pPr>
                    <w:snapToGrid w:val="0"/>
                    <w:jc w:val="center"/>
                    <w:rPr>
                      <w:ins w:id="2179" w:author="User" w:date="2025-08-19T09:33:00Z"/>
                      <w:rFonts w:eastAsia="標楷體"/>
                      <w:sz w:val="28"/>
                      <w:szCs w:val="36"/>
                      <w:rPrChange w:id="2180" w:author="User" w:date="2025-08-27T11:49:00Z">
                        <w:rPr>
                          <w:ins w:id="2181" w:author="User" w:date="2025-08-19T09:33:00Z"/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</w:pPr>
                  <w:ins w:id="2182" w:author="User" w:date="2025-08-19T09:33:00Z">
                    <w:r w:rsidRPr="00710858">
                      <w:rPr>
                        <w:rFonts w:eastAsia="標楷體" w:hint="eastAsia"/>
                        <w:sz w:val="28"/>
                        <w:szCs w:val="36"/>
                        <w:rPrChange w:id="218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t>生活英語</w:t>
                    </w:r>
                  </w:ins>
                </w:p>
                <w:p w14:paraId="75C10691" w14:textId="2FC42840" w:rsidR="00B4497C" w:rsidRPr="00710858" w:rsidDel="00055DD1" w:rsidRDefault="00B4497C" w:rsidP="00807F70">
                  <w:pPr>
                    <w:snapToGrid w:val="0"/>
                    <w:spacing w:line="400" w:lineRule="exact"/>
                    <w:jc w:val="center"/>
                    <w:rPr>
                      <w:ins w:id="2184" w:author="Windows 使用者" w:date="2024-08-12T11:19:00Z"/>
                      <w:del w:id="2185" w:author="User" w:date="2025-08-19T09:33:00Z"/>
                      <w:rFonts w:eastAsia="標楷體"/>
                      <w:sz w:val="36"/>
                      <w:szCs w:val="36"/>
                      <w:rPrChange w:id="2186" w:author="User" w:date="2025-08-27T11:49:00Z">
                        <w:rPr>
                          <w:ins w:id="2187" w:author="Windows 使用者" w:date="2024-08-12T11:19:00Z"/>
                          <w:del w:id="2188" w:author="User" w:date="2025-08-19T09:3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2189" w:author="User" w:date="2025-08-19T09:33:00Z">
                    <w:r w:rsidRPr="00710858">
                      <w:rPr>
                        <w:rFonts w:eastAsia="標楷體"/>
                        <w:sz w:val="20"/>
                        <w:szCs w:val="20"/>
                        <w:rPrChange w:id="2190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English</w:t>
                    </w:r>
                    <w:r w:rsidRPr="00710858" w:rsidDel="00055DD1">
                      <w:rPr>
                        <w:rFonts w:eastAsia="標楷體"/>
                        <w:sz w:val="36"/>
                        <w:szCs w:val="36"/>
                        <w:rPrChange w:id="2191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 xml:space="preserve"> </w:t>
                    </w:r>
                  </w:ins>
                  <w:ins w:id="2192" w:author="Windows 使用者" w:date="2024-08-12T11:19:00Z">
                    <w:del w:id="2193" w:author="User" w:date="2025-08-19T09:33:00Z">
                      <w:r w:rsidRPr="00710858" w:rsidDel="00055DD1">
                        <w:rPr>
                          <w:rFonts w:eastAsia="標楷體" w:hint="eastAsia"/>
                          <w:sz w:val="36"/>
                          <w:szCs w:val="36"/>
                          <w:rPrChange w:id="2194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社會</w:delText>
                      </w:r>
                    </w:del>
                  </w:ins>
                </w:p>
                <w:p w14:paraId="41D7B631" w14:textId="412076FE" w:rsidR="00B4497C" w:rsidRPr="00710858" w:rsidDel="00055DD1" w:rsidRDefault="00B4497C">
                  <w:pPr>
                    <w:snapToGrid w:val="0"/>
                    <w:spacing w:line="400" w:lineRule="exact"/>
                    <w:jc w:val="center"/>
                    <w:rPr>
                      <w:del w:id="2195" w:author="User" w:date="2025-08-19T09:33:00Z"/>
                      <w:rFonts w:eastAsia="標楷體"/>
                      <w:sz w:val="36"/>
                      <w:szCs w:val="36"/>
                      <w:rPrChange w:id="2196" w:author="User" w:date="2025-08-27T11:49:00Z">
                        <w:rPr>
                          <w:del w:id="2197" w:author="User" w:date="2025-08-19T09:3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2198" w:author="User" w:date="2025-08-19T09:33:00Z">
                      <w:pPr>
                        <w:snapToGrid w:val="0"/>
                        <w:jc w:val="center"/>
                      </w:pPr>
                    </w:pPrChange>
                  </w:pPr>
                  <w:ins w:id="2199" w:author="Windows 使用者" w:date="2024-08-12T11:19:00Z">
                    <w:del w:id="2200" w:author="User" w:date="2025-08-19T09:33:00Z">
                      <w:r w:rsidRPr="00710858" w:rsidDel="00055DD1">
                        <w:rPr>
                          <w:rFonts w:eastAsia="標楷體"/>
                          <w:sz w:val="20"/>
                          <w:szCs w:val="20"/>
                          <w:rPrChange w:id="2201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Society</w:delText>
                      </w:r>
                    </w:del>
                  </w:ins>
                  <w:del w:id="2202" w:author="User" w:date="2025-08-19T09:33:00Z">
                    <w:r w:rsidRPr="00710858" w:rsidDel="00055DD1">
                      <w:rPr>
                        <w:rFonts w:eastAsia="標楷體" w:hint="eastAsia"/>
                        <w:sz w:val="36"/>
                        <w:szCs w:val="36"/>
                        <w:rPrChange w:id="220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音樂</w:delText>
                    </w:r>
                  </w:del>
                </w:p>
                <w:p w14:paraId="65437525" w14:textId="1581CDE3" w:rsidR="00B4497C" w:rsidRPr="00710858" w:rsidRDefault="00B4497C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220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2205" w:author="User" w:date="2025-08-19T09:33:00Z">
                      <w:pPr>
                        <w:snapToGrid w:val="0"/>
                        <w:ind w:leftChars="-50" w:left="-120" w:rightChars="-27" w:right="-65"/>
                        <w:jc w:val="center"/>
                      </w:pPr>
                    </w:pPrChange>
                  </w:pPr>
                  <w:del w:id="2206" w:author="User" w:date="2025-08-19T09:33:00Z">
                    <w:r w:rsidRPr="00710858" w:rsidDel="00055DD1">
                      <w:rPr>
                        <w:rFonts w:eastAsia="標楷體"/>
                        <w:sz w:val="20"/>
                        <w:szCs w:val="20"/>
                        <w:rPrChange w:id="2207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Music</w:delText>
                    </w:r>
                  </w:del>
                </w:p>
              </w:tc>
              <w:tc>
                <w:tcPr>
                  <w:tcW w:w="1376" w:type="dxa"/>
                  <w:tcBorders>
                    <w:bottom w:val="single" w:sz="4" w:space="0" w:color="auto"/>
                  </w:tcBorders>
                  <w:vAlign w:val="center"/>
                </w:tcPr>
                <w:p w14:paraId="7D6CFD45" w14:textId="77777777" w:rsidR="00B4497C" w:rsidRPr="00710858" w:rsidRDefault="00B4497C" w:rsidP="00B4497C">
                  <w:pPr>
                    <w:snapToGrid w:val="0"/>
                    <w:spacing w:line="400" w:lineRule="exact"/>
                    <w:jc w:val="center"/>
                    <w:rPr>
                      <w:ins w:id="2208" w:author="User" w:date="2025-08-19T11:47:00Z"/>
                      <w:rFonts w:eastAsia="標楷體"/>
                      <w:sz w:val="36"/>
                      <w:szCs w:val="36"/>
                      <w:rPrChange w:id="2209" w:author="User" w:date="2025-08-27T11:49:00Z">
                        <w:rPr>
                          <w:ins w:id="2210" w:author="User" w:date="2025-08-19T11:4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2211" w:author="User" w:date="2025-08-19T11:47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221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自然</w:t>
                    </w:r>
                  </w:ins>
                </w:p>
                <w:p w14:paraId="76719A85" w14:textId="593D3C39" w:rsidR="00B4497C" w:rsidRPr="00710858" w:rsidDel="00F10E1A" w:rsidRDefault="00B4497C" w:rsidP="00807F70">
                  <w:pPr>
                    <w:snapToGrid w:val="0"/>
                    <w:jc w:val="center"/>
                    <w:rPr>
                      <w:ins w:id="2213" w:author="Windows 使用者" w:date="2024-08-12T11:20:00Z"/>
                      <w:del w:id="2214" w:author="User" w:date="2025-08-19T09:34:00Z"/>
                      <w:rFonts w:eastAsia="標楷體"/>
                      <w:sz w:val="36"/>
                      <w:szCs w:val="36"/>
                      <w:rPrChange w:id="2215" w:author="User" w:date="2025-08-27T11:49:00Z">
                        <w:rPr>
                          <w:ins w:id="2216" w:author="Windows 使用者" w:date="2024-08-12T11:20:00Z"/>
                          <w:del w:id="2217" w:author="User" w:date="2025-08-19T09:3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proofErr w:type="spellStart"/>
                  <w:ins w:id="2218" w:author="User" w:date="2025-08-19T11:47:00Z">
                    <w:r w:rsidRPr="00710858">
                      <w:rPr>
                        <w:rFonts w:eastAsia="標楷體"/>
                        <w:sz w:val="20"/>
                        <w:szCs w:val="20"/>
                        <w:rPrChange w:id="2219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Scienc</w:t>
                    </w:r>
                  </w:ins>
                  <w:proofErr w:type="spellEnd"/>
                  <w:ins w:id="2220" w:author="Windows 使用者" w:date="2024-08-12T11:20:00Z">
                    <w:del w:id="2221" w:author="User" w:date="2025-08-19T09:34:00Z">
                      <w:r w:rsidRPr="00710858" w:rsidDel="00F10E1A">
                        <w:rPr>
                          <w:rFonts w:eastAsia="標楷體" w:hint="eastAsia"/>
                          <w:sz w:val="36"/>
                          <w:szCs w:val="36"/>
                          <w:rPrChange w:id="2222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英語</w:delText>
                      </w:r>
                    </w:del>
                  </w:ins>
                </w:p>
                <w:p w14:paraId="061B0913" w14:textId="58776046" w:rsidR="00B4497C" w:rsidRPr="00710858" w:rsidDel="00F10E1A" w:rsidRDefault="00B4497C">
                  <w:pPr>
                    <w:snapToGrid w:val="0"/>
                    <w:jc w:val="center"/>
                    <w:rPr>
                      <w:del w:id="2223" w:author="User" w:date="2025-08-19T09:34:00Z"/>
                      <w:rFonts w:eastAsia="標楷體"/>
                      <w:sz w:val="36"/>
                      <w:szCs w:val="36"/>
                      <w:rPrChange w:id="2224" w:author="User" w:date="2025-08-27T11:49:00Z">
                        <w:rPr>
                          <w:del w:id="2225" w:author="User" w:date="2025-08-19T09:3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2226" w:author="User" w:date="2025-08-19T09:34:00Z">
                      <w:pPr>
                        <w:snapToGrid w:val="0"/>
                        <w:spacing w:line="400" w:lineRule="exact"/>
                        <w:jc w:val="center"/>
                      </w:pPr>
                    </w:pPrChange>
                  </w:pPr>
                  <w:ins w:id="2227" w:author="Windows 使用者" w:date="2024-08-12T11:20:00Z">
                    <w:del w:id="2228" w:author="User" w:date="2025-08-19T09:34:00Z">
                      <w:r w:rsidRPr="00710858" w:rsidDel="00F10E1A">
                        <w:rPr>
                          <w:rFonts w:eastAsia="標楷體"/>
                          <w:sz w:val="20"/>
                          <w:szCs w:val="20"/>
                          <w:rPrChange w:id="2229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English</w:delText>
                      </w:r>
                    </w:del>
                  </w:ins>
                  <w:del w:id="2230" w:author="User" w:date="2025-08-19T09:34:00Z">
                    <w:r w:rsidRPr="00710858" w:rsidDel="00F10E1A">
                      <w:rPr>
                        <w:rFonts w:eastAsia="標楷體" w:hint="eastAsia"/>
                        <w:sz w:val="36"/>
                        <w:szCs w:val="36"/>
                        <w:rPrChange w:id="223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自然</w:delText>
                    </w:r>
                  </w:del>
                </w:p>
                <w:p w14:paraId="47F3949E" w14:textId="1FF6B0AC" w:rsidR="00B4497C" w:rsidRPr="00710858" w:rsidRDefault="00B4497C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223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2233" w:author="User" w:date="2025-08-19T09:34:00Z">
                      <w:pPr>
                        <w:snapToGrid w:val="0"/>
                        <w:ind w:leftChars="-50" w:left="-120" w:rightChars="-27" w:right="-65"/>
                        <w:jc w:val="center"/>
                      </w:pPr>
                    </w:pPrChange>
                  </w:pPr>
                  <w:del w:id="2234" w:author="User" w:date="2025-08-19T09:34:00Z">
                    <w:r w:rsidRPr="00710858" w:rsidDel="00F10E1A">
                      <w:rPr>
                        <w:rFonts w:eastAsia="標楷體"/>
                        <w:sz w:val="20"/>
                        <w:szCs w:val="20"/>
                        <w:rPrChange w:id="2235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Science</w:delText>
                    </w:r>
                  </w:del>
                </w:p>
              </w:tc>
              <w:tc>
                <w:tcPr>
                  <w:tcW w:w="1374" w:type="dxa"/>
                  <w:vAlign w:val="center"/>
                </w:tcPr>
                <w:p w14:paraId="78CEBA2C" w14:textId="418C6715" w:rsidR="00B4497C" w:rsidRPr="00710858" w:rsidRDefault="00B4497C">
                  <w:pPr>
                    <w:rPr>
                      <w:ins w:id="2236" w:author="User" w:date="2025-08-19T09:33:00Z"/>
                      <w:rFonts w:eastAsia="標楷體"/>
                      <w:sz w:val="36"/>
                      <w:szCs w:val="36"/>
                      <w:rPrChange w:id="2237" w:author="User" w:date="2025-08-27T11:49:00Z">
                        <w:rPr>
                          <w:ins w:id="2238" w:author="User" w:date="2025-08-19T09:3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2239" w:author="User" w:date="2025-08-19T09:35:00Z">
                      <w:pPr>
                        <w:snapToGrid w:val="0"/>
                        <w:ind w:leftChars="-50" w:left="-120" w:rightChars="-27" w:right="-65"/>
                        <w:jc w:val="center"/>
                      </w:pPr>
                    </w:pPrChange>
                  </w:pPr>
                  <w:ins w:id="2240" w:author="User" w:date="2025-08-19T09:34:00Z">
                    <w:r w:rsidRPr="00710858">
                      <w:rPr>
                        <w:rFonts w:eastAsia="標楷體"/>
                        <w:sz w:val="36"/>
                        <w:szCs w:val="36"/>
                        <w:rPrChange w:id="2241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 xml:space="preserve"> </w:t>
                    </w:r>
                  </w:ins>
                  <w:ins w:id="2242" w:author="User" w:date="2025-08-19T09:33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224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健教</w:t>
                    </w:r>
                  </w:ins>
                </w:p>
                <w:p w14:paraId="6E85A66E" w14:textId="0044F185" w:rsidR="00B4497C" w:rsidRPr="00710858" w:rsidDel="00F10E1A" w:rsidRDefault="00B4497C">
                  <w:pPr>
                    <w:snapToGrid w:val="0"/>
                    <w:jc w:val="center"/>
                    <w:rPr>
                      <w:ins w:id="2244" w:author="Windows 使用者" w:date="2024-08-12T08:41:00Z"/>
                      <w:del w:id="2245" w:author="User" w:date="2025-08-19T09:34:00Z"/>
                      <w:rFonts w:eastAsia="標楷體"/>
                      <w:sz w:val="28"/>
                      <w:szCs w:val="36"/>
                      <w:rPrChange w:id="2246" w:author="User" w:date="2025-08-27T11:49:00Z">
                        <w:rPr>
                          <w:ins w:id="2247" w:author="Windows 使用者" w:date="2024-08-12T08:41:00Z"/>
                          <w:del w:id="2248" w:author="User" w:date="2025-08-19T09:34:00Z"/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  <w:pPrChange w:id="2249" w:author="User" w:date="2025-08-19T09:35:00Z">
                      <w:pPr>
                        <w:snapToGrid w:val="0"/>
                        <w:spacing w:line="400" w:lineRule="exact"/>
                        <w:jc w:val="center"/>
                      </w:pPr>
                    </w:pPrChange>
                  </w:pPr>
                  <w:ins w:id="2250" w:author="User" w:date="2025-08-19T09:33:00Z">
                    <w:r w:rsidRPr="00710858">
                      <w:rPr>
                        <w:rFonts w:eastAsia="標楷體"/>
                        <w:sz w:val="20"/>
                        <w:szCs w:val="20"/>
                        <w:rPrChange w:id="2251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Health</w:t>
                    </w:r>
                  </w:ins>
                  <w:ins w:id="2252" w:author="Windows 使用者" w:date="2024-08-12T08:41:00Z">
                    <w:del w:id="2253" w:author="User" w:date="2025-08-19T09:34:00Z">
                      <w:r w:rsidRPr="00710858" w:rsidDel="00F10E1A">
                        <w:rPr>
                          <w:rFonts w:eastAsia="標楷體" w:hint="eastAsia"/>
                          <w:sz w:val="28"/>
                          <w:szCs w:val="36"/>
                          <w:rPrChange w:id="2254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36"/>
                            </w:rPr>
                          </w:rPrChange>
                        </w:rPr>
                        <w:delText>生活科技</w:delText>
                      </w:r>
                    </w:del>
                  </w:ins>
                </w:p>
                <w:p w14:paraId="31D29C7D" w14:textId="3A24E5F8" w:rsidR="00B4497C" w:rsidRPr="00710858" w:rsidDel="00325BAB" w:rsidRDefault="00B4497C" w:rsidP="00807F70">
                  <w:pPr>
                    <w:snapToGrid w:val="0"/>
                    <w:jc w:val="center"/>
                    <w:rPr>
                      <w:del w:id="2255" w:author="Windows 使用者" w:date="2024-08-12T08:41:00Z"/>
                      <w:rFonts w:eastAsia="標楷體"/>
                      <w:sz w:val="36"/>
                      <w:szCs w:val="36"/>
                      <w:rPrChange w:id="2256" w:author="User" w:date="2025-08-27T11:49:00Z">
                        <w:rPr>
                          <w:del w:id="2257" w:author="Windows 使用者" w:date="2024-08-12T08:4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2258" w:author="Windows 使用者" w:date="2024-08-12T08:41:00Z">
                    <w:del w:id="2259" w:author="User" w:date="2025-08-19T09:34:00Z">
                      <w:r w:rsidRPr="00710858" w:rsidDel="00F10E1A">
                        <w:rPr>
                          <w:rFonts w:eastAsia="標楷體"/>
                          <w:sz w:val="20"/>
                          <w:szCs w:val="36"/>
                          <w:rPrChange w:id="2260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36"/>
                            </w:rPr>
                          </w:rPrChange>
                        </w:rPr>
                        <w:delText>Living Technology</w:delText>
                      </w:r>
                    </w:del>
                  </w:ins>
                  <w:del w:id="2261" w:author="Windows 使用者" w:date="2024-08-12T08:41:00Z">
                    <w:r w:rsidRPr="00710858" w:rsidDel="00325BAB">
                      <w:rPr>
                        <w:rFonts w:eastAsia="標楷體" w:hint="eastAsia"/>
                        <w:sz w:val="36"/>
                        <w:szCs w:val="36"/>
                        <w:rPrChange w:id="226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輔導</w:delText>
                    </w:r>
                  </w:del>
                </w:p>
                <w:p w14:paraId="77CA2692" w14:textId="0CCAB1D9" w:rsidR="00B4497C" w:rsidRPr="00710858" w:rsidDel="00325BAB" w:rsidRDefault="00B4497C">
                  <w:pPr>
                    <w:snapToGrid w:val="0"/>
                    <w:jc w:val="center"/>
                    <w:rPr>
                      <w:del w:id="2263" w:author="Windows 使用者" w:date="2024-08-12T08:41:00Z"/>
                      <w:rFonts w:eastAsia="標楷體"/>
                      <w:sz w:val="20"/>
                      <w:szCs w:val="36"/>
                      <w:rPrChange w:id="2264" w:author="User" w:date="2025-08-27T11:49:00Z">
                        <w:rPr>
                          <w:del w:id="2265" w:author="Windows 使用者" w:date="2024-08-12T08:41:00Z"/>
                          <w:rFonts w:eastAsia="標楷體"/>
                          <w:color w:val="000000" w:themeColor="text1"/>
                          <w:sz w:val="20"/>
                          <w:szCs w:val="36"/>
                        </w:rPr>
                      </w:rPrChange>
                    </w:rPr>
                  </w:pPr>
                  <w:del w:id="2266" w:author="Windows 使用者" w:date="2024-08-12T08:41:00Z">
                    <w:r w:rsidRPr="00710858" w:rsidDel="00325BAB">
                      <w:rPr>
                        <w:rFonts w:eastAsia="標楷體"/>
                        <w:sz w:val="20"/>
                        <w:szCs w:val="36"/>
                        <w:rPrChange w:id="2267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36"/>
                          </w:rPr>
                        </w:rPrChange>
                      </w:rPr>
                      <w:delText>Counseling</w:delText>
                    </w:r>
                  </w:del>
                </w:p>
                <w:p w14:paraId="240A5C43" w14:textId="57157DBD" w:rsidR="00B4497C" w:rsidRPr="00710858" w:rsidRDefault="00B4497C">
                  <w:pPr>
                    <w:snapToGrid w:val="0"/>
                    <w:jc w:val="center"/>
                    <w:rPr>
                      <w:kern w:val="0"/>
                      <w:rPrChange w:id="2268" w:author="User" w:date="2025-08-27T11:49:00Z">
                        <w:rPr>
                          <w:color w:val="000000" w:themeColor="text1"/>
                          <w:kern w:val="0"/>
                        </w:rPr>
                      </w:rPrChange>
                    </w:rPr>
                  </w:pPr>
                  <w:del w:id="2269" w:author="Windows 使用者" w:date="2024-08-12T08:41:00Z">
                    <w:r w:rsidRPr="00710858" w:rsidDel="00325BAB">
                      <w:rPr>
                        <w:rFonts w:eastAsia="標楷體"/>
                        <w:sz w:val="20"/>
                        <w:szCs w:val="36"/>
                        <w:rPrChange w:id="2270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36"/>
                          </w:rPr>
                        </w:rPrChange>
                      </w:rPr>
                      <w:delText>Activity</w:delText>
                    </w:r>
                  </w:del>
                </w:p>
              </w:tc>
              <w:tc>
                <w:tcPr>
                  <w:tcW w:w="1375" w:type="dxa"/>
                  <w:vAlign w:val="center"/>
                </w:tcPr>
                <w:p w14:paraId="258E0883" w14:textId="77777777" w:rsidR="00B4497C" w:rsidRPr="00710858" w:rsidRDefault="00B4497C" w:rsidP="00B4497C">
                  <w:pPr>
                    <w:snapToGrid w:val="0"/>
                    <w:ind w:leftChars="-50" w:left="-120" w:rightChars="-27" w:right="-65"/>
                    <w:jc w:val="center"/>
                    <w:rPr>
                      <w:ins w:id="2271" w:author="User" w:date="2025-08-19T09:32:00Z"/>
                      <w:rFonts w:eastAsia="標楷體"/>
                      <w:sz w:val="36"/>
                      <w:szCs w:val="36"/>
                      <w:rPrChange w:id="2272" w:author="User" w:date="2025-08-27T11:49:00Z">
                        <w:rPr>
                          <w:ins w:id="2273" w:author="User" w:date="2025-08-19T09:3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2274" w:author="User" w:date="2025-08-19T09:32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227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家政</w:t>
                    </w:r>
                  </w:ins>
                </w:p>
                <w:p w14:paraId="1C44AB87" w14:textId="54E94CF3" w:rsidR="00B4497C" w:rsidRPr="00710858" w:rsidDel="00055DD1" w:rsidRDefault="00B4497C" w:rsidP="00B4497C">
                  <w:pPr>
                    <w:snapToGrid w:val="0"/>
                    <w:spacing w:after="120"/>
                    <w:jc w:val="center"/>
                    <w:rPr>
                      <w:ins w:id="2276" w:author="Windows 使用者" w:date="2024-08-06T16:58:00Z"/>
                      <w:del w:id="2277" w:author="User" w:date="2025-08-19T09:32:00Z"/>
                      <w:rFonts w:eastAsia="標楷體"/>
                      <w:sz w:val="36"/>
                      <w:szCs w:val="36"/>
                      <w:rPrChange w:id="2278" w:author="User" w:date="2025-08-27T11:49:00Z">
                        <w:rPr>
                          <w:ins w:id="2279" w:author="Windows 使用者" w:date="2024-08-06T16:58:00Z"/>
                          <w:del w:id="2280" w:author="User" w:date="2025-08-19T09:3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2281" w:author="User" w:date="2025-08-19T09:32:00Z">
                    <w:r w:rsidRPr="00710858">
                      <w:rPr>
                        <w:rFonts w:eastAsia="標楷體"/>
                        <w:sz w:val="20"/>
                        <w:szCs w:val="22"/>
                        <w:rPrChange w:id="2282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t>Home Economics</w:t>
                    </w:r>
                  </w:ins>
                  <w:ins w:id="2283" w:author="Windows 使用者" w:date="2024-08-06T16:58:00Z">
                    <w:del w:id="2284" w:author="User" w:date="2025-08-19T09:32:00Z">
                      <w:r w:rsidRPr="00710858" w:rsidDel="00055DD1">
                        <w:rPr>
                          <w:rFonts w:eastAsia="標楷體" w:hint="eastAsia"/>
                          <w:sz w:val="36"/>
                          <w:szCs w:val="36"/>
                          <w:rPrChange w:id="2285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數學</w:delText>
                      </w:r>
                    </w:del>
                  </w:ins>
                </w:p>
                <w:p w14:paraId="73E08142" w14:textId="1FCD6450" w:rsidR="00B4497C" w:rsidRPr="00710858" w:rsidDel="00854FB1" w:rsidRDefault="00B4497C" w:rsidP="00B4497C">
                  <w:pPr>
                    <w:snapToGrid w:val="0"/>
                    <w:jc w:val="center"/>
                    <w:rPr>
                      <w:del w:id="2286" w:author="Windows 使用者" w:date="2024-08-06T16:58:00Z"/>
                      <w:rFonts w:eastAsia="標楷體"/>
                      <w:sz w:val="28"/>
                      <w:szCs w:val="36"/>
                      <w:rPrChange w:id="2287" w:author="User" w:date="2025-08-27T11:49:00Z">
                        <w:rPr>
                          <w:del w:id="2288" w:author="Windows 使用者" w:date="2024-08-06T16:58:00Z"/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</w:pPr>
                  <w:ins w:id="2289" w:author="Windows 使用者" w:date="2024-08-06T16:58:00Z">
                    <w:del w:id="2290" w:author="User" w:date="2025-08-19T09:32:00Z">
                      <w:r w:rsidRPr="00710858" w:rsidDel="00055DD1">
                        <w:rPr>
                          <w:rFonts w:eastAsia="標楷體"/>
                          <w:sz w:val="20"/>
                          <w:szCs w:val="20"/>
                          <w:rPrChange w:id="2291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Math</w:delText>
                      </w:r>
                    </w:del>
                  </w:ins>
                  <w:del w:id="2292" w:author="Windows 使用者" w:date="2024-08-06T16:58:00Z">
                    <w:r w:rsidRPr="00710858" w:rsidDel="00854FB1">
                      <w:rPr>
                        <w:rFonts w:eastAsia="標楷體" w:hint="eastAsia"/>
                        <w:sz w:val="28"/>
                        <w:szCs w:val="36"/>
                        <w:rPrChange w:id="229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delText>生活英語</w:delText>
                    </w:r>
                  </w:del>
                </w:p>
                <w:p w14:paraId="3A401E9C" w14:textId="272046B1" w:rsidR="00B4497C" w:rsidRPr="00710858" w:rsidRDefault="00B4497C" w:rsidP="00B4497C">
                  <w:pPr>
                    <w:snapToGrid w:val="0"/>
                    <w:ind w:leftChars="-50" w:left="-120" w:rightChars="-27" w:right="-65"/>
                    <w:jc w:val="center"/>
                    <w:rPr>
                      <w:kern w:val="0"/>
                      <w:rPrChange w:id="2294" w:author="User" w:date="2025-08-27T11:49:00Z">
                        <w:rPr>
                          <w:color w:val="000000" w:themeColor="text1"/>
                          <w:kern w:val="0"/>
                        </w:rPr>
                      </w:rPrChange>
                    </w:rPr>
                  </w:pPr>
                  <w:del w:id="2295" w:author="Windows 使用者" w:date="2024-08-06T16:58:00Z">
                    <w:r w:rsidRPr="00710858" w:rsidDel="00854FB1">
                      <w:rPr>
                        <w:rFonts w:eastAsia="標楷體"/>
                        <w:sz w:val="20"/>
                        <w:szCs w:val="20"/>
                        <w:rPrChange w:id="2296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English</w:delText>
                    </w:r>
                  </w:del>
                </w:p>
              </w:tc>
            </w:tr>
            <w:tr w:rsidR="00710858" w:rsidRPr="00710858" w14:paraId="635274DC" w14:textId="77777777" w:rsidTr="002E3FC4">
              <w:trPr>
                <w:cantSplit/>
                <w:trHeight w:val="1031"/>
              </w:trPr>
              <w:tc>
                <w:tcPr>
                  <w:tcW w:w="1201" w:type="dxa"/>
                  <w:vMerge/>
                  <w:vAlign w:val="center"/>
                </w:tcPr>
                <w:p w14:paraId="4A076E6B" w14:textId="77777777" w:rsidR="00B4497C" w:rsidRPr="00710858" w:rsidRDefault="00B4497C" w:rsidP="00B4497C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229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3" w:type="dxa"/>
                  <w:vAlign w:val="center"/>
                </w:tcPr>
                <w:p w14:paraId="1A23EDB1" w14:textId="77777777" w:rsidR="00B4497C" w:rsidRPr="00710858" w:rsidRDefault="00B4497C" w:rsidP="00B4497C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2298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2299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6</w:t>
                  </w:r>
                </w:p>
              </w:tc>
              <w:tc>
                <w:tcPr>
                  <w:tcW w:w="1578" w:type="dxa"/>
                  <w:vAlign w:val="center"/>
                </w:tcPr>
                <w:p w14:paraId="6F626B93" w14:textId="77777777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230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230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2302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230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  <w:p w14:paraId="2DC5E329" w14:textId="77777777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230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230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1BA86002" w14:textId="77777777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230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230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14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2308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230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40</w:t>
                  </w:r>
                </w:p>
              </w:tc>
              <w:tc>
                <w:tcPr>
                  <w:tcW w:w="504" w:type="dxa"/>
                  <w:vAlign w:val="center"/>
                </w:tcPr>
                <w:p w14:paraId="2577E47A" w14:textId="77777777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rPrChange w:id="231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231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40</w:t>
                  </w:r>
                </w:p>
              </w:tc>
              <w:tc>
                <w:tcPr>
                  <w:tcW w:w="1374" w:type="dxa"/>
                  <w:tcBorders>
                    <w:bottom w:val="single" w:sz="4" w:space="0" w:color="auto"/>
                  </w:tcBorders>
                  <w:vAlign w:val="center"/>
                </w:tcPr>
                <w:p w14:paraId="55D553D3" w14:textId="77777777" w:rsidR="00B4497C" w:rsidRPr="00710858" w:rsidRDefault="00B4497C" w:rsidP="00B4497C">
                  <w:pPr>
                    <w:snapToGrid w:val="0"/>
                    <w:spacing w:after="120"/>
                    <w:jc w:val="center"/>
                    <w:rPr>
                      <w:ins w:id="2312" w:author="User" w:date="2025-08-19T09:31:00Z"/>
                      <w:rFonts w:eastAsia="標楷體"/>
                      <w:sz w:val="28"/>
                      <w:szCs w:val="36"/>
                      <w:rPrChange w:id="2313" w:author="User" w:date="2025-08-27T11:49:00Z">
                        <w:rPr>
                          <w:ins w:id="2314" w:author="User" w:date="2025-08-19T09:31:00Z"/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</w:pPr>
                  <w:ins w:id="2315" w:author="User" w:date="2025-08-19T09:31:00Z">
                    <w:r w:rsidRPr="00710858">
                      <w:rPr>
                        <w:rFonts w:eastAsia="標楷體" w:hint="eastAsia"/>
                        <w:sz w:val="28"/>
                        <w:szCs w:val="36"/>
                        <w:rPrChange w:id="231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t>邏輯推理</w:t>
                    </w:r>
                  </w:ins>
                </w:p>
                <w:p w14:paraId="76C0AFAF" w14:textId="73FDA58F" w:rsidR="00B4497C" w:rsidRPr="00710858" w:rsidDel="00055DD1" w:rsidRDefault="00B4497C" w:rsidP="00B4497C">
                  <w:pPr>
                    <w:snapToGrid w:val="0"/>
                    <w:spacing w:line="400" w:lineRule="exact"/>
                    <w:jc w:val="center"/>
                    <w:rPr>
                      <w:del w:id="2317" w:author="User" w:date="2025-08-19T09:31:00Z"/>
                      <w:rFonts w:eastAsia="標楷體"/>
                      <w:sz w:val="36"/>
                      <w:szCs w:val="36"/>
                      <w:rPrChange w:id="2318" w:author="User" w:date="2025-08-27T11:49:00Z">
                        <w:rPr>
                          <w:del w:id="2319" w:author="User" w:date="2025-08-19T09:3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2320" w:author="User" w:date="2025-08-19T09:31:00Z">
                    <w:r w:rsidRPr="00710858">
                      <w:rPr>
                        <w:rFonts w:eastAsia="標楷體"/>
                        <w:sz w:val="20"/>
                        <w:szCs w:val="20"/>
                        <w:rPrChange w:id="2321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Math</w:t>
                    </w:r>
                  </w:ins>
                  <w:del w:id="2322" w:author="User" w:date="2025-08-19T09:31:00Z">
                    <w:r w:rsidRPr="00710858" w:rsidDel="00055DD1">
                      <w:rPr>
                        <w:rFonts w:eastAsia="標楷體" w:hint="eastAsia"/>
                        <w:sz w:val="36"/>
                        <w:szCs w:val="36"/>
                        <w:rPrChange w:id="232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國文</w:delText>
                    </w:r>
                  </w:del>
                </w:p>
                <w:p w14:paraId="19F38D79" w14:textId="56C81B8A" w:rsidR="00B4497C" w:rsidRPr="00710858" w:rsidRDefault="00B4497C" w:rsidP="00B4497C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232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2325" w:author="User" w:date="2025-08-19T09:31:00Z">
                    <w:r w:rsidRPr="00710858" w:rsidDel="00055DD1">
                      <w:rPr>
                        <w:rFonts w:eastAsia="標楷體"/>
                        <w:sz w:val="20"/>
                        <w:szCs w:val="20"/>
                        <w:rPrChange w:id="2326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Chinese</w:delText>
                    </w:r>
                  </w:del>
                </w:p>
              </w:tc>
              <w:tc>
                <w:tcPr>
                  <w:tcW w:w="1375" w:type="dxa"/>
                  <w:tcBorders>
                    <w:bottom w:val="single" w:sz="4" w:space="0" w:color="auto"/>
                  </w:tcBorders>
                  <w:vAlign w:val="center"/>
                </w:tcPr>
                <w:p w14:paraId="4275F823" w14:textId="77777777" w:rsidR="00B4497C" w:rsidRPr="00710858" w:rsidRDefault="00B4497C" w:rsidP="00B4497C">
                  <w:pPr>
                    <w:snapToGrid w:val="0"/>
                    <w:jc w:val="center"/>
                    <w:rPr>
                      <w:ins w:id="2327" w:author="User" w:date="2025-08-19T09:33:00Z"/>
                      <w:rFonts w:eastAsia="標楷體"/>
                      <w:sz w:val="28"/>
                      <w:szCs w:val="36"/>
                      <w:rPrChange w:id="2328" w:author="User" w:date="2025-08-27T11:49:00Z">
                        <w:rPr>
                          <w:ins w:id="2329" w:author="User" w:date="2025-08-19T09:33:00Z"/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</w:pPr>
                  <w:ins w:id="2330" w:author="User" w:date="2025-08-19T09:33:00Z">
                    <w:r w:rsidRPr="00710858">
                      <w:rPr>
                        <w:rFonts w:eastAsia="標楷體" w:hint="eastAsia"/>
                        <w:sz w:val="28"/>
                        <w:szCs w:val="36"/>
                        <w:rPrChange w:id="233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t>資訊科技</w:t>
                    </w:r>
                  </w:ins>
                </w:p>
                <w:p w14:paraId="79E98C69" w14:textId="37A999BB" w:rsidR="00B4497C" w:rsidRPr="00710858" w:rsidDel="00055DD1" w:rsidRDefault="00B4497C" w:rsidP="00807F70">
                  <w:pPr>
                    <w:snapToGrid w:val="0"/>
                    <w:ind w:leftChars="-50" w:left="-120" w:rightChars="-27" w:right="-65"/>
                    <w:jc w:val="center"/>
                    <w:rPr>
                      <w:del w:id="2332" w:author="User" w:date="2025-08-19T09:33:00Z"/>
                      <w:rFonts w:eastAsia="標楷體"/>
                      <w:sz w:val="36"/>
                      <w:szCs w:val="36"/>
                      <w:rPrChange w:id="2333" w:author="User" w:date="2025-08-27T11:49:00Z">
                        <w:rPr>
                          <w:del w:id="2334" w:author="User" w:date="2025-08-19T09:3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2335" w:author="User" w:date="2025-08-19T09:33:00Z">
                    <w:r w:rsidRPr="00710858">
                      <w:rPr>
                        <w:rFonts w:eastAsia="標楷體"/>
                        <w:sz w:val="28"/>
                        <w:szCs w:val="36"/>
                        <w:rPrChange w:id="2336" w:author="User" w:date="2025-08-27T11:49:00Z">
                          <w:rPr>
                            <w:rFonts w:eastAsia="標楷體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t>IT</w:t>
                    </w:r>
                  </w:ins>
                  <w:del w:id="2337" w:author="User" w:date="2025-08-19T09:33:00Z">
                    <w:r w:rsidRPr="00710858" w:rsidDel="00055DD1">
                      <w:rPr>
                        <w:rFonts w:eastAsia="標楷體" w:hint="eastAsia"/>
                        <w:sz w:val="36"/>
                        <w:szCs w:val="36"/>
                        <w:rPrChange w:id="233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體育</w:delText>
                    </w:r>
                  </w:del>
                </w:p>
                <w:p w14:paraId="6CB7392E" w14:textId="17AF4A79" w:rsidR="00B4497C" w:rsidRPr="00710858" w:rsidRDefault="00B4497C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sz w:val="26"/>
                      <w:szCs w:val="26"/>
                      <w:rPrChange w:id="233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pPrChange w:id="2340" w:author="User" w:date="2025-08-19T09:33:00Z">
                      <w:pPr>
                        <w:snapToGrid w:val="0"/>
                        <w:spacing w:before="120" w:after="120"/>
                        <w:jc w:val="center"/>
                      </w:pPr>
                    </w:pPrChange>
                  </w:pPr>
                  <w:del w:id="2341" w:author="User" w:date="2025-08-19T09:33:00Z">
                    <w:r w:rsidRPr="00710858" w:rsidDel="00055DD1">
                      <w:rPr>
                        <w:rFonts w:eastAsia="標楷體"/>
                        <w:sz w:val="20"/>
                        <w:szCs w:val="20"/>
                        <w:rPrChange w:id="2342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PE</w:delText>
                    </w:r>
                  </w:del>
                </w:p>
              </w:tc>
              <w:tc>
                <w:tcPr>
                  <w:tcW w:w="1376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AFAA36A" w14:textId="77777777" w:rsidR="00B4497C" w:rsidRPr="00710858" w:rsidRDefault="00B4497C" w:rsidP="00B4497C">
                  <w:pPr>
                    <w:snapToGrid w:val="0"/>
                    <w:jc w:val="center"/>
                    <w:rPr>
                      <w:ins w:id="2343" w:author="User" w:date="2025-08-19T09:34:00Z"/>
                      <w:rFonts w:eastAsia="標楷體"/>
                      <w:sz w:val="36"/>
                      <w:szCs w:val="36"/>
                      <w:rPrChange w:id="2344" w:author="User" w:date="2025-08-27T11:49:00Z">
                        <w:rPr>
                          <w:ins w:id="2345" w:author="User" w:date="2025-08-19T09:3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2346" w:author="User" w:date="2025-08-19T09:34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234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英語</w:t>
                    </w:r>
                  </w:ins>
                </w:p>
                <w:p w14:paraId="5DFFE225" w14:textId="3C5BE3EA" w:rsidR="00B4497C" w:rsidRPr="00710858" w:rsidDel="00F10E1A" w:rsidRDefault="00B4497C" w:rsidP="00B4497C">
                  <w:pPr>
                    <w:snapToGrid w:val="0"/>
                    <w:ind w:leftChars="-50" w:left="-120" w:rightChars="-27" w:right="-65"/>
                    <w:jc w:val="center"/>
                    <w:rPr>
                      <w:ins w:id="2348" w:author="Windows 使用者" w:date="2024-08-12T12:50:00Z"/>
                      <w:del w:id="2349" w:author="User" w:date="2025-08-19T09:34:00Z"/>
                      <w:rFonts w:eastAsia="標楷體"/>
                      <w:kern w:val="0"/>
                      <w:sz w:val="36"/>
                      <w:rPrChange w:id="2350" w:author="User" w:date="2025-08-27T11:49:00Z">
                        <w:rPr>
                          <w:ins w:id="2351" w:author="Windows 使用者" w:date="2024-08-12T12:50:00Z"/>
                          <w:del w:id="2352" w:author="User" w:date="2025-08-19T09:34:00Z"/>
                          <w:rFonts w:eastAsia="標楷體"/>
                          <w:color w:val="000000" w:themeColor="text1"/>
                          <w:kern w:val="0"/>
                          <w:sz w:val="36"/>
                        </w:rPr>
                      </w:rPrChange>
                    </w:rPr>
                  </w:pPr>
                  <w:ins w:id="2353" w:author="User" w:date="2025-08-19T09:34:00Z">
                    <w:r w:rsidRPr="00710858">
                      <w:rPr>
                        <w:rFonts w:eastAsia="標楷體"/>
                        <w:sz w:val="20"/>
                        <w:szCs w:val="20"/>
                        <w:rPrChange w:id="2354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English</w:t>
                    </w:r>
                  </w:ins>
                  <w:ins w:id="2355" w:author="Windows 使用者" w:date="2024-08-12T12:50:00Z">
                    <w:del w:id="2356" w:author="User" w:date="2025-08-19T09:34:00Z">
                      <w:r w:rsidRPr="00710858" w:rsidDel="00F10E1A">
                        <w:rPr>
                          <w:rFonts w:eastAsia="標楷體" w:hint="eastAsia"/>
                          <w:kern w:val="0"/>
                          <w:sz w:val="36"/>
                          <w:rPrChange w:id="2357" w:author="User" w:date="2025-08-27T11:49:00Z">
                            <w:rPr>
                              <w:rFonts w:eastAsia="標楷體" w:hint="eastAsia"/>
                              <w:color w:val="000000" w:themeColor="text1"/>
                              <w:kern w:val="0"/>
                              <w:sz w:val="36"/>
                            </w:rPr>
                          </w:rPrChange>
                        </w:rPr>
                        <w:delText>視覺</w:delText>
                      </w:r>
                    </w:del>
                  </w:ins>
                </w:p>
                <w:p w14:paraId="406940A9" w14:textId="76549E74" w:rsidR="00B4497C" w:rsidRPr="00710858" w:rsidDel="00C41E14" w:rsidRDefault="00B4497C" w:rsidP="00B4497C">
                  <w:pPr>
                    <w:snapToGrid w:val="0"/>
                    <w:spacing w:line="400" w:lineRule="exact"/>
                    <w:jc w:val="center"/>
                    <w:rPr>
                      <w:del w:id="2358" w:author="Windows 使用者" w:date="2024-08-06T12:10:00Z"/>
                      <w:rFonts w:eastAsia="標楷體"/>
                      <w:sz w:val="36"/>
                      <w:szCs w:val="36"/>
                      <w:rPrChange w:id="2359" w:author="User" w:date="2025-08-27T11:49:00Z">
                        <w:rPr>
                          <w:del w:id="2360" w:author="Windows 使用者" w:date="2024-08-06T12:1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2361" w:author="Windows 使用者" w:date="2024-08-12T12:50:00Z">
                    <w:del w:id="2362" w:author="User" w:date="2025-08-19T09:34:00Z">
                      <w:r w:rsidRPr="00710858" w:rsidDel="00F10E1A">
                        <w:rPr>
                          <w:rFonts w:eastAsia="標楷體"/>
                          <w:kern w:val="0"/>
                          <w:sz w:val="20"/>
                          <w:szCs w:val="20"/>
                          <w:rPrChange w:id="2363" w:author="User" w:date="2025-08-27T11:49:00Z">
                            <w:rPr>
                              <w:rFonts w:eastAsia="標楷體"/>
                              <w:color w:val="000000" w:themeColor="text1"/>
                              <w:kern w:val="0"/>
                              <w:sz w:val="20"/>
                              <w:szCs w:val="20"/>
                            </w:rPr>
                          </w:rPrChange>
                        </w:rPr>
                        <w:delText>Visual Art</w:delText>
                      </w:r>
                    </w:del>
                  </w:ins>
                  <w:del w:id="2364" w:author="Windows 使用者" w:date="2024-08-06T12:10:00Z">
                    <w:r w:rsidRPr="00710858" w:rsidDel="00C41E14">
                      <w:rPr>
                        <w:rFonts w:eastAsia="標楷體" w:hint="eastAsia"/>
                        <w:sz w:val="36"/>
                        <w:szCs w:val="36"/>
                        <w:rPrChange w:id="236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社會</w:delText>
                    </w:r>
                  </w:del>
                </w:p>
                <w:p w14:paraId="0D54F635" w14:textId="516399EB" w:rsidR="00B4497C" w:rsidRPr="00710858" w:rsidRDefault="00B4497C" w:rsidP="00B4497C">
                  <w:pPr>
                    <w:snapToGrid w:val="0"/>
                    <w:jc w:val="center"/>
                    <w:rPr>
                      <w:kern w:val="0"/>
                      <w:rPrChange w:id="2366" w:author="User" w:date="2025-08-27T11:49:00Z">
                        <w:rPr>
                          <w:color w:val="000000" w:themeColor="text1"/>
                          <w:kern w:val="0"/>
                        </w:rPr>
                      </w:rPrChange>
                    </w:rPr>
                  </w:pPr>
                  <w:del w:id="2367" w:author="Windows 使用者" w:date="2024-08-06T12:10:00Z">
                    <w:r w:rsidRPr="00710858" w:rsidDel="00C41E14">
                      <w:rPr>
                        <w:rFonts w:eastAsia="標楷體"/>
                        <w:sz w:val="20"/>
                        <w:szCs w:val="20"/>
                        <w:rPrChange w:id="2368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Society</w:delText>
                    </w:r>
                  </w:del>
                </w:p>
              </w:tc>
              <w:tc>
                <w:tcPr>
                  <w:tcW w:w="1374" w:type="dxa"/>
                  <w:tcBorders>
                    <w:bottom w:val="single" w:sz="4" w:space="0" w:color="auto"/>
                  </w:tcBorders>
                  <w:vAlign w:val="center"/>
                </w:tcPr>
                <w:p w14:paraId="3CA4397F" w14:textId="0B308D82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236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2370" w:author="User" w:date="2025-08-19T09:36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237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社團</w:t>
                    </w:r>
                  </w:ins>
                  <w:del w:id="2372" w:author="User" w:date="2025-08-19T09:36:00Z">
                    <w:r w:rsidRPr="00710858" w:rsidDel="00F10E1A">
                      <w:rPr>
                        <w:rFonts w:eastAsia="標楷體" w:hint="eastAsia"/>
                        <w:sz w:val="36"/>
                        <w:szCs w:val="36"/>
                        <w:rPrChange w:id="237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聯課</w:delText>
                    </w:r>
                  </w:del>
                  <w:r w:rsidRPr="00710858">
                    <w:rPr>
                      <w:rFonts w:eastAsia="標楷體"/>
                      <w:sz w:val="36"/>
                      <w:szCs w:val="36"/>
                      <w:rPrChange w:id="237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/</w:t>
                  </w:r>
                  <w:r w:rsidRPr="00710858">
                    <w:rPr>
                      <w:rFonts w:eastAsia="標楷體" w:hint="eastAsia"/>
                      <w:sz w:val="36"/>
                      <w:szCs w:val="36"/>
                      <w:rPrChange w:id="2375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童軍</w:t>
                  </w:r>
                </w:p>
              </w:tc>
              <w:tc>
                <w:tcPr>
                  <w:tcW w:w="1375" w:type="dxa"/>
                  <w:tcBorders>
                    <w:bottom w:val="single" w:sz="4" w:space="0" w:color="auto"/>
                  </w:tcBorders>
                  <w:vAlign w:val="center"/>
                </w:tcPr>
                <w:p w14:paraId="135628EE" w14:textId="77777777" w:rsidR="00B4497C" w:rsidRPr="00710858" w:rsidRDefault="00B4497C" w:rsidP="00B4497C">
                  <w:pPr>
                    <w:snapToGrid w:val="0"/>
                    <w:ind w:leftChars="-50" w:left="-120" w:rightChars="-27" w:right="-65"/>
                    <w:jc w:val="center"/>
                    <w:rPr>
                      <w:ins w:id="2376" w:author="User" w:date="2025-08-19T09:36:00Z"/>
                      <w:rFonts w:eastAsia="標楷體"/>
                      <w:sz w:val="36"/>
                      <w:szCs w:val="36"/>
                      <w:rPrChange w:id="2377" w:author="User" w:date="2025-08-27T11:49:00Z">
                        <w:rPr>
                          <w:ins w:id="2378" w:author="User" w:date="2025-08-19T09:36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2379" w:author="User" w:date="2025-08-19T09:36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238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體育</w:t>
                    </w:r>
                  </w:ins>
                </w:p>
                <w:p w14:paraId="7070CE87" w14:textId="6B6CF9DE" w:rsidR="00B4497C" w:rsidRPr="00710858" w:rsidDel="00F10E1A" w:rsidRDefault="00B4497C" w:rsidP="00B4497C">
                  <w:pPr>
                    <w:snapToGrid w:val="0"/>
                    <w:jc w:val="center"/>
                    <w:rPr>
                      <w:ins w:id="2381" w:author="Windows 使用者" w:date="2024-08-12T12:30:00Z"/>
                      <w:del w:id="2382" w:author="User" w:date="2025-08-19T09:36:00Z"/>
                      <w:rFonts w:eastAsia="標楷體"/>
                      <w:sz w:val="36"/>
                      <w:szCs w:val="36"/>
                      <w:rPrChange w:id="2383" w:author="User" w:date="2025-08-27T11:49:00Z">
                        <w:rPr>
                          <w:ins w:id="2384" w:author="Windows 使用者" w:date="2024-08-12T12:30:00Z"/>
                          <w:del w:id="2385" w:author="User" w:date="2025-08-19T09:36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2386" w:author="User" w:date="2025-08-19T09:36:00Z">
                    <w:r w:rsidRPr="00710858">
                      <w:rPr>
                        <w:rFonts w:eastAsia="標楷體"/>
                        <w:sz w:val="20"/>
                        <w:szCs w:val="20"/>
                        <w:rPrChange w:id="2387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PE</w:t>
                    </w:r>
                  </w:ins>
                  <w:ins w:id="2388" w:author="Windows 使用者" w:date="2024-08-12T12:30:00Z">
                    <w:del w:id="2389" w:author="User" w:date="2025-08-19T09:36:00Z">
                      <w:r w:rsidRPr="00710858" w:rsidDel="00F10E1A">
                        <w:rPr>
                          <w:rFonts w:eastAsia="標楷體" w:hint="eastAsia"/>
                          <w:sz w:val="36"/>
                          <w:szCs w:val="36"/>
                          <w:rPrChange w:id="2390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英語</w:delText>
                      </w:r>
                    </w:del>
                  </w:ins>
                </w:p>
                <w:p w14:paraId="08393C2D" w14:textId="3AE037F5" w:rsidR="00B4497C" w:rsidRPr="00710858" w:rsidDel="00F10E1A" w:rsidRDefault="00B4497C" w:rsidP="00B4497C">
                  <w:pPr>
                    <w:snapToGrid w:val="0"/>
                    <w:spacing w:line="400" w:lineRule="exact"/>
                    <w:jc w:val="center"/>
                    <w:rPr>
                      <w:del w:id="2391" w:author="User" w:date="2025-08-19T09:36:00Z"/>
                      <w:rFonts w:eastAsia="標楷體"/>
                      <w:sz w:val="36"/>
                      <w:szCs w:val="36"/>
                      <w:rPrChange w:id="2392" w:author="User" w:date="2025-08-27T11:49:00Z">
                        <w:rPr>
                          <w:del w:id="2393" w:author="User" w:date="2025-08-19T09:36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2394" w:author="Windows 使用者" w:date="2024-08-12T12:30:00Z">
                    <w:del w:id="2395" w:author="User" w:date="2025-08-19T09:36:00Z">
                      <w:r w:rsidRPr="00710858" w:rsidDel="00F10E1A">
                        <w:rPr>
                          <w:rFonts w:eastAsia="標楷體"/>
                          <w:sz w:val="20"/>
                          <w:szCs w:val="20"/>
                          <w:rPrChange w:id="2396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English</w:delText>
                      </w:r>
                    </w:del>
                  </w:ins>
                  <w:del w:id="2397" w:author="User" w:date="2025-08-19T09:36:00Z">
                    <w:r w:rsidRPr="00710858" w:rsidDel="00F10E1A">
                      <w:rPr>
                        <w:rFonts w:eastAsia="標楷體" w:hint="eastAsia"/>
                        <w:sz w:val="36"/>
                        <w:szCs w:val="36"/>
                        <w:rPrChange w:id="239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自然</w:delText>
                    </w:r>
                  </w:del>
                </w:p>
                <w:p w14:paraId="108F44E3" w14:textId="25203907" w:rsidR="00B4497C" w:rsidRPr="00710858" w:rsidRDefault="00B4497C" w:rsidP="00B4497C">
                  <w:pPr>
                    <w:snapToGrid w:val="0"/>
                    <w:spacing w:before="120" w:after="120"/>
                    <w:jc w:val="center"/>
                    <w:rPr>
                      <w:rFonts w:eastAsia="標楷體"/>
                      <w:sz w:val="36"/>
                      <w:szCs w:val="36"/>
                      <w:rPrChange w:id="239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2400" w:author="User" w:date="2025-08-19T09:36:00Z">
                    <w:r w:rsidRPr="00710858" w:rsidDel="00F10E1A">
                      <w:rPr>
                        <w:rFonts w:eastAsia="標楷體"/>
                        <w:sz w:val="20"/>
                        <w:szCs w:val="20"/>
                        <w:rPrChange w:id="2401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Science</w:delText>
                    </w:r>
                  </w:del>
                </w:p>
              </w:tc>
            </w:tr>
            <w:tr w:rsidR="00710858" w:rsidRPr="00710858" w14:paraId="6F6EA927" w14:textId="77777777" w:rsidTr="00A36C13">
              <w:trPr>
                <w:cantSplit/>
                <w:trHeight w:val="648"/>
              </w:trPr>
              <w:tc>
                <w:tcPr>
                  <w:tcW w:w="1201" w:type="dxa"/>
                  <w:vMerge/>
                  <w:vAlign w:val="center"/>
                </w:tcPr>
                <w:p w14:paraId="6D59F5D5" w14:textId="77777777" w:rsidR="00B4497C" w:rsidRPr="00710858" w:rsidRDefault="00B4497C" w:rsidP="00B4497C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240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2101" w:type="dxa"/>
                  <w:gridSpan w:val="2"/>
                  <w:vAlign w:val="center"/>
                </w:tcPr>
                <w:p w14:paraId="2F38EB62" w14:textId="77777777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240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240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14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2405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240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2407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240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240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241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</w:tc>
              <w:tc>
                <w:tcPr>
                  <w:tcW w:w="504" w:type="dxa"/>
                  <w:vAlign w:val="center"/>
                </w:tcPr>
                <w:p w14:paraId="35AAE3F2" w14:textId="77777777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rPrChange w:id="241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241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20</w:t>
                  </w:r>
                </w:p>
              </w:tc>
              <w:tc>
                <w:tcPr>
                  <w:tcW w:w="6874" w:type="dxa"/>
                  <w:gridSpan w:val="5"/>
                  <w:tcBorders>
                    <w:bottom w:val="single" w:sz="4" w:space="0" w:color="auto"/>
                  </w:tcBorders>
                  <w:vAlign w:val="center"/>
                </w:tcPr>
                <w:p w14:paraId="77F7907B" w14:textId="77777777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241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2414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打掃時間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241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PrChange w:id="2416" w:author="User" w:date="2025-08-27T11:49:00Z">
                        <w:rPr>
                          <w:color w:val="000000" w:themeColor="text1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241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clean  Time</w:t>
                  </w:r>
                </w:p>
              </w:tc>
            </w:tr>
            <w:tr w:rsidR="00710858" w:rsidRPr="00710858" w14:paraId="7F417AD4" w14:textId="77777777" w:rsidTr="002E3FC4">
              <w:trPr>
                <w:cantSplit/>
                <w:trHeight w:val="942"/>
              </w:trPr>
              <w:tc>
                <w:tcPr>
                  <w:tcW w:w="1201" w:type="dxa"/>
                  <w:vMerge/>
                  <w:vAlign w:val="center"/>
                </w:tcPr>
                <w:p w14:paraId="035C41B8" w14:textId="77777777" w:rsidR="00B4497C" w:rsidRPr="00710858" w:rsidRDefault="00B4497C" w:rsidP="00B4497C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241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3" w:type="dxa"/>
                  <w:vAlign w:val="center"/>
                </w:tcPr>
                <w:p w14:paraId="0551EFC3" w14:textId="77777777" w:rsidR="00B4497C" w:rsidRPr="00710858" w:rsidRDefault="00B4497C" w:rsidP="00B4497C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2419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2420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7</w:t>
                  </w:r>
                </w:p>
              </w:tc>
              <w:tc>
                <w:tcPr>
                  <w:tcW w:w="1578" w:type="dxa"/>
                  <w:vAlign w:val="center"/>
                </w:tcPr>
                <w:p w14:paraId="3367BCFE" w14:textId="77777777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242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242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2423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242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  <w:p w14:paraId="2DCA3C1C" w14:textId="77777777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242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242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4270BDDC" w14:textId="77777777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242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242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242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243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504" w:type="dxa"/>
                  <w:vAlign w:val="center"/>
                </w:tcPr>
                <w:p w14:paraId="7A3089E5" w14:textId="77777777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rPrChange w:id="243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243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40</w:t>
                  </w:r>
                </w:p>
              </w:tc>
              <w:tc>
                <w:tcPr>
                  <w:tcW w:w="1374" w:type="dxa"/>
                  <w:vAlign w:val="center"/>
                </w:tcPr>
                <w:p w14:paraId="2616D535" w14:textId="77777777" w:rsidR="00B4497C" w:rsidRPr="00710858" w:rsidRDefault="00B4497C" w:rsidP="00B4497C">
                  <w:pPr>
                    <w:snapToGrid w:val="0"/>
                    <w:spacing w:after="120"/>
                    <w:jc w:val="center"/>
                    <w:rPr>
                      <w:ins w:id="2433" w:author="User" w:date="2025-08-19T09:32:00Z"/>
                      <w:rFonts w:eastAsia="標楷體"/>
                      <w:sz w:val="28"/>
                      <w:szCs w:val="36"/>
                      <w:rPrChange w:id="2434" w:author="User" w:date="2025-08-27T11:49:00Z">
                        <w:rPr>
                          <w:ins w:id="2435" w:author="User" w:date="2025-08-19T09:32:00Z"/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</w:pPr>
                  <w:ins w:id="2436" w:author="User" w:date="2025-08-19T09:32:00Z">
                    <w:r w:rsidRPr="00710858">
                      <w:rPr>
                        <w:rFonts w:eastAsia="標楷體" w:hint="eastAsia"/>
                        <w:sz w:val="28"/>
                        <w:szCs w:val="36"/>
                        <w:rPrChange w:id="243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t>社區走讀</w:t>
                    </w:r>
                  </w:ins>
                </w:p>
                <w:p w14:paraId="70C826CB" w14:textId="72500999" w:rsidR="00B4497C" w:rsidRPr="00710858" w:rsidDel="00055DD1" w:rsidRDefault="00B4497C">
                  <w:pPr>
                    <w:snapToGrid w:val="0"/>
                    <w:ind w:leftChars="-50" w:left="-120" w:rightChars="-27" w:right="-65"/>
                    <w:jc w:val="center"/>
                    <w:rPr>
                      <w:ins w:id="2438" w:author="Windows 使用者" w:date="2024-08-13T08:55:00Z"/>
                      <w:del w:id="2439" w:author="User" w:date="2025-08-19T09:30:00Z"/>
                      <w:rFonts w:eastAsia="標楷體"/>
                      <w:sz w:val="36"/>
                      <w:szCs w:val="36"/>
                      <w:rPrChange w:id="2440" w:author="User" w:date="2025-08-27T11:49:00Z">
                        <w:rPr>
                          <w:ins w:id="2441" w:author="Windows 使用者" w:date="2024-08-13T08:55:00Z"/>
                          <w:del w:id="2442" w:author="User" w:date="2025-08-19T09:3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2443" w:author="User" w:date="2025-08-19T09:32:00Z">
                      <w:pPr>
                        <w:snapToGrid w:val="0"/>
                        <w:spacing w:line="400" w:lineRule="exact"/>
                        <w:jc w:val="center"/>
                      </w:pPr>
                    </w:pPrChange>
                  </w:pPr>
                  <w:ins w:id="2444" w:author="User" w:date="2025-08-19T09:32:00Z">
                    <w:r w:rsidRPr="00710858">
                      <w:rPr>
                        <w:rFonts w:eastAsia="標楷體"/>
                        <w:sz w:val="20"/>
                        <w:szCs w:val="20"/>
                        <w:rPrChange w:id="2445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Society</w:t>
                    </w:r>
                  </w:ins>
                  <w:ins w:id="2446" w:author="Windows 使用者" w:date="2024-08-13T08:55:00Z">
                    <w:del w:id="2447" w:author="User" w:date="2025-08-19T09:30:00Z">
                      <w:r w:rsidRPr="00710858" w:rsidDel="00055DD1">
                        <w:rPr>
                          <w:rFonts w:eastAsia="標楷體" w:hint="eastAsia"/>
                          <w:sz w:val="36"/>
                          <w:szCs w:val="36"/>
                          <w:rPrChange w:id="2448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輔導</w:delText>
                      </w:r>
                    </w:del>
                  </w:ins>
                </w:p>
                <w:p w14:paraId="49853E12" w14:textId="60321E3A" w:rsidR="00B4497C" w:rsidRPr="00710858" w:rsidDel="00055DD1" w:rsidRDefault="00B4497C">
                  <w:pPr>
                    <w:snapToGrid w:val="0"/>
                    <w:ind w:leftChars="-50" w:left="-120" w:rightChars="-27" w:right="-65"/>
                    <w:jc w:val="center"/>
                    <w:rPr>
                      <w:ins w:id="2449" w:author="Windows 使用者" w:date="2024-08-13T08:55:00Z"/>
                      <w:del w:id="2450" w:author="User" w:date="2025-08-19T09:30:00Z"/>
                      <w:rFonts w:eastAsia="標楷體"/>
                      <w:sz w:val="20"/>
                      <w:szCs w:val="36"/>
                      <w:rPrChange w:id="2451" w:author="User" w:date="2025-08-27T11:49:00Z">
                        <w:rPr>
                          <w:ins w:id="2452" w:author="Windows 使用者" w:date="2024-08-13T08:55:00Z"/>
                          <w:del w:id="2453" w:author="User" w:date="2025-08-19T09:30:00Z"/>
                          <w:rFonts w:eastAsia="標楷體"/>
                          <w:color w:val="000000" w:themeColor="text1"/>
                          <w:sz w:val="20"/>
                          <w:szCs w:val="36"/>
                        </w:rPr>
                      </w:rPrChange>
                    </w:rPr>
                    <w:pPrChange w:id="2454" w:author="User" w:date="2025-08-19T09:32:00Z">
                      <w:pPr>
                        <w:snapToGrid w:val="0"/>
                        <w:jc w:val="center"/>
                      </w:pPr>
                    </w:pPrChange>
                  </w:pPr>
                  <w:ins w:id="2455" w:author="Windows 使用者" w:date="2024-08-13T08:55:00Z">
                    <w:del w:id="2456" w:author="User" w:date="2025-08-19T09:30:00Z">
                      <w:r w:rsidRPr="00710858" w:rsidDel="00055DD1">
                        <w:rPr>
                          <w:rFonts w:eastAsia="標楷體"/>
                          <w:sz w:val="20"/>
                          <w:szCs w:val="36"/>
                          <w:rPrChange w:id="2457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36"/>
                            </w:rPr>
                          </w:rPrChange>
                        </w:rPr>
                        <w:delText>Counseling</w:delText>
                      </w:r>
                    </w:del>
                  </w:ins>
                </w:p>
                <w:p w14:paraId="2B237207" w14:textId="1B339BB4" w:rsidR="00B4497C" w:rsidRPr="00710858" w:rsidDel="00055DD1" w:rsidRDefault="00B4497C">
                  <w:pPr>
                    <w:snapToGrid w:val="0"/>
                    <w:ind w:leftChars="-50" w:left="-120" w:rightChars="-27" w:right="-65"/>
                    <w:jc w:val="center"/>
                    <w:rPr>
                      <w:del w:id="2458" w:author="User" w:date="2025-08-19T09:30:00Z"/>
                      <w:rFonts w:eastAsia="標楷體"/>
                      <w:sz w:val="36"/>
                      <w:szCs w:val="36"/>
                      <w:rPrChange w:id="2459" w:author="User" w:date="2025-08-27T11:49:00Z">
                        <w:rPr>
                          <w:del w:id="2460" w:author="User" w:date="2025-08-19T09:3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2461" w:author="User" w:date="2025-08-19T09:32:00Z">
                      <w:pPr>
                        <w:snapToGrid w:val="0"/>
                        <w:jc w:val="center"/>
                      </w:pPr>
                    </w:pPrChange>
                  </w:pPr>
                  <w:ins w:id="2462" w:author="Windows 使用者" w:date="2024-08-13T08:55:00Z">
                    <w:del w:id="2463" w:author="User" w:date="2025-08-19T09:30:00Z">
                      <w:r w:rsidRPr="00710858" w:rsidDel="00055DD1">
                        <w:rPr>
                          <w:rFonts w:eastAsia="標楷體"/>
                          <w:sz w:val="20"/>
                          <w:szCs w:val="36"/>
                          <w:rPrChange w:id="2464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36"/>
                            </w:rPr>
                          </w:rPrChange>
                        </w:rPr>
                        <w:delText>Activity</w:delText>
                      </w:r>
                    </w:del>
                  </w:ins>
                  <w:del w:id="2465" w:author="User" w:date="2025-08-19T09:30:00Z">
                    <w:r w:rsidRPr="00710858" w:rsidDel="00055DD1">
                      <w:rPr>
                        <w:rFonts w:eastAsia="標楷體" w:hint="eastAsia"/>
                        <w:sz w:val="36"/>
                        <w:szCs w:val="36"/>
                        <w:rPrChange w:id="246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英語</w:delText>
                    </w:r>
                  </w:del>
                </w:p>
                <w:p w14:paraId="7A9374E4" w14:textId="7A4EF490" w:rsidR="00B4497C" w:rsidRPr="00710858" w:rsidRDefault="00B4497C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sz w:val="26"/>
                      <w:szCs w:val="26"/>
                      <w:rPrChange w:id="246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pPrChange w:id="2468" w:author="User" w:date="2025-08-19T09:32:00Z">
                      <w:pPr>
                        <w:snapToGrid w:val="0"/>
                        <w:spacing w:before="120" w:after="120" w:line="204" w:lineRule="auto"/>
                        <w:jc w:val="center"/>
                      </w:pPr>
                    </w:pPrChange>
                  </w:pPr>
                  <w:del w:id="2469" w:author="User" w:date="2025-08-19T09:30:00Z">
                    <w:r w:rsidRPr="00710858" w:rsidDel="00055DD1">
                      <w:rPr>
                        <w:rFonts w:eastAsia="標楷體"/>
                        <w:sz w:val="20"/>
                        <w:szCs w:val="20"/>
                        <w:rPrChange w:id="2470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English</w:delText>
                    </w:r>
                  </w:del>
                </w:p>
              </w:tc>
              <w:tc>
                <w:tcPr>
                  <w:tcW w:w="1375" w:type="dxa"/>
                  <w:vAlign w:val="center"/>
                </w:tcPr>
                <w:p w14:paraId="268B62FD" w14:textId="77777777" w:rsidR="00B4497C" w:rsidRPr="00710858" w:rsidRDefault="00B4497C" w:rsidP="00B4497C">
                  <w:pPr>
                    <w:snapToGrid w:val="0"/>
                    <w:ind w:leftChars="-50" w:left="-120" w:rightChars="-27" w:right="-65"/>
                    <w:jc w:val="center"/>
                    <w:rPr>
                      <w:ins w:id="2471" w:author="User" w:date="2025-08-19T09:33:00Z"/>
                      <w:rFonts w:eastAsia="標楷體"/>
                      <w:sz w:val="36"/>
                      <w:szCs w:val="36"/>
                      <w:rPrChange w:id="2472" w:author="User" w:date="2025-08-27T11:49:00Z">
                        <w:rPr>
                          <w:ins w:id="2473" w:author="User" w:date="2025-08-19T09:3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2474" w:author="User" w:date="2025-08-19T09:33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247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體育</w:t>
                    </w:r>
                  </w:ins>
                </w:p>
                <w:p w14:paraId="17D07C1E" w14:textId="4C614F4A" w:rsidR="00B4497C" w:rsidRPr="00710858" w:rsidDel="00055DD1" w:rsidRDefault="00B4497C" w:rsidP="00B4497C">
                  <w:pPr>
                    <w:snapToGrid w:val="0"/>
                    <w:spacing w:line="400" w:lineRule="exact"/>
                    <w:jc w:val="center"/>
                    <w:rPr>
                      <w:ins w:id="2476" w:author="Windows 使用者" w:date="2024-08-12T11:21:00Z"/>
                      <w:del w:id="2477" w:author="User" w:date="2025-08-19T09:33:00Z"/>
                      <w:rFonts w:eastAsia="標楷體"/>
                      <w:sz w:val="36"/>
                      <w:szCs w:val="36"/>
                      <w:rPrChange w:id="2478" w:author="User" w:date="2025-08-27T11:49:00Z">
                        <w:rPr>
                          <w:ins w:id="2479" w:author="Windows 使用者" w:date="2024-08-12T11:21:00Z"/>
                          <w:del w:id="2480" w:author="User" w:date="2025-08-19T09:3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2481" w:author="User" w:date="2025-08-19T09:33:00Z">
                    <w:r w:rsidRPr="00710858">
                      <w:rPr>
                        <w:rFonts w:eastAsia="標楷體"/>
                        <w:sz w:val="20"/>
                        <w:szCs w:val="20"/>
                        <w:rPrChange w:id="2482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PE</w:t>
                    </w:r>
                  </w:ins>
                  <w:ins w:id="2483" w:author="Windows 使用者" w:date="2024-08-12T11:21:00Z">
                    <w:del w:id="2484" w:author="User" w:date="2025-08-19T09:33:00Z">
                      <w:r w:rsidRPr="00710858" w:rsidDel="00055DD1">
                        <w:rPr>
                          <w:rFonts w:eastAsia="標楷體" w:hint="eastAsia"/>
                          <w:sz w:val="36"/>
                          <w:szCs w:val="36"/>
                          <w:rPrChange w:id="2485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自然</w:delText>
                      </w:r>
                    </w:del>
                  </w:ins>
                </w:p>
                <w:p w14:paraId="7CB28C44" w14:textId="0F2200F5" w:rsidR="00B4497C" w:rsidRPr="00710858" w:rsidDel="00CD6E8A" w:rsidRDefault="00B4497C" w:rsidP="00B4497C">
                  <w:pPr>
                    <w:snapToGrid w:val="0"/>
                    <w:spacing w:line="400" w:lineRule="exact"/>
                    <w:jc w:val="center"/>
                    <w:rPr>
                      <w:del w:id="2486" w:author="Windows 使用者" w:date="2024-08-06T12:26:00Z"/>
                      <w:rFonts w:eastAsia="標楷體"/>
                      <w:sz w:val="28"/>
                      <w:szCs w:val="36"/>
                      <w:rPrChange w:id="2487" w:author="User" w:date="2025-08-27T11:49:00Z">
                        <w:rPr>
                          <w:del w:id="2488" w:author="Windows 使用者" w:date="2024-08-06T12:26:00Z"/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</w:pPr>
                  <w:ins w:id="2489" w:author="Windows 使用者" w:date="2024-08-12T11:21:00Z">
                    <w:del w:id="2490" w:author="User" w:date="2025-08-19T09:33:00Z">
                      <w:r w:rsidRPr="00710858" w:rsidDel="00055DD1">
                        <w:rPr>
                          <w:rFonts w:eastAsia="標楷體"/>
                          <w:sz w:val="20"/>
                          <w:szCs w:val="20"/>
                          <w:rPrChange w:id="2491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Science</w:delText>
                      </w:r>
                    </w:del>
                  </w:ins>
                  <w:del w:id="2492" w:author="Windows 使用者" w:date="2024-08-06T12:26:00Z">
                    <w:r w:rsidRPr="00710858" w:rsidDel="00CD6E8A">
                      <w:rPr>
                        <w:rFonts w:eastAsia="標楷體" w:hint="eastAsia"/>
                        <w:sz w:val="28"/>
                        <w:szCs w:val="36"/>
                        <w:rPrChange w:id="249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delText>生活科技</w:delText>
                    </w:r>
                  </w:del>
                </w:p>
                <w:p w14:paraId="2AA55A60" w14:textId="6A33A817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249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2495" w:author="Windows 使用者" w:date="2024-08-06T12:26:00Z">
                    <w:r w:rsidRPr="00710858" w:rsidDel="00CD6E8A">
                      <w:rPr>
                        <w:rFonts w:eastAsia="標楷體"/>
                        <w:sz w:val="20"/>
                        <w:szCs w:val="36"/>
                        <w:rPrChange w:id="2496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36"/>
                          </w:rPr>
                        </w:rPrChange>
                      </w:rPr>
                      <w:delText>Living Technology</w:delText>
                    </w:r>
                  </w:del>
                </w:p>
              </w:tc>
              <w:tc>
                <w:tcPr>
                  <w:tcW w:w="1376" w:type="dxa"/>
                  <w:tcBorders>
                    <w:top w:val="single" w:sz="4" w:space="0" w:color="auto"/>
                  </w:tcBorders>
                  <w:vAlign w:val="center"/>
                </w:tcPr>
                <w:p w14:paraId="44FCFDA1" w14:textId="77777777" w:rsidR="00B4497C" w:rsidRPr="00710858" w:rsidRDefault="00B4497C" w:rsidP="00B4497C">
                  <w:pPr>
                    <w:snapToGrid w:val="0"/>
                    <w:ind w:leftChars="-50" w:left="-120" w:rightChars="-27" w:right="-65"/>
                    <w:jc w:val="center"/>
                    <w:rPr>
                      <w:ins w:id="2497" w:author="User" w:date="2025-08-19T09:34:00Z"/>
                      <w:rFonts w:eastAsia="標楷體"/>
                      <w:sz w:val="36"/>
                      <w:szCs w:val="36"/>
                      <w:rPrChange w:id="2498" w:author="User" w:date="2025-08-27T11:49:00Z">
                        <w:rPr>
                          <w:ins w:id="2499" w:author="User" w:date="2025-08-19T09:3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2500" w:author="User" w:date="2025-08-19T09:34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250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表演</w:t>
                    </w:r>
                  </w:ins>
                </w:p>
                <w:p w14:paraId="29772BAA" w14:textId="389AEA72" w:rsidR="00B4497C" w:rsidRPr="00710858" w:rsidDel="00F10E1A" w:rsidRDefault="00B4497C" w:rsidP="00B4497C">
                  <w:pPr>
                    <w:snapToGrid w:val="0"/>
                    <w:spacing w:after="120"/>
                    <w:jc w:val="center"/>
                    <w:rPr>
                      <w:ins w:id="2502" w:author="Windows 使用者" w:date="2024-08-12T12:51:00Z"/>
                      <w:del w:id="2503" w:author="User" w:date="2025-08-19T09:34:00Z"/>
                      <w:rFonts w:eastAsia="標楷體"/>
                      <w:sz w:val="36"/>
                      <w:szCs w:val="36"/>
                      <w:rPrChange w:id="2504" w:author="User" w:date="2025-08-27T11:49:00Z">
                        <w:rPr>
                          <w:ins w:id="2505" w:author="Windows 使用者" w:date="2024-08-12T12:51:00Z"/>
                          <w:del w:id="2506" w:author="User" w:date="2025-08-19T09:3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2507" w:author="User" w:date="2025-08-19T09:34:00Z">
                    <w:r w:rsidRPr="00710858">
                      <w:rPr>
                        <w:rFonts w:eastAsia="標楷體"/>
                        <w:sz w:val="20"/>
                        <w:szCs w:val="20"/>
                        <w:rPrChange w:id="2508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Performance</w:t>
                    </w:r>
                  </w:ins>
                  <w:ins w:id="2509" w:author="Windows 使用者" w:date="2024-08-12T12:51:00Z">
                    <w:del w:id="2510" w:author="User" w:date="2025-08-19T09:34:00Z">
                      <w:r w:rsidRPr="00710858" w:rsidDel="00F10E1A">
                        <w:rPr>
                          <w:rFonts w:eastAsia="標楷體" w:hint="eastAsia"/>
                          <w:sz w:val="36"/>
                          <w:szCs w:val="36"/>
                          <w:rPrChange w:id="2511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數學</w:delText>
                      </w:r>
                    </w:del>
                  </w:ins>
                </w:p>
                <w:p w14:paraId="2D5F2DE9" w14:textId="328D886C" w:rsidR="00B4497C" w:rsidRPr="00710858" w:rsidDel="00F10E1A" w:rsidRDefault="00B4497C" w:rsidP="00B4497C">
                  <w:pPr>
                    <w:snapToGrid w:val="0"/>
                    <w:spacing w:after="120"/>
                    <w:jc w:val="center"/>
                    <w:rPr>
                      <w:del w:id="2512" w:author="User" w:date="2025-08-19T09:34:00Z"/>
                      <w:rFonts w:eastAsia="標楷體"/>
                      <w:sz w:val="36"/>
                      <w:szCs w:val="36"/>
                      <w:rPrChange w:id="2513" w:author="User" w:date="2025-08-27T11:49:00Z">
                        <w:rPr>
                          <w:del w:id="2514" w:author="User" w:date="2025-08-19T09:3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2515" w:author="Windows 使用者" w:date="2024-08-12T12:51:00Z">
                    <w:del w:id="2516" w:author="User" w:date="2025-08-19T09:34:00Z">
                      <w:r w:rsidRPr="00710858" w:rsidDel="00F10E1A">
                        <w:rPr>
                          <w:rFonts w:eastAsia="標楷體"/>
                          <w:sz w:val="20"/>
                          <w:szCs w:val="20"/>
                          <w:rPrChange w:id="2517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Math</w:delText>
                      </w:r>
                    </w:del>
                  </w:ins>
                  <w:del w:id="2518" w:author="User" w:date="2025-08-19T09:34:00Z">
                    <w:r w:rsidRPr="00710858" w:rsidDel="00F10E1A">
                      <w:rPr>
                        <w:rFonts w:eastAsia="標楷體" w:hint="eastAsia"/>
                        <w:sz w:val="36"/>
                        <w:szCs w:val="36"/>
                        <w:rPrChange w:id="251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數學</w:delText>
                    </w:r>
                  </w:del>
                </w:p>
                <w:p w14:paraId="33437F47" w14:textId="69ADA0C1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252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2521" w:author="User" w:date="2025-08-19T09:34:00Z">
                    <w:r w:rsidRPr="00710858" w:rsidDel="00F10E1A">
                      <w:rPr>
                        <w:rFonts w:eastAsia="標楷體"/>
                        <w:sz w:val="20"/>
                        <w:szCs w:val="20"/>
                        <w:rPrChange w:id="2522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Math</w:delText>
                    </w:r>
                  </w:del>
                </w:p>
              </w:tc>
              <w:tc>
                <w:tcPr>
                  <w:tcW w:w="1374" w:type="dxa"/>
                  <w:vAlign w:val="center"/>
                </w:tcPr>
                <w:p w14:paraId="408AEBBD" w14:textId="2B8F0814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252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2524" w:author="User" w:date="2025-08-19T09:36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252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社團</w:t>
                    </w:r>
                  </w:ins>
                  <w:del w:id="2526" w:author="User" w:date="2025-08-19T09:36:00Z">
                    <w:r w:rsidRPr="00710858" w:rsidDel="00F10E1A">
                      <w:rPr>
                        <w:rFonts w:eastAsia="標楷體" w:hint="eastAsia"/>
                        <w:sz w:val="36"/>
                        <w:szCs w:val="36"/>
                        <w:rPrChange w:id="252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聯課</w:delText>
                    </w:r>
                  </w:del>
                  <w:r w:rsidRPr="00710858">
                    <w:rPr>
                      <w:rFonts w:eastAsia="標楷體"/>
                      <w:sz w:val="36"/>
                      <w:szCs w:val="36"/>
                      <w:rPrChange w:id="252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/</w:t>
                  </w:r>
                  <w:r w:rsidRPr="00710858">
                    <w:rPr>
                      <w:rFonts w:eastAsia="標楷體" w:hint="eastAsia"/>
                      <w:sz w:val="36"/>
                      <w:szCs w:val="36"/>
                      <w:rPrChange w:id="2529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童軍</w:t>
                  </w:r>
                </w:p>
              </w:tc>
              <w:tc>
                <w:tcPr>
                  <w:tcW w:w="1375" w:type="dxa"/>
                  <w:vAlign w:val="center"/>
                </w:tcPr>
                <w:p w14:paraId="3080A696" w14:textId="77777777" w:rsidR="00B4497C" w:rsidRPr="00710858" w:rsidRDefault="00B4497C" w:rsidP="00B4497C">
                  <w:pPr>
                    <w:snapToGrid w:val="0"/>
                    <w:spacing w:line="400" w:lineRule="exact"/>
                    <w:jc w:val="center"/>
                    <w:rPr>
                      <w:ins w:id="2530" w:author="User" w:date="2025-08-19T09:37:00Z"/>
                      <w:rFonts w:eastAsia="標楷體"/>
                      <w:sz w:val="36"/>
                      <w:szCs w:val="36"/>
                      <w:rPrChange w:id="2531" w:author="User" w:date="2025-08-27T11:49:00Z">
                        <w:rPr>
                          <w:ins w:id="2532" w:author="User" w:date="2025-08-19T09:3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2533" w:author="User" w:date="2025-08-19T09:37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253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國文</w:t>
                    </w:r>
                  </w:ins>
                </w:p>
                <w:p w14:paraId="043B81EE" w14:textId="52839152" w:rsidR="00B4497C" w:rsidRPr="00710858" w:rsidDel="0091781F" w:rsidRDefault="00B4497C" w:rsidP="00B4497C">
                  <w:pPr>
                    <w:snapToGrid w:val="0"/>
                    <w:ind w:leftChars="-50" w:left="-120" w:rightChars="-27" w:right="-65"/>
                    <w:jc w:val="center"/>
                    <w:rPr>
                      <w:ins w:id="2535" w:author="Windows 使用者" w:date="2024-08-12T12:59:00Z"/>
                      <w:del w:id="2536" w:author="User" w:date="2025-08-19T09:37:00Z"/>
                      <w:rFonts w:eastAsia="標楷體"/>
                      <w:sz w:val="36"/>
                      <w:szCs w:val="36"/>
                      <w:rPrChange w:id="2537" w:author="User" w:date="2025-08-27T11:49:00Z">
                        <w:rPr>
                          <w:ins w:id="2538" w:author="Windows 使用者" w:date="2024-08-12T12:59:00Z"/>
                          <w:del w:id="2539" w:author="User" w:date="2025-08-19T09:3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2540" w:author="User" w:date="2025-08-19T09:37:00Z">
                    <w:r w:rsidRPr="00710858">
                      <w:rPr>
                        <w:rFonts w:eastAsia="標楷體"/>
                        <w:sz w:val="20"/>
                        <w:szCs w:val="20"/>
                        <w:rPrChange w:id="2541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Chinese</w:t>
                    </w:r>
                  </w:ins>
                  <w:ins w:id="2542" w:author="Windows 使用者" w:date="2024-08-12T12:59:00Z">
                    <w:del w:id="2543" w:author="User" w:date="2025-08-19T09:37:00Z">
                      <w:r w:rsidRPr="00710858" w:rsidDel="0091781F">
                        <w:rPr>
                          <w:rFonts w:eastAsia="標楷體" w:hint="eastAsia"/>
                          <w:sz w:val="36"/>
                          <w:szCs w:val="36"/>
                          <w:rPrChange w:id="2544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體育</w:delText>
                      </w:r>
                    </w:del>
                  </w:ins>
                </w:p>
                <w:p w14:paraId="3886C961" w14:textId="2B1DC7A4" w:rsidR="00B4497C" w:rsidRPr="00710858" w:rsidDel="009D6BAB" w:rsidRDefault="00B4497C" w:rsidP="00B4497C">
                  <w:pPr>
                    <w:snapToGrid w:val="0"/>
                    <w:jc w:val="center"/>
                    <w:rPr>
                      <w:del w:id="2545" w:author="Windows 使用者" w:date="2024-08-12T12:59:00Z"/>
                      <w:rFonts w:eastAsia="標楷體"/>
                      <w:sz w:val="28"/>
                      <w:szCs w:val="36"/>
                      <w:rPrChange w:id="2546" w:author="User" w:date="2025-08-27T11:49:00Z">
                        <w:rPr>
                          <w:del w:id="2547" w:author="Windows 使用者" w:date="2024-08-12T12:59:00Z"/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</w:pPr>
                  <w:ins w:id="2548" w:author="Windows 使用者" w:date="2024-08-12T12:59:00Z">
                    <w:del w:id="2549" w:author="User" w:date="2025-08-19T09:37:00Z">
                      <w:r w:rsidRPr="00710858" w:rsidDel="0091781F">
                        <w:rPr>
                          <w:rFonts w:eastAsia="標楷體"/>
                          <w:sz w:val="20"/>
                          <w:szCs w:val="20"/>
                          <w:rPrChange w:id="2550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PE</w:delText>
                      </w:r>
                    </w:del>
                  </w:ins>
                  <w:del w:id="2551" w:author="Windows 使用者" w:date="2024-08-12T12:59:00Z">
                    <w:r w:rsidRPr="00710858" w:rsidDel="009D6BAB">
                      <w:rPr>
                        <w:rFonts w:eastAsia="標楷體" w:hint="eastAsia"/>
                        <w:sz w:val="28"/>
                        <w:szCs w:val="36"/>
                        <w:rPrChange w:id="255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delText>資訊科技</w:delText>
                    </w:r>
                  </w:del>
                </w:p>
                <w:p w14:paraId="2476DE79" w14:textId="756A25DD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255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2554" w:author="Windows 使用者" w:date="2024-08-12T12:59:00Z">
                    <w:r w:rsidRPr="00710858" w:rsidDel="009D6BAB">
                      <w:rPr>
                        <w:rFonts w:eastAsia="標楷體"/>
                        <w:sz w:val="28"/>
                        <w:szCs w:val="36"/>
                        <w:rPrChange w:id="2555" w:author="User" w:date="2025-08-27T11:49:00Z">
                          <w:rPr>
                            <w:rFonts w:eastAsia="標楷體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delText>IT</w:delText>
                    </w:r>
                  </w:del>
                </w:p>
              </w:tc>
            </w:tr>
            <w:tr w:rsidR="00710858" w:rsidRPr="00710858" w14:paraId="09B499B7" w14:textId="77777777" w:rsidTr="00815C54">
              <w:trPr>
                <w:cantSplit/>
                <w:trHeight w:val="1001"/>
              </w:trPr>
              <w:tc>
                <w:tcPr>
                  <w:tcW w:w="1201" w:type="dxa"/>
                  <w:vMerge/>
                  <w:vAlign w:val="center"/>
                </w:tcPr>
                <w:p w14:paraId="0E122409" w14:textId="77777777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rPrChange w:id="255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3" w:type="dxa"/>
                  <w:vAlign w:val="center"/>
                </w:tcPr>
                <w:p w14:paraId="68FD1B0C" w14:textId="77777777" w:rsidR="00B4497C" w:rsidRPr="00710858" w:rsidRDefault="00B4497C" w:rsidP="00B4497C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szCs w:val="44"/>
                      <w:rPrChange w:id="2557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  <w:szCs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szCs w:val="44"/>
                      <w:rPrChange w:id="2558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  <w:szCs w:val="44"/>
                        </w:rPr>
                      </w:rPrChange>
                    </w:rPr>
                    <w:t>8</w:t>
                  </w:r>
                </w:p>
              </w:tc>
              <w:tc>
                <w:tcPr>
                  <w:tcW w:w="1578" w:type="dxa"/>
                  <w:vAlign w:val="center"/>
                </w:tcPr>
                <w:p w14:paraId="51039AE3" w14:textId="77777777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255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256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2561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256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  <w:p w14:paraId="1259D627" w14:textId="77777777" w:rsidR="00B4497C" w:rsidRPr="00710858" w:rsidRDefault="00B4497C" w:rsidP="00B4497C">
                  <w:pPr>
                    <w:snapToGrid w:val="0"/>
                    <w:spacing w:line="180" w:lineRule="auto"/>
                    <w:jc w:val="center"/>
                    <w:rPr>
                      <w:rFonts w:eastAsia="標楷體"/>
                      <w:sz w:val="28"/>
                      <w:szCs w:val="26"/>
                      <w:rPrChange w:id="2563" w:author="User" w:date="2025-08-27T11:49:00Z">
                        <w:rPr>
                          <w:rFonts w:eastAsia="標楷體"/>
                          <w:color w:val="000000" w:themeColor="text1"/>
                          <w:sz w:val="28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8"/>
                      <w:szCs w:val="26"/>
                      <w:rPrChange w:id="2564" w:author="User" w:date="2025-08-27T11:49:00Z">
                        <w:rPr>
                          <w:rFonts w:eastAsia="標楷體"/>
                          <w:color w:val="000000" w:themeColor="text1"/>
                          <w:sz w:val="28"/>
                          <w:szCs w:val="26"/>
                        </w:rPr>
                      </w:rPrChange>
                    </w:rPr>
                    <w:t>|</w:t>
                  </w:r>
                </w:p>
                <w:p w14:paraId="1B7947EC" w14:textId="77777777" w:rsidR="00B4497C" w:rsidRPr="00710858" w:rsidRDefault="00B4497C" w:rsidP="00B4497C">
                  <w:pPr>
                    <w:snapToGrid w:val="0"/>
                    <w:spacing w:before="120" w:after="120" w:line="180" w:lineRule="auto"/>
                    <w:jc w:val="center"/>
                    <w:rPr>
                      <w:rFonts w:eastAsia="標楷體"/>
                      <w:sz w:val="26"/>
                      <w:szCs w:val="26"/>
                      <w:rPrChange w:id="256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256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16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2567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256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35</w:t>
                  </w:r>
                </w:p>
              </w:tc>
              <w:tc>
                <w:tcPr>
                  <w:tcW w:w="504" w:type="dxa"/>
                  <w:vAlign w:val="center"/>
                </w:tcPr>
                <w:p w14:paraId="16C8F397" w14:textId="77777777" w:rsidR="00B4497C" w:rsidRPr="00710858" w:rsidRDefault="00B4497C" w:rsidP="00B4497C">
                  <w:pPr>
                    <w:snapToGrid w:val="0"/>
                    <w:spacing w:before="120" w:after="120"/>
                    <w:jc w:val="center"/>
                    <w:rPr>
                      <w:rFonts w:eastAsia="標楷體"/>
                      <w:sz w:val="26"/>
                      <w:szCs w:val="26"/>
                      <w:rPrChange w:id="256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257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4" w:type="dxa"/>
                  <w:vAlign w:val="center"/>
                </w:tcPr>
                <w:p w14:paraId="491E5B89" w14:textId="687EC404" w:rsidR="00B4497C" w:rsidRPr="00710858" w:rsidDel="006B0E24" w:rsidRDefault="00B4497C" w:rsidP="00B4497C">
                  <w:pPr>
                    <w:snapToGrid w:val="0"/>
                    <w:spacing w:line="400" w:lineRule="exact"/>
                    <w:jc w:val="center"/>
                    <w:rPr>
                      <w:del w:id="2571" w:author="Windows 使用者" w:date="2024-08-21T15:04:00Z"/>
                      <w:rFonts w:eastAsia="標楷體"/>
                      <w:sz w:val="28"/>
                      <w:szCs w:val="36"/>
                      <w:shd w:val="pct15" w:color="auto" w:fill="FFFFFF"/>
                      <w:rPrChange w:id="2572" w:author="User" w:date="2025-08-27T11:49:00Z">
                        <w:rPr>
                          <w:del w:id="2573" w:author="Windows 使用者" w:date="2024-08-21T15:04:00Z"/>
                          <w:rFonts w:eastAsia="標楷體"/>
                          <w:color w:val="000000" w:themeColor="text1"/>
                          <w:sz w:val="28"/>
                          <w:szCs w:val="36"/>
                          <w:shd w:val="pct15" w:color="auto" w:fill="FFFFFF"/>
                        </w:rPr>
                      </w:rPrChange>
                    </w:rPr>
                  </w:pPr>
                  <w:del w:id="2574" w:author="Windows 使用者" w:date="2024-08-21T15:04:00Z">
                    <w:r w:rsidRPr="00710858" w:rsidDel="006B0E24">
                      <w:rPr>
                        <w:rFonts w:eastAsia="標楷體"/>
                        <w:sz w:val="28"/>
                        <w:szCs w:val="36"/>
                        <w:shd w:val="pct15" w:color="auto" w:fill="FFFFFF"/>
                        <w:rPrChange w:id="2575" w:author="User" w:date="2025-08-27T11:49:00Z">
                          <w:rPr>
                            <w:rFonts w:eastAsia="標楷體"/>
                            <w:color w:val="000000" w:themeColor="text1"/>
                            <w:sz w:val="28"/>
                            <w:szCs w:val="36"/>
                            <w:shd w:val="pct15" w:color="auto" w:fill="FFFFFF"/>
                          </w:rPr>
                        </w:rPrChange>
                      </w:rPr>
                      <w:delText>101</w:delText>
                    </w:r>
                    <w:r w:rsidRPr="00710858" w:rsidDel="006B0E24">
                      <w:rPr>
                        <w:rFonts w:eastAsia="標楷體" w:hint="eastAsia"/>
                        <w:sz w:val="28"/>
                        <w:szCs w:val="36"/>
                        <w:shd w:val="pct15" w:color="auto" w:fill="FFFFFF"/>
                        <w:rPrChange w:id="257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  <w:shd w:val="pct15" w:color="auto" w:fill="FFFFFF"/>
                          </w:rPr>
                        </w:rPrChange>
                      </w:rPr>
                      <w:delText>資</w:delText>
                    </w:r>
                  </w:del>
                </w:p>
                <w:p w14:paraId="3635ACF1" w14:textId="35CADA98" w:rsidR="00B4497C" w:rsidRPr="00710858" w:rsidRDefault="00B4497C" w:rsidP="00B4497C">
                  <w:pPr>
                    <w:snapToGrid w:val="0"/>
                    <w:spacing w:before="120" w:after="120"/>
                    <w:jc w:val="center"/>
                    <w:rPr>
                      <w:rFonts w:eastAsia="標楷體"/>
                      <w:sz w:val="26"/>
                      <w:szCs w:val="26"/>
                      <w:rPrChange w:id="257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del w:id="2578" w:author="Windows 使用者" w:date="2024-08-21T15:04:00Z">
                    <w:r w:rsidRPr="00710858" w:rsidDel="006B0E24">
                      <w:rPr>
                        <w:rFonts w:eastAsia="標楷體"/>
                        <w:sz w:val="22"/>
                        <w:szCs w:val="36"/>
                        <w:shd w:val="pct15" w:color="auto" w:fill="FFFFFF"/>
                        <w:rPrChange w:id="2579" w:author="User" w:date="2025-08-27T11:49:00Z">
                          <w:rPr>
                            <w:rFonts w:eastAsia="標楷體"/>
                            <w:color w:val="000000" w:themeColor="text1"/>
                            <w:sz w:val="22"/>
                            <w:szCs w:val="36"/>
                            <w:shd w:val="pct15" w:color="auto" w:fill="FFFFFF"/>
                          </w:rPr>
                        </w:rPrChange>
                      </w:rPr>
                      <w:delText>(</w:delText>
                    </w:r>
                    <w:r w:rsidRPr="00710858" w:rsidDel="006B0E24">
                      <w:rPr>
                        <w:rFonts w:eastAsia="標楷體" w:hint="eastAsia"/>
                        <w:sz w:val="22"/>
                        <w:szCs w:val="36"/>
                        <w:shd w:val="pct15" w:color="auto" w:fill="FFFFFF"/>
                        <w:rPrChange w:id="258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36"/>
                            <w:shd w:val="pct15" w:color="auto" w:fill="FFFFFF"/>
                          </w:rPr>
                        </w:rPrChange>
                      </w:rPr>
                      <w:delText>學習策略</w:delText>
                    </w:r>
                    <w:r w:rsidRPr="00710858" w:rsidDel="006B0E24">
                      <w:rPr>
                        <w:rFonts w:eastAsia="標楷體"/>
                        <w:sz w:val="22"/>
                        <w:szCs w:val="36"/>
                        <w:shd w:val="pct15" w:color="auto" w:fill="FFFFFF"/>
                        <w:rPrChange w:id="2581" w:author="User" w:date="2025-08-27T11:49:00Z">
                          <w:rPr>
                            <w:rFonts w:eastAsia="標楷體"/>
                            <w:color w:val="000000" w:themeColor="text1"/>
                            <w:sz w:val="22"/>
                            <w:szCs w:val="36"/>
                            <w:shd w:val="pct15" w:color="auto" w:fill="FFFFFF"/>
                          </w:rPr>
                        </w:rPrChange>
                      </w:rPr>
                      <w:delText>)</w:delText>
                    </w:r>
                  </w:del>
                </w:p>
              </w:tc>
              <w:tc>
                <w:tcPr>
                  <w:tcW w:w="1375" w:type="dxa"/>
                  <w:vAlign w:val="center"/>
                </w:tcPr>
                <w:p w14:paraId="44385F29" w14:textId="77777777" w:rsidR="00B4497C" w:rsidRPr="00710858" w:rsidRDefault="00B4497C" w:rsidP="00B4497C">
                  <w:pPr>
                    <w:snapToGrid w:val="0"/>
                    <w:spacing w:before="120" w:after="120"/>
                    <w:jc w:val="center"/>
                    <w:rPr>
                      <w:rFonts w:eastAsia="標楷體"/>
                      <w:sz w:val="26"/>
                      <w:szCs w:val="26"/>
                      <w:rPrChange w:id="258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</w:p>
              </w:tc>
              <w:tc>
                <w:tcPr>
                  <w:tcW w:w="1376" w:type="dxa"/>
                  <w:tcBorders>
                    <w:top w:val="single" w:sz="4" w:space="0" w:color="auto"/>
                  </w:tcBorders>
                  <w:vAlign w:val="center"/>
                </w:tcPr>
                <w:p w14:paraId="41A777EB" w14:textId="64451408" w:rsidR="00B4497C" w:rsidRPr="00710858" w:rsidRDefault="00B4497C" w:rsidP="00B4497C">
                  <w:pPr>
                    <w:snapToGrid w:val="0"/>
                    <w:spacing w:before="120" w:after="120"/>
                    <w:ind w:leftChars="-17" w:left="-41" w:rightChars="-27" w:right="-65"/>
                    <w:jc w:val="center"/>
                    <w:rPr>
                      <w:rFonts w:eastAsia="標楷體"/>
                      <w:sz w:val="26"/>
                      <w:szCs w:val="26"/>
                      <w:rPrChange w:id="258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</w:p>
              </w:tc>
              <w:tc>
                <w:tcPr>
                  <w:tcW w:w="1374" w:type="dxa"/>
                  <w:vAlign w:val="center"/>
                </w:tcPr>
                <w:p w14:paraId="50B04BE9" w14:textId="77777777" w:rsidR="00B4497C" w:rsidRPr="00710858" w:rsidRDefault="00B4497C" w:rsidP="00B4497C">
                  <w:pPr>
                    <w:snapToGrid w:val="0"/>
                    <w:spacing w:before="120" w:after="120"/>
                    <w:jc w:val="center"/>
                    <w:rPr>
                      <w:rFonts w:eastAsia="標楷體"/>
                      <w:sz w:val="26"/>
                      <w:szCs w:val="26"/>
                      <w:rPrChange w:id="258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</w:p>
              </w:tc>
              <w:tc>
                <w:tcPr>
                  <w:tcW w:w="1375" w:type="dxa"/>
                  <w:vAlign w:val="center"/>
                </w:tcPr>
                <w:p w14:paraId="165D05CF" w14:textId="01E0D4B5" w:rsidR="00B4497C" w:rsidRPr="00710858" w:rsidRDefault="00B4497C" w:rsidP="00B4497C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258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14:paraId="2E7462F5" w14:textId="77777777" w:rsidTr="00A36C13">
              <w:trPr>
                <w:trHeight w:val="1953"/>
              </w:trPr>
              <w:tc>
                <w:tcPr>
                  <w:tcW w:w="1201" w:type="dxa"/>
                  <w:vAlign w:val="center"/>
                </w:tcPr>
                <w:p w14:paraId="7079A7D7" w14:textId="77777777" w:rsidR="00B4497C" w:rsidRPr="00710858" w:rsidRDefault="00B4497C" w:rsidP="00B4497C">
                  <w:pPr>
                    <w:spacing w:before="120" w:after="120"/>
                    <w:jc w:val="center"/>
                    <w:rPr>
                      <w:rFonts w:eastAsia="標楷體"/>
                      <w:sz w:val="44"/>
                      <w:rPrChange w:id="2586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2587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科任</w:t>
                  </w:r>
                </w:p>
                <w:p w14:paraId="0628E350" w14:textId="77777777" w:rsidR="00B4497C" w:rsidRPr="00710858" w:rsidRDefault="00B4497C" w:rsidP="00B4497C">
                  <w:pPr>
                    <w:spacing w:before="120" w:after="120"/>
                    <w:jc w:val="center"/>
                    <w:rPr>
                      <w:rFonts w:eastAsia="標楷體"/>
                      <w:sz w:val="22"/>
                      <w:szCs w:val="22"/>
                      <w:rPrChange w:id="2588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2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2"/>
                      <w:szCs w:val="22"/>
                      <w:rPrChange w:id="2589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2"/>
                        </w:rPr>
                      </w:rPrChange>
                    </w:rPr>
                    <w:t>Subject</w:t>
                  </w:r>
                </w:p>
                <w:p w14:paraId="69A51F72" w14:textId="77777777" w:rsidR="00B4497C" w:rsidRPr="00710858" w:rsidRDefault="00B4497C" w:rsidP="00B4497C">
                  <w:pPr>
                    <w:spacing w:before="120" w:after="120"/>
                    <w:jc w:val="center"/>
                    <w:rPr>
                      <w:rFonts w:eastAsia="標楷體"/>
                      <w:rPrChange w:id="259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2"/>
                      <w:szCs w:val="22"/>
                      <w:rPrChange w:id="2591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2"/>
                        </w:rPr>
                      </w:rPrChange>
                    </w:rPr>
                    <w:t>Teacher</w:t>
                  </w:r>
                </w:p>
              </w:tc>
              <w:tc>
                <w:tcPr>
                  <w:tcW w:w="9479" w:type="dxa"/>
                  <w:gridSpan w:val="8"/>
                </w:tcPr>
                <w:p w14:paraId="2CFA517C" w14:textId="24B85F14" w:rsidR="008E3227" w:rsidRPr="00710858" w:rsidRDefault="008E3227" w:rsidP="008E3227">
                  <w:pPr>
                    <w:snapToGrid w:val="0"/>
                    <w:spacing w:beforeLines="20" w:before="72" w:afterLines="20" w:after="72"/>
                    <w:jc w:val="both"/>
                    <w:rPr>
                      <w:ins w:id="2592" w:author="User" w:date="2025-08-20T11:30:00Z"/>
                      <w:rFonts w:eastAsia="標楷體"/>
                      <w:sz w:val="22"/>
                      <w:szCs w:val="22"/>
                      <w:rPrChange w:id="2593" w:author="User" w:date="2025-08-27T11:49:00Z">
                        <w:rPr>
                          <w:ins w:id="2594" w:author="User" w:date="2025-08-20T11:30:00Z"/>
                          <w:rFonts w:eastAsia="標楷體"/>
                          <w:color w:val="FF0000"/>
                          <w:sz w:val="22"/>
                          <w:szCs w:val="22"/>
                        </w:rPr>
                      </w:rPrChange>
                    </w:rPr>
                  </w:pPr>
                  <w:ins w:id="2595" w:author="User" w:date="2025-08-20T11:30:00Z">
                    <w:r w:rsidRPr="00710858">
                      <w:rPr>
                        <w:rFonts w:eastAsia="標楷體" w:hint="eastAsia"/>
                        <w:sz w:val="22"/>
                        <w:szCs w:val="22"/>
                        <w:rPrChange w:id="2596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國文：顏良宇師</w:t>
                    </w:r>
                    <w:r w:rsidRPr="00710858">
                      <w:rPr>
                        <w:rFonts w:eastAsia="標楷體"/>
                        <w:sz w:val="22"/>
                        <w:szCs w:val="22"/>
                        <w:rPrChange w:id="2597" w:author="User" w:date="2025-08-27T11:49:00Z">
                          <w:rPr>
                            <w:rFonts w:eastAsia="標楷體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 xml:space="preserve">  </w:t>
                    </w:r>
                    <w:r w:rsidRPr="00710858">
                      <w:rPr>
                        <w:rFonts w:eastAsia="標楷體" w:hint="eastAsia"/>
                        <w:sz w:val="22"/>
                        <w:szCs w:val="22"/>
                        <w:rPrChange w:id="2598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英文：</w:t>
                    </w:r>
                  </w:ins>
                  <w:ins w:id="2599" w:author="User" w:date="2025-08-20T11:31:00Z">
                    <w:r w:rsidRPr="00710858">
                      <w:rPr>
                        <w:rFonts w:eastAsia="標楷體" w:hint="eastAsia"/>
                        <w:sz w:val="22"/>
                        <w:szCs w:val="22"/>
                        <w:rPrChange w:id="2600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賴睿超</w:t>
                    </w:r>
                  </w:ins>
                  <w:ins w:id="2601" w:author="User" w:date="2025-08-20T11:30:00Z">
                    <w:r w:rsidRPr="00710858">
                      <w:rPr>
                        <w:rFonts w:eastAsia="標楷體" w:hint="eastAsia"/>
                        <w:sz w:val="22"/>
                        <w:szCs w:val="22"/>
                        <w:rPrChange w:id="2602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師</w:t>
                    </w:r>
                    <w:r w:rsidRPr="00710858">
                      <w:rPr>
                        <w:rFonts w:eastAsia="標楷體"/>
                        <w:sz w:val="22"/>
                        <w:szCs w:val="22"/>
                        <w:rPrChange w:id="2603" w:author="User" w:date="2025-08-27T11:49:00Z">
                          <w:rPr>
                            <w:rFonts w:eastAsia="標楷體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 xml:space="preserve">  </w:t>
                    </w:r>
                    <w:r w:rsidRPr="00710858">
                      <w:rPr>
                        <w:rFonts w:eastAsia="標楷體" w:hint="eastAsia"/>
                        <w:sz w:val="22"/>
                        <w:szCs w:val="22"/>
                        <w:rPrChange w:id="2604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數學：</w:t>
                    </w:r>
                  </w:ins>
                  <w:ins w:id="2605" w:author="User" w:date="2025-08-20T11:31:00Z">
                    <w:r w:rsidRPr="00710858">
                      <w:rPr>
                        <w:rFonts w:eastAsia="標楷體" w:hint="eastAsia"/>
                        <w:sz w:val="22"/>
                        <w:szCs w:val="22"/>
                        <w:rPrChange w:id="2606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林順成</w:t>
                    </w:r>
                  </w:ins>
                  <w:ins w:id="2607" w:author="User" w:date="2025-08-20T11:30:00Z">
                    <w:r w:rsidRPr="00710858">
                      <w:rPr>
                        <w:rFonts w:eastAsia="標楷體" w:hint="eastAsia"/>
                        <w:sz w:val="22"/>
                        <w:szCs w:val="22"/>
                        <w:rPrChange w:id="2608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師</w:t>
                    </w:r>
                    <w:r w:rsidRPr="00710858">
                      <w:rPr>
                        <w:rFonts w:eastAsia="標楷體"/>
                        <w:sz w:val="22"/>
                        <w:szCs w:val="22"/>
                        <w:rPrChange w:id="2609" w:author="User" w:date="2025-08-27T11:49:00Z">
                          <w:rPr>
                            <w:rFonts w:eastAsia="標楷體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 xml:space="preserve">  </w:t>
                    </w:r>
                    <w:r w:rsidRPr="00710858">
                      <w:rPr>
                        <w:rFonts w:eastAsia="標楷體" w:hint="eastAsia"/>
                        <w:sz w:val="22"/>
                        <w:szCs w:val="22"/>
                        <w:rPrChange w:id="2610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自然：</w:t>
                    </w:r>
                  </w:ins>
                  <w:ins w:id="2611" w:author="User" w:date="2025-08-20T11:31:00Z">
                    <w:r w:rsidRPr="00710858">
                      <w:rPr>
                        <w:rFonts w:eastAsia="標楷體" w:hint="eastAsia"/>
                        <w:sz w:val="22"/>
                        <w:szCs w:val="22"/>
                        <w:rPrChange w:id="2612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呂志鴻</w:t>
                    </w:r>
                  </w:ins>
                  <w:ins w:id="2613" w:author="User" w:date="2025-08-20T11:30:00Z">
                    <w:r w:rsidRPr="00710858">
                      <w:rPr>
                        <w:rFonts w:eastAsia="標楷體" w:hint="eastAsia"/>
                        <w:sz w:val="22"/>
                        <w:szCs w:val="22"/>
                        <w:rPrChange w:id="2614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師</w:t>
                    </w:r>
                    <w:r w:rsidRPr="00710858">
                      <w:rPr>
                        <w:rFonts w:eastAsia="標楷體"/>
                        <w:sz w:val="22"/>
                        <w:szCs w:val="22"/>
                        <w:rPrChange w:id="2615" w:author="User" w:date="2025-08-27T11:49:00Z">
                          <w:rPr>
                            <w:rFonts w:eastAsia="標楷體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 xml:space="preserve">  </w:t>
                    </w:r>
                    <w:r w:rsidRPr="00710858">
                      <w:rPr>
                        <w:rFonts w:eastAsia="標楷體" w:hint="eastAsia"/>
                        <w:sz w:val="22"/>
                        <w:szCs w:val="22"/>
                        <w:rPrChange w:id="2616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歷史：黃淑芳師</w:t>
                    </w:r>
                  </w:ins>
                </w:p>
                <w:p w14:paraId="1A14D7B1" w14:textId="77777777" w:rsidR="008E3227" w:rsidRPr="00710858" w:rsidRDefault="008E3227" w:rsidP="008E3227">
                  <w:pPr>
                    <w:snapToGrid w:val="0"/>
                    <w:spacing w:beforeLines="20" w:before="72" w:afterLines="20" w:after="72"/>
                    <w:jc w:val="both"/>
                    <w:rPr>
                      <w:ins w:id="2617" w:author="User" w:date="2025-08-20T11:30:00Z"/>
                      <w:rFonts w:eastAsia="標楷體"/>
                      <w:sz w:val="22"/>
                      <w:szCs w:val="22"/>
                      <w:rPrChange w:id="2618" w:author="User" w:date="2025-08-27T11:49:00Z">
                        <w:rPr>
                          <w:ins w:id="2619" w:author="User" w:date="2025-08-20T11:30:00Z"/>
                          <w:rFonts w:eastAsia="標楷體"/>
                          <w:color w:val="FF0000"/>
                          <w:sz w:val="22"/>
                          <w:szCs w:val="22"/>
                        </w:rPr>
                      </w:rPrChange>
                    </w:rPr>
                  </w:pPr>
                  <w:ins w:id="2620" w:author="User" w:date="2025-08-20T11:30:00Z">
                    <w:r w:rsidRPr="00710858">
                      <w:rPr>
                        <w:rFonts w:eastAsia="標楷體" w:hint="eastAsia"/>
                        <w:sz w:val="22"/>
                        <w:szCs w:val="22"/>
                        <w:rPrChange w:id="2621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地理：黃淑芳師</w:t>
                    </w:r>
                    <w:r w:rsidRPr="00710858">
                      <w:rPr>
                        <w:rFonts w:eastAsia="標楷體"/>
                        <w:sz w:val="22"/>
                        <w:szCs w:val="22"/>
                        <w:rPrChange w:id="2622" w:author="User" w:date="2025-08-27T11:49:00Z">
                          <w:rPr>
                            <w:rFonts w:eastAsia="標楷體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 xml:space="preserve">  </w:t>
                    </w:r>
                    <w:r w:rsidRPr="00710858">
                      <w:rPr>
                        <w:rFonts w:eastAsia="標楷體" w:hint="eastAsia"/>
                        <w:sz w:val="22"/>
                        <w:szCs w:val="22"/>
                        <w:rPrChange w:id="2623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公民：黃淑芳師</w:t>
                    </w:r>
                    <w:r w:rsidRPr="00710858">
                      <w:rPr>
                        <w:rFonts w:eastAsia="標楷體"/>
                        <w:sz w:val="22"/>
                        <w:szCs w:val="22"/>
                        <w:rPrChange w:id="2624" w:author="User" w:date="2025-08-27T11:49:00Z">
                          <w:rPr>
                            <w:rFonts w:eastAsia="標楷體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 xml:space="preserve">  </w:t>
                    </w:r>
                    <w:r w:rsidRPr="00710858">
                      <w:rPr>
                        <w:rFonts w:eastAsia="標楷體" w:hint="eastAsia"/>
                        <w:sz w:val="22"/>
                        <w:szCs w:val="22"/>
                        <w:rPrChange w:id="2625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表演：張尹馨師</w:t>
                    </w:r>
                    <w:r w:rsidRPr="00710858">
                      <w:rPr>
                        <w:rFonts w:eastAsia="標楷體"/>
                        <w:sz w:val="22"/>
                        <w:szCs w:val="22"/>
                        <w:rPrChange w:id="2626" w:author="User" w:date="2025-08-27T11:49:00Z">
                          <w:rPr>
                            <w:rFonts w:eastAsia="標楷體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 xml:space="preserve">  </w:t>
                    </w:r>
                    <w:r w:rsidRPr="00710858">
                      <w:rPr>
                        <w:rFonts w:eastAsia="標楷體" w:hint="eastAsia"/>
                        <w:sz w:val="22"/>
                        <w:szCs w:val="22"/>
                        <w:rPrChange w:id="2627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音樂：張尹馨師</w:t>
                    </w:r>
                    <w:r w:rsidRPr="00710858">
                      <w:rPr>
                        <w:rFonts w:eastAsia="標楷體"/>
                        <w:sz w:val="22"/>
                        <w:szCs w:val="22"/>
                        <w:rPrChange w:id="2628" w:author="User" w:date="2025-08-27T11:49:00Z">
                          <w:rPr>
                            <w:rFonts w:eastAsia="標楷體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 xml:space="preserve">  </w:t>
                    </w:r>
                    <w:r w:rsidRPr="00710858">
                      <w:rPr>
                        <w:rFonts w:eastAsia="標楷體" w:hint="eastAsia"/>
                        <w:sz w:val="22"/>
                        <w:szCs w:val="22"/>
                        <w:rPrChange w:id="2629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視藝：張尹馨師</w:t>
                    </w:r>
                    <w:r w:rsidRPr="00710858">
                      <w:rPr>
                        <w:rFonts w:eastAsia="標楷體"/>
                        <w:sz w:val="22"/>
                        <w:szCs w:val="22"/>
                        <w:rPrChange w:id="2630" w:author="User" w:date="2025-08-27T11:49:00Z">
                          <w:rPr>
                            <w:rFonts w:eastAsia="標楷體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 xml:space="preserve"> </w:t>
                    </w:r>
                  </w:ins>
                </w:p>
                <w:p w14:paraId="2CA36C61" w14:textId="3C18E381" w:rsidR="008E3227" w:rsidRPr="00710858" w:rsidRDefault="008E3227" w:rsidP="008E3227">
                  <w:pPr>
                    <w:snapToGrid w:val="0"/>
                    <w:spacing w:beforeLines="20" w:before="72" w:afterLines="20" w:after="72"/>
                    <w:jc w:val="both"/>
                    <w:rPr>
                      <w:ins w:id="2631" w:author="User" w:date="2025-08-20T11:30:00Z"/>
                      <w:rFonts w:eastAsia="標楷體"/>
                      <w:sz w:val="22"/>
                      <w:szCs w:val="22"/>
                      <w:rPrChange w:id="2632" w:author="User" w:date="2025-08-27T11:49:00Z">
                        <w:rPr>
                          <w:ins w:id="2633" w:author="User" w:date="2025-08-20T11:30:00Z"/>
                          <w:rFonts w:eastAsia="標楷體"/>
                          <w:color w:val="FF0000"/>
                          <w:sz w:val="22"/>
                          <w:szCs w:val="22"/>
                        </w:rPr>
                      </w:rPrChange>
                    </w:rPr>
                  </w:pPr>
                  <w:ins w:id="2634" w:author="User" w:date="2025-08-20T11:30:00Z">
                    <w:r w:rsidRPr="00710858">
                      <w:rPr>
                        <w:rFonts w:eastAsia="標楷體" w:hint="eastAsia"/>
                        <w:sz w:val="22"/>
                        <w:szCs w:val="22"/>
                        <w:rPrChange w:id="2635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體育：吳</w:t>
                    </w:r>
                    <w:proofErr w:type="gramStart"/>
                    <w:r w:rsidRPr="00710858">
                      <w:rPr>
                        <w:rFonts w:eastAsia="標楷體" w:hint="eastAsia"/>
                        <w:sz w:val="22"/>
                        <w:szCs w:val="22"/>
                        <w:rPrChange w:id="2636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莨淯</w:t>
                    </w:r>
                    <w:proofErr w:type="gramEnd"/>
                    <w:r w:rsidRPr="00710858">
                      <w:rPr>
                        <w:rFonts w:eastAsia="標楷體" w:hint="eastAsia"/>
                        <w:sz w:val="22"/>
                        <w:szCs w:val="22"/>
                        <w:rPrChange w:id="2637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師</w:t>
                    </w:r>
                    <w:r w:rsidRPr="00710858">
                      <w:rPr>
                        <w:rFonts w:eastAsia="標楷體"/>
                        <w:sz w:val="22"/>
                        <w:szCs w:val="22"/>
                        <w:rPrChange w:id="2638" w:author="User" w:date="2025-08-27T11:49:00Z">
                          <w:rPr>
                            <w:rFonts w:eastAsia="標楷體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 xml:space="preserve">  </w:t>
                    </w:r>
                    <w:proofErr w:type="gramStart"/>
                    <w:r w:rsidRPr="00710858">
                      <w:rPr>
                        <w:rFonts w:eastAsia="標楷體" w:hint="eastAsia"/>
                        <w:sz w:val="22"/>
                        <w:szCs w:val="22"/>
                        <w:rPrChange w:id="2639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健教</w:t>
                    </w:r>
                    <w:proofErr w:type="gramEnd"/>
                    <w:r w:rsidRPr="00710858">
                      <w:rPr>
                        <w:rFonts w:eastAsia="標楷體" w:hint="eastAsia"/>
                        <w:sz w:val="22"/>
                        <w:szCs w:val="22"/>
                        <w:rPrChange w:id="2640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：呂志鴻師</w:t>
                    </w:r>
                    <w:r w:rsidRPr="00710858">
                      <w:rPr>
                        <w:rFonts w:eastAsia="標楷體"/>
                        <w:sz w:val="22"/>
                        <w:szCs w:val="22"/>
                        <w:rPrChange w:id="2641" w:author="User" w:date="2025-08-27T11:49:00Z">
                          <w:rPr>
                            <w:rFonts w:eastAsia="標楷體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 xml:space="preserve">  </w:t>
                    </w:r>
                    <w:r w:rsidRPr="00710858">
                      <w:rPr>
                        <w:rFonts w:eastAsia="標楷體" w:hint="eastAsia"/>
                        <w:sz w:val="22"/>
                        <w:szCs w:val="22"/>
                        <w:rPrChange w:id="2642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童軍：</w:t>
                    </w:r>
                  </w:ins>
                  <w:ins w:id="2643" w:author="User" w:date="2025-08-20T11:32:00Z">
                    <w:r w:rsidRPr="00710858">
                      <w:rPr>
                        <w:rFonts w:eastAsia="標楷體" w:hint="eastAsia"/>
                        <w:sz w:val="22"/>
                        <w:szCs w:val="22"/>
                        <w:rPrChange w:id="2644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黃淑芳</w:t>
                    </w:r>
                  </w:ins>
                  <w:ins w:id="2645" w:author="User" w:date="2025-08-20T11:30:00Z">
                    <w:r w:rsidRPr="00710858">
                      <w:rPr>
                        <w:rFonts w:eastAsia="標楷體" w:hint="eastAsia"/>
                        <w:sz w:val="22"/>
                        <w:szCs w:val="22"/>
                        <w:rPrChange w:id="2646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師</w:t>
                    </w:r>
                    <w:r w:rsidRPr="00710858">
                      <w:rPr>
                        <w:rFonts w:eastAsia="標楷體"/>
                        <w:sz w:val="22"/>
                        <w:szCs w:val="22"/>
                        <w:rPrChange w:id="2647" w:author="User" w:date="2025-08-27T11:49:00Z">
                          <w:rPr>
                            <w:rFonts w:eastAsia="標楷體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 xml:space="preserve">  </w:t>
                    </w:r>
                    <w:r w:rsidRPr="00710858">
                      <w:rPr>
                        <w:rFonts w:eastAsia="標楷體" w:hint="eastAsia"/>
                        <w:sz w:val="22"/>
                        <w:szCs w:val="22"/>
                        <w:rPrChange w:id="2648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輔導：</w:t>
                    </w:r>
                  </w:ins>
                  <w:ins w:id="2649" w:author="User" w:date="2025-08-27T11:48:00Z">
                    <w:r w:rsidR="002464C3" w:rsidRPr="00710858">
                      <w:rPr>
                        <w:rFonts w:eastAsia="標楷體" w:hint="eastAsia"/>
                        <w:sz w:val="22"/>
                        <w:szCs w:val="22"/>
                      </w:rPr>
                      <w:t>簡筠蓁</w:t>
                    </w:r>
                  </w:ins>
                  <w:ins w:id="2650" w:author="User" w:date="2025-08-20T11:30:00Z">
                    <w:r w:rsidRPr="00710858">
                      <w:rPr>
                        <w:rFonts w:eastAsia="標楷體" w:hint="eastAsia"/>
                        <w:sz w:val="22"/>
                        <w:szCs w:val="22"/>
                        <w:rPrChange w:id="2651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師</w:t>
                    </w:r>
                    <w:r w:rsidRPr="00710858">
                      <w:rPr>
                        <w:rFonts w:eastAsia="標楷體"/>
                        <w:sz w:val="22"/>
                        <w:szCs w:val="22"/>
                        <w:rPrChange w:id="2652" w:author="User" w:date="2025-08-27T11:49:00Z">
                          <w:rPr>
                            <w:rFonts w:eastAsia="標楷體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 xml:space="preserve">  </w:t>
                    </w:r>
                    <w:r w:rsidRPr="002F7BD4">
                      <w:rPr>
                        <w:rFonts w:eastAsia="標楷體" w:hint="eastAsia"/>
                        <w:color w:val="FF0000"/>
                        <w:sz w:val="22"/>
                        <w:szCs w:val="22"/>
                        <w:rPrChange w:id="2653" w:author="User" w:date="2025-11-28T15:34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家政：</w:t>
                    </w:r>
                  </w:ins>
                  <w:ins w:id="2654" w:author="User" w:date="2025-11-28T15:34:00Z">
                    <w:r w:rsidR="002F7BD4" w:rsidRPr="002F7BD4">
                      <w:rPr>
                        <w:rFonts w:eastAsia="標楷體" w:hint="eastAsia"/>
                        <w:color w:val="FF0000"/>
                        <w:sz w:val="22"/>
                        <w:szCs w:val="22"/>
                        <w:rPrChange w:id="2655" w:author="User" w:date="2025-11-28T15:34:00Z">
                          <w:rPr>
                            <w:rFonts w:eastAsia="標楷體" w:hint="eastAsia"/>
                            <w:sz w:val="22"/>
                            <w:szCs w:val="22"/>
                          </w:rPr>
                        </w:rPrChange>
                      </w:rPr>
                      <w:t>黃淑芳</w:t>
                    </w:r>
                  </w:ins>
                  <w:ins w:id="2656" w:author="User" w:date="2025-08-20T11:30:00Z">
                    <w:r w:rsidRPr="002F7BD4">
                      <w:rPr>
                        <w:rFonts w:eastAsia="標楷體" w:hint="eastAsia"/>
                        <w:color w:val="FF0000"/>
                        <w:sz w:val="22"/>
                        <w:szCs w:val="22"/>
                        <w:rPrChange w:id="2657" w:author="User" w:date="2025-11-28T15:34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師</w:t>
                    </w:r>
                    <w:r w:rsidRPr="002F7BD4">
                      <w:rPr>
                        <w:rFonts w:eastAsia="標楷體"/>
                        <w:color w:val="FF0000"/>
                        <w:sz w:val="22"/>
                        <w:szCs w:val="22"/>
                        <w:rPrChange w:id="2658" w:author="User" w:date="2025-11-28T15:34:00Z">
                          <w:rPr>
                            <w:rFonts w:eastAsia="標楷體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 xml:space="preserve"> </w:t>
                    </w:r>
                    <w:r w:rsidRPr="00710858">
                      <w:rPr>
                        <w:rFonts w:eastAsia="標楷體"/>
                        <w:sz w:val="22"/>
                        <w:szCs w:val="22"/>
                        <w:rPrChange w:id="2659" w:author="User" w:date="2025-08-27T11:49:00Z">
                          <w:rPr>
                            <w:rFonts w:eastAsia="標楷體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 xml:space="preserve"> </w:t>
                    </w:r>
                  </w:ins>
                </w:p>
                <w:p w14:paraId="14819F3B" w14:textId="270550BC" w:rsidR="008E3227" w:rsidRPr="00710858" w:rsidRDefault="008E3227" w:rsidP="008E3227">
                  <w:pPr>
                    <w:snapToGrid w:val="0"/>
                    <w:spacing w:beforeLines="20" w:before="72" w:afterLines="20" w:after="72"/>
                    <w:jc w:val="both"/>
                    <w:rPr>
                      <w:ins w:id="2660" w:author="User" w:date="2025-08-20T11:30:00Z"/>
                      <w:rFonts w:eastAsia="標楷體"/>
                      <w:sz w:val="22"/>
                      <w:szCs w:val="22"/>
                      <w:rPrChange w:id="2661" w:author="User" w:date="2025-08-27T11:49:00Z">
                        <w:rPr>
                          <w:ins w:id="2662" w:author="User" w:date="2025-08-20T11:30:00Z"/>
                          <w:rFonts w:eastAsia="標楷體"/>
                          <w:color w:val="FF0000"/>
                          <w:sz w:val="22"/>
                          <w:szCs w:val="22"/>
                        </w:rPr>
                      </w:rPrChange>
                    </w:rPr>
                  </w:pPr>
                  <w:ins w:id="2663" w:author="User" w:date="2025-08-20T11:30:00Z">
                    <w:r w:rsidRPr="00710858">
                      <w:rPr>
                        <w:rFonts w:eastAsia="標楷體" w:hint="eastAsia"/>
                        <w:sz w:val="22"/>
                        <w:szCs w:val="22"/>
                        <w:rPrChange w:id="2664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資訊：呂志鴻師</w:t>
                    </w:r>
                    <w:r w:rsidRPr="00710858">
                      <w:rPr>
                        <w:rFonts w:eastAsia="標楷體"/>
                        <w:sz w:val="22"/>
                        <w:szCs w:val="22"/>
                        <w:rPrChange w:id="2665" w:author="User" w:date="2025-08-27T11:49:00Z">
                          <w:rPr>
                            <w:rFonts w:eastAsia="標楷體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 xml:space="preserve">  </w:t>
                    </w:r>
                    <w:r w:rsidRPr="00710858">
                      <w:rPr>
                        <w:rFonts w:eastAsia="標楷體" w:hint="eastAsia"/>
                        <w:sz w:val="22"/>
                        <w:szCs w:val="22"/>
                        <w:rPrChange w:id="2666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生科：林順成師</w:t>
                    </w:r>
                    <w:r w:rsidRPr="00710858">
                      <w:rPr>
                        <w:rFonts w:eastAsia="標楷體"/>
                        <w:sz w:val="22"/>
                        <w:szCs w:val="22"/>
                        <w:rPrChange w:id="2667" w:author="User" w:date="2025-08-27T11:49:00Z">
                          <w:rPr>
                            <w:rFonts w:eastAsia="標楷體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 xml:space="preserve">  </w:t>
                    </w:r>
                    <w:r w:rsidRPr="00710858">
                      <w:rPr>
                        <w:rFonts w:eastAsia="標楷體" w:hint="eastAsia"/>
                        <w:sz w:val="22"/>
                        <w:szCs w:val="22"/>
                        <w:rPrChange w:id="2668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生活英文</w:t>
                    </w:r>
                  </w:ins>
                  <w:ins w:id="2669" w:author="User" w:date="2025-08-20T11:35:00Z">
                    <w:r w:rsidR="002C0D08" w:rsidRPr="00710858">
                      <w:rPr>
                        <w:rFonts w:eastAsia="標楷體" w:hint="eastAsia"/>
                        <w:sz w:val="22"/>
                        <w:szCs w:val="22"/>
                        <w:rPrChange w:id="2670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：</w:t>
                    </w:r>
                  </w:ins>
                  <w:ins w:id="2671" w:author="User" w:date="2025-08-20T11:32:00Z">
                    <w:r w:rsidRPr="00710858">
                      <w:rPr>
                        <w:rFonts w:eastAsia="標楷體" w:hint="eastAsia"/>
                        <w:sz w:val="22"/>
                        <w:szCs w:val="22"/>
                        <w:rPrChange w:id="2672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賴睿超</w:t>
                    </w:r>
                  </w:ins>
                  <w:ins w:id="2673" w:author="User" w:date="2025-08-20T11:30:00Z">
                    <w:r w:rsidRPr="00710858">
                      <w:rPr>
                        <w:rFonts w:eastAsia="標楷體" w:hint="eastAsia"/>
                        <w:sz w:val="22"/>
                        <w:szCs w:val="22"/>
                        <w:rPrChange w:id="2674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師</w:t>
                    </w:r>
                  </w:ins>
                  <w:ins w:id="2675" w:author="User" w:date="2025-08-20T11:35:00Z">
                    <w:r w:rsidRPr="00710858">
                      <w:rPr>
                        <w:rFonts w:eastAsia="標楷體"/>
                        <w:sz w:val="22"/>
                        <w:szCs w:val="22"/>
                        <w:rPrChange w:id="2676" w:author="User" w:date="2025-08-27T11:49:00Z">
                          <w:rPr>
                            <w:rFonts w:eastAsia="標楷體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 xml:space="preserve">  </w:t>
                    </w:r>
                  </w:ins>
                  <w:ins w:id="2677" w:author="User" w:date="2025-08-20T11:33:00Z">
                    <w:r w:rsidRPr="00710858">
                      <w:rPr>
                        <w:rFonts w:eastAsia="標楷體" w:hint="eastAsia"/>
                        <w:sz w:val="22"/>
                        <w:szCs w:val="22"/>
                        <w:rPrChange w:id="2678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環境探索</w:t>
                    </w:r>
                  </w:ins>
                  <w:ins w:id="2679" w:author="User" w:date="2025-08-20T11:30:00Z">
                    <w:r w:rsidRPr="00710858">
                      <w:rPr>
                        <w:rFonts w:eastAsia="標楷體" w:hint="eastAsia"/>
                        <w:sz w:val="22"/>
                        <w:szCs w:val="22"/>
                        <w:rPrChange w:id="2680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：</w:t>
                    </w:r>
                  </w:ins>
                  <w:ins w:id="2681" w:author="User" w:date="2025-08-20T11:32:00Z">
                    <w:r w:rsidRPr="00710858">
                      <w:rPr>
                        <w:rFonts w:eastAsia="標楷體" w:hint="eastAsia"/>
                        <w:sz w:val="22"/>
                        <w:szCs w:val="22"/>
                        <w:rPrChange w:id="2682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呂志鴻</w:t>
                    </w:r>
                  </w:ins>
                  <w:ins w:id="2683" w:author="User" w:date="2025-08-20T11:30:00Z">
                    <w:r w:rsidRPr="00710858">
                      <w:rPr>
                        <w:rFonts w:eastAsia="標楷體" w:hint="eastAsia"/>
                        <w:sz w:val="22"/>
                        <w:szCs w:val="22"/>
                        <w:rPrChange w:id="2684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師</w:t>
                    </w:r>
                    <w:r w:rsidRPr="00710858">
                      <w:rPr>
                        <w:rFonts w:eastAsia="標楷體"/>
                        <w:sz w:val="22"/>
                        <w:szCs w:val="22"/>
                        <w:rPrChange w:id="2685" w:author="User" w:date="2025-08-27T11:49:00Z">
                          <w:rPr>
                            <w:rFonts w:eastAsia="標楷體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 xml:space="preserve">   </w:t>
                    </w:r>
                  </w:ins>
                </w:p>
                <w:p w14:paraId="4BC653AE" w14:textId="5ED2E4F2" w:rsidR="008E3227" w:rsidRPr="00710858" w:rsidRDefault="008E3227" w:rsidP="008E3227">
                  <w:pPr>
                    <w:snapToGrid w:val="0"/>
                    <w:spacing w:beforeLines="20" w:before="72" w:afterLines="20" w:after="72"/>
                    <w:jc w:val="both"/>
                    <w:rPr>
                      <w:ins w:id="2686" w:author="User" w:date="2025-08-20T11:30:00Z"/>
                      <w:rFonts w:eastAsia="標楷體"/>
                      <w:sz w:val="22"/>
                      <w:szCs w:val="22"/>
                      <w:rPrChange w:id="2687" w:author="User" w:date="2025-08-27T11:49:00Z">
                        <w:rPr>
                          <w:ins w:id="2688" w:author="User" w:date="2025-08-20T11:30:00Z"/>
                          <w:rFonts w:eastAsia="標楷體"/>
                          <w:color w:val="FF0000"/>
                          <w:sz w:val="22"/>
                          <w:szCs w:val="22"/>
                        </w:rPr>
                      </w:rPrChange>
                    </w:rPr>
                  </w:pPr>
                  <w:ins w:id="2689" w:author="User" w:date="2025-08-20T11:30:00Z">
                    <w:r w:rsidRPr="00710858">
                      <w:rPr>
                        <w:rFonts w:eastAsia="標楷體" w:hint="eastAsia"/>
                        <w:sz w:val="22"/>
                        <w:szCs w:val="22"/>
                        <w:rPrChange w:id="2690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社區走讀：黃淑芳師</w:t>
                    </w:r>
                    <w:r w:rsidRPr="00710858">
                      <w:rPr>
                        <w:rFonts w:eastAsia="標楷體"/>
                        <w:sz w:val="22"/>
                        <w:szCs w:val="22"/>
                        <w:rPrChange w:id="2691" w:author="User" w:date="2025-08-27T11:49:00Z">
                          <w:rPr>
                            <w:rFonts w:eastAsia="標楷體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 xml:space="preserve">  </w:t>
                    </w:r>
                  </w:ins>
                  <w:ins w:id="2692" w:author="User" w:date="2025-08-20T11:33:00Z">
                    <w:r w:rsidRPr="00710858">
                      <w:rPr>
                        <w:rFonts w:eastAsia="標楷體" w:hint="eastAsia"/>
                        <w:sz w:val="22"/>
                        <w:szCs w:val="22"/>
                        <w:rPrChange w:id="2693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邏輯推理</w:t>
                    </w:r>
                    <w:r w:rsidRPr="00710858">
                      <w:rPr>
                        <w:rFonts w:ascii="標楷體" w:eastAsia="標楷體" w:hAnsi="標楷體" w:hint="eastAsia"/>
                        <w:sz w:val="22"/>
                        <w:szCs w:val="22"/>
                        <w:rPrChange w:id="2694" w:author="User" w:date="2025-08-27T11:49:00Z">
                          <w:rPr>
                            <w:rFonts w:ascii="標楷體" w:eastAsia="標楷體" w:hAnsi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：</w:t>
                    </w:r>
                  </w:ins>
                  <w:ins w:id="2695" w:author="User" w:date="2025-08-20T11:34:00Z">
                    <w:r w:rsidRPr="00710858">
                      <w:rPr>
                        <w:rFonts w:eastAsia="標楷體" w:hint="eastAsia"/>
                        <w:sz w:val="22"/>
                        <w:szCs w:val="22"/>
                        <w:rPrChange w:id="2696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林順成</w:t>
                    </w:r>
                  </w:ins>
                  <w:ins w:id="2697" w:author="User" w:date="2025-08-20T11:33:00Z">
                    <w:r w:rsidRPr="00710858">
                      <w:rPr>
                        <w:rFonts w:eastAsia="標楷體" w:hint="eastAsia"/>
                        <w:sz w:val="22"/>
                        <w:szCs w:val="22"/>
                        <w:rPrChange w:id="2698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師</w:t>
                    </w:r>
                  </w:ins>
                  <w:ins w:id="2699" w:author="User" w:date="2025-08-20T11:34:00Z">
                    <w:r w:rsidRPr="00710858">
                      <w:rPr>
                        <w:rFonts w:eastAsia="標楷體"/>
                        <w:sz w:val="22"/>
                        <w:szCs w:val="22"/>
                        <w:rPrChange w:id="2700" w:author="User" w:date="2025-08-27T11:49:00Z">
                          <w:rPr>
                            <w:rFonts w:eastAsia="標楷體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 xml:space="preserve">  </w:t>
                    </w:r>
                  </w:ins>
                  <w:ins w:id="2701" w:author="User" w:date="2025-08-20T11:33:00Z">
                    <w:r w:rsidRPr="00710858">
                      <w:rPr>
                        <w:rFonts w:eastAsia="標楷體" w:hint="eastAsia"/>
                        <w:sz w:val="22"/>
                        <w:szCs w:val="22"/>
                        <w:rPrChange w:id="2702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本土語</w:t>
                    </w:r>
                    <w:r w:rsidRPr="00710858">
                      <w:rPr>
                        <w:rFonts w:ascii="標楷體" w:eastAsia="標楷體" w:hAnsi="標楷體" w:hint="eastAsia"/>
                        <w:sz w:val="22"/>
                        <w:szCs w:val="22"/>
                        <w:rPrChange w:id="2703" w:author="User" w:date="2025-08-27T11:49:00Z">
                          <w:rPr>
                            <w:rFonts w:ascii="標楷體" w:eastAsia="標楷體" w:hAnsi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：</w:t>
                    </w:r>
                  </w:ins>
                  <w:ins w:id="2704" w:author="User" w:date="2025-08-20T11:35:00Z">
                    <w:r w:rsidRPr="00710858">
                      <w:rPr>
                        <w:rFonts w:ascii="標楷體" w:eastAsia="標楷體" w:hAnsi="標楷體" w:hint="eastAsia"/>
                        <w:sz w:val="22"/>
                        <w:szCs w:val="22"/>
                        <w:rPrChange w:id="2705" w:author="User" w:date="2025-08-27T11:49:00Z">
                          <w:rPr>
                            <w:rFonts w:ascii="標楷體" w:eastAsia="標楷體" w:hAnsi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陳雅玲</w:t>
                    </w:r>
                  </w:ins>
                  <w:ins w:id="2706" w:author="User" w:date="2025-08-20T11:33:00Z">
                    <w:r w:rsidRPr="00710858">
                      <w:rPr>
                        <w:rFonts w:ascii="標楷體" w:eastAsia="標楷體" w:hAnsi="標楷體" w:hint="eastAsia"/>
                        <w:sz w:val="22"/>
                        <w:szCs w:val="22"/>
                        <w:rPrChange w:id="2707" w:author="User" w:date="2025-08-27T11:49:00Z">
                          <w:rPr>
                            <w:rFonts w:ascii="標楷體" w:eastAsia="標楷體" w:hAnsi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師</w:t>
                    </w:r>
                    <w:r w:rsidRPr="00710858">
                      <w:rPr>
                        <w:rFonts w:ascii="標楷體" w:eastAsia="標楷體" w:hAnsi="標楷體"/>
                        <w:sz w:val="22"/>
                        <w:szCs w:val="22"/>
                        <w:rPrChange w:id="2708" w:author="User" w:date="2025-08-27T11:49:00Z">
                          <w:rPr>
                            <w:rFonts w:ascii="標楷體" w:eastAsia="標楷體" w:hAnsi="標楷體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 xml:space="preserve"> </w:t>
                    </w:r>
                  </w:ins>
                  <w:ins w:id="2709" w:author="User" w:date="2025-08-20T11:35:00Z">
                    <w:r w:rsidRPr="00710858">
                      <w:rPr>
                        <w:rFonts w:ascii="標楷體" w:eastAsia="標楷體" w:hAnsi="標楷體"/>
                        <w:sz w:val="22"/>
                        <w:szCs w:val="22"/>
                        <w:rPrChange w:id="2710" w:author="User" w:date="2025-08-27T11:49:00Z">
                          <w:rPr>
                            <w:rFonts w:ascii="標楷體" w:eastAsia="標楷體" w:hAnsi="標楷體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 xml:space="preserve"> </w:t>
                    </w:r>
                  </w:ins>
                  <w:ins w:id="2711" w:author="User" w:date="2025-08-20T13:24:00Z">
                    <w:r w:rsidR="00404631" w:rsidRPr="00710858">
                      <w:rPr>
                        <w:rFonts w:eastAsia="標楷體" w:hint="eastAsia"/>
                        <w:sz w:val="22"/>
                        <w:szCs w:val="26"/>
                      </w:rPr>
                      <w:t>社團</w:t>
                    </w:r>
                  </w:ins>
                  <w:ins w:id="2712" w:author="User" w:date="2025-08-20T11:33:00Z">
                    <w:r w:rsidRPr="00710858">
                      <w:rPr>
                        <w:rFonts w:eastAsia="標楷體" w:hint="eastAsia"/>
                        <w:sz w:val="22"/>
                        <w:szCs w:val="26"/>
                        <w:rPrChange w:id="2713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6"/>
                          </w:rPr>
                        </w:rPrChange>
                      </w:rPr>
                      <w:t>：</w:t>
                    </w:r>
                  </w:ins>
                  <w:ins w:id="2714" w:author="User" w:date="2025-08-20T11:36:00Z">
                    <w:r w:rsidR="002C0D08" w:rsidRPr="00710858">
                      <w:rPr>
                        <w:rFonts w:eastAsia="標楷體" w:hint="eastAsia"/>
                        <w:sz w:val="22"/>
                        <w:szCs w:val="22"/>
                        <w:rPrChange w:id="2715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吳莨淯</w:t>
                    </w:r>
                  </w:ins>
                  <w:ins w:id="2716" w:author="User" w:date="2025-08-20T11:33:00Z">
                    <w:r w:rsidRPr="00710858">
                      <w:rPr>
                        <w:rFonts w:eastAsia="標楷體" w:hint="eastAsia"/>
                        <w:sz w:val="22"/>
                        <w:szCs w:val="26"/>
                        <w:rPrChange w:id="2717" w:author="User" w:date="2025-08-27T11:49:00Z">
                          <w:rPr>
                            <w:rFonts w:eastAsia="標楷體" w:hint="eastAsia"/>
                            <w:color w:val="FF0000"/>
                            <w:sz w:val="22"/>
                            <w:szCs w:val="26"/>
                          </w:rPr>
                        </w:rPrChange>
                      </w:rPr>
                      <w:t>師</w:t>
                    </w:r>
                  </w:ins>
                </w:p>
                <w:p w14:paraId="4580E3BC" w14:textId="12850B5D" w:rsidR="00B4497C" w:rsidRPr="008C7568" w:rsidDel="008E3227" w:rsidRDefault="008E3227" w:rsidP="008E3227">
                  <w:pPr>
                    <w:snapToGrid w:val="0"/>
                    <w:spacing w:beforeLines="20" w:before="72" w:afterLines="20" w:after="72"/>
                    <w:jc w:val="both"/>
                    <w:rPr>
                      <w:ins w:id="2718" w:author="Windows 使用者" w:date="2024-08-13T09:22:00Z"/>
                      <w:del w:id="2719" w:author="User" w:date="2025-08-20T11:30:00Z"/>
                      <w:rFonts w:eastAsia="標楷體"/>
                      <w:b/>
                      <w:bCs/>
                      <w:color w:val="FF0000"/>
                      <w:sz w:val="22"/>
                      <w:szCs w:val="22"/>
                      <w:rPrChange w:id="2720" w:author="User" w:date="2025-11-28T15:59:00Z">
                        <w:rPr>
                          <w:ins w:id="2721" w:author="Windows 使用者" w:date="2024-08-13T09:22:00Z"/>
                          <w:del w:id="2722" w:author="User" w:date="2025-08-20T11:30:00Z"/>
                          <w:rFonts w:eastAsia="標楷體"/>
                          <w:color w:val="000000" w:themeColor="text1"/>
                          <w:sz w:val="22"/>
                          <w:szCs w:val="22"/>
                        </w:rPr>
                      </w:rPrChange>
                    </w:rPr>
                  </w:pPr>
                  <w:ins w:id="2723" w:author="User" w:date="2025-08-20T11:30:00Z"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2724" w:author="User" w:date="2025-11-28T15:5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技藝時間：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2725" w:author="User" w:date="2025-11-28T15:59:00Z">
                          <w:rPr>
                            <w:rFonts w:eastAsia="標楷體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09/16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2726" w:author="User" w:date="2025-11-28T15:5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2727" w:author="User" w:date="2025-11-28T15:59:00Z">
                          <w:rPr>
                            <w:rFonts w:eastAsia="標楷體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09/23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2728" w:author="User" w:date="2025-11-28T15:5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2729" w:author="User" w:date="2025-11-28T15:59:00Z">
                          <w:rPr>
                            <w:rFonts w:eastAsia="標楷體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10/07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2730" w:author="User" w:date="2025-11-28T15:5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2731" w:author="User" w:date="2025-11-28T15:59:00Z">
                          <w:rPr>
                            <w:rFonts w:eastAsia="標楷體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10/21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2732" w:author="User" w:date="2025-11-28T15:5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2733" w:author="User" w:date="2025-11-28T15:59:00Z">
                          <w:rPr>
                            <w:rFonts w:eastAsia="標楷體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11/04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2734" w:author="User" w:date="2025-11-28T15:5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2735" w:author="User" w:date="2025-11-28T15:59:00Z">
                          <w:rPr>
                            <w:rFonts w:eastAsia="標楷體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11/18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2736" w:author="User" w:date="2025-11-28T15:5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2737" w:author="User" w:date="2025-11-28T15:59:00Z">
                          <w:rPr>
                            <w:rFonts w:eastAsia="標楷體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12/02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2738" w:author="User" w:date="2025-11-28T15:5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2739" w:author="User" w:date="2025-11-28T15:59:00Z">
                          <w:rPr>
                            <w:rFonts w:eastAsia="標楷體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12/16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2740" w:author="User" w:date="2025-11-28T15:59:00Z">
                          <w:rPr>
                            <w:rFonts w:eastAsia="標楷體" w:hint="eastAsia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2741" w:author="User" w:date="2025-11-28T15:59:00Z">
                          <w:rPr>
                            <w:rFonts w:eastAsia="標楷體"/>
                            <w:color w:val="FF0000"/>
                            <w:sz w:val="22"/>
                            <w:szCs w:val="22"/>
                          </w:rPr>
                        </w:rPrChange>
                      </w:rPr>
                      <w:t>12/30</w:t>
                    </w:r>
                  </w:ins>
                  <w:ins w:id="2742" w:author="Windows 使用者" w:date="2024-08-13T09:22:00Z">
                    <w:del w:id="2743" w:author="User" w:date="2025-08-20T11:30:00Z">
                      <w:r w:rsidR="00B4497C"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2"/>
                          <w:szCs w:val="22"/>
                          <w:rPrChange w:id="2744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國文：顏良宇師</w:delText>
                      </w:r>
                      <w:r w:rsidR="00B4497C" w:rsidRPr="008C7568" w:rsidDel="008E3227">
                        <w:rPr>
                          <w:rFonts w:eastAsia="標楷體"/>
                          <w:b/>
                          <w:bCs/>
                          <w:color w:val="FF0000"/>
                          <w:sz w:val="22"/>
                          <w:szCs w:val="22"/>
                          <w:rPrChange w:id="2745" w:author="User" w:date="2025-11-28T15:59:00Z">
                            <w:rPr>
                              <w:rFonts w:eastAsia="標楷體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 xml:space="preserve">  </w:delText>
                      </w:r>
                      <w:r w:rsidR="00B4497C"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2"/>
                          <w:szCs w:val="22"/>
                          <w:rPrChange w:id="2746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英文：</w:delText>
                      </w:r>
                    </w:del>
                    <w:del w:id="2747" w:author="User" w:date="2025-08-20T11:25:00Z">
                      <w:r w:rsidR="00B4497C" w:rsidRPr="008C7568" w:rsidDel="001E67A4">
                        <w:rPr>
                          <w:rFonts w:eastAsia="標楷體" w:hint="eastAsia"/>
                          <w:b/>
                          <w:bCs/>
                          <w:color w:val="FF0000"/>
                          <w:sz w:val="22"/>
                          <w:szCs w:val="22"/>
                          <w:rPrChange w:id="2748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莊青樺</w:delText>
                      </w:r>
                    </w:del>
                    <w:del w:id="2749" w:author="User" w:date="2025-08-20T11:30:00Z">
                      <w:r w:rsidR="00B4497C"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2"/>
                          <w:szCs w:val="22"/>
                          <w:rPrChange w:id="2750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師</w:delText>
                      </w:r>
                      <w:r w:rsidR="00B4497C" w:rsidRPr="008C7568" w:rsidDel="008E3227">
                        <w:rPr>
                          <w:rFonts w:eastAsia="標楷體"/>
                          <w:b/>
                          <w:bCs/>
                          <w:color w:val="FF0000"/>
                          <w:sz w:val="22"/>
                          <w:szCs w:val="22"/>
                          <w:rPrChange w:id="2751" w:author="User" w:date="2025-11-28T15:59:00Z">
                            <w:rPr>
                              <w:rFonts w:eastAsia="標楷體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 xml:space="preserve">  </w:delText>
                      </w:r>
                      <w:r w:rsidR="00B4497C"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2"/>
                          <w:szCs w:val="22"/>
                          <w:rPrChange w:id="2752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數學：</w:delText>
                      </w:r>
                    </w:del>
                    <w:del w:id="2753" w:author="User" w:date="2025-08-20T11:26:00Z">
                      <w:r w:rsidR="00B4497C" w:rsidRPr="008C7568" w:rsidDel="001E67A4">
                        <w:rPr>
                          <w:rFonts w:eastAsia="標楷體" w:hint="eastAsia"/>
                          <w:b/>
                          <w:bCs/>
                          <w:color w:val="FF0000"/>
                          <w:sz w:val="22"/>
                          <w:szCs w:val="22"/>
                          <w:rPrChange w:id="2754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張鈞棨</w:delText>
                      </w:r>
                    </w:del>
                    <w:del w:id="2755" w:author="User" w:date="2025-08-20T11:30:00Z">
                      <w:r w:rsidR="00B4497C"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2"/>
                          <w:szCs w:val="22"/>
                          <w:rPrChange w:id="2756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師</w:delText>
                      </w:r>
                      <w:r w:rsidR="00B4497C" w:rsidRPr="008C7568" w:rsidDel="008E3227">
                        <w:rPr>
                          <w:rFonts w:eastAsia="標楷體"/>
                          <w:b/>
                          <w:bCs/>
                          <w:color w:val="FF0000"/>
                          <w:sz w:val="22"/>
                          <w:szCs w:val="22"/>
                          <w:rPrChange w:id="2757" w:author="User" w:date="2025-11-28T15:59:00Z">
                            <w:rPr>
                              <w:rFonts w:eastAsia="標楷體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 xml:space="preserve">  </w:delText>
                      </w:r>
                      <w:r w:rsidR="00B4497C"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2"/>
                          <w:szCs w:val="22"/>
                          <w:rPrChange w:id="2758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自然：</w:delText>
                      </w:r>
                    </w:del>
                  </w:ins>
                  <w:ins w:id="2759" w:author="Windows 使用者" w:date="2024-08-15T08:47:00Z">
                    <w:del w:id="2760" w:author="User" w:date="2025-08-20T11:30:00Z">
                      <w:r w:rsidR="00B4497C"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2"/>
                          <w:szCs w:val="22"/>
                          <w:rPrChange w:id="2761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王曉明</w:delText>
                      </w:r>
                    </w:del>
                  </w:ins>
                  <w:ins w:id="2762" w:author="Windows 使用者" w:date="2024-08-13T09:22:00Z">
                    <w:del w:id="2763" w:author="User" w:date="2025-08-20T11:30:00Z">
                      <w:r w:rsidR="00B4497C"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2"/>
                          <w:szCs w:val="22"/>
                          <w:rPrChange w:id="2764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師</w:delText>
                      </w:r>
                      <w:r w:rsidR="00B4497C" w:rsidRPr="008C7568" w:rsidDel="008E3227">
                        <w:rPr>
                          <w:rFonts w:eastAsia="標楷體"/>
                          <w:b/>
                          <w:bCs/>
                          <w:color w:val="FF0000"/>
                          <w:sz w:val="22"/>
                          <w:szCs w:val="22"/>
                          <w:rPrChange w:id="2765" w:author="User" w:date="2025-11-28T15:59:00Z">
                            <w:rPr>
                              <w:rFonts w:eastAsia="標楷體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 xml:space="preserve">  </w:delText>
                      </w:r>
                      <w:r w:rsidR="00B4497C"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2"/>
                          <w:szCs w:val="22"/>
                          <w:rPrChange w:id="2766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歷史：林怡樺師</w:delText>
                      </w:r>
                    </w:del>
                  </w:ins>
                </w:p>
                <w:p w14:paraId="7CAD7843" w14:textId="542CEFE6" w:rsidR="00B4497C" w:rsidRPr="008C7568" w:rsidDel="008E3227" w:rsidRDefault="00B4497C" w:rsidP="00B4497C">
                  <w:pPr>
                    <w:snapToGrid w:val="0"/>
                    <w:spacing w:beforeLines="20" w:before="72" w:afterLines="20" w:after="72"/>
                    <w:jc w:val="both"/>
                    <w:rPr>
                      <w:ins w:id="2767" w:author="Windows 使用者" w:date="2024-08-13T09:22:00Z"/>
                      <w:del w:id="2768" w:author="User" w:date="2025-08-20T11:30:00Z"/>
                      <w:rFonts w:eastAsia="標楷體"/>
                      <w:b/>
                      <w:bCs/>
                      <w:color w:val="FF0000"/>
                      <w:sz w:val="22"/>
                      <w:szCs w:val="22"/>
                      <w:rPrChange w:id="2769" w:author="User" w:date="2025-11-28T15:59:00Z">
                        <w:rPr>
                          <w:ins w:id="2770" w:author="Windows 使用者" w:date="2024-08-13T09:22:00Z"/>
                          <w:del w:id="2771" w:author="User" w:date="2025-08-20T11:30:00Z"/>
                          <w:rFonts w:eastAsia="標楷體"/>
                          <w:color w:val="000000" w:themeColor="text1"/>
                          <w:sz w:val="22"/>
                          <w:szCs w:val="22"/>
                        </w:rPr>
                      </w:rPrChange>
                    </w:rPr>
                  </w:pPr>
                  <w:ins w:id="2772" w:author="Windows 使用者" w:date="2024-08-13T09:22:00Z">
                    <w:del w:id="2773" w:author="User" w:date="2025-08-20T11:30:00Z">
                      <w:r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2"/>
                          <w:szCs w:val="22"/>
                          <w:rPrChange w:id="2774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地理：林怡樺師</w:delText>
                      </w:r>
                      <w:r w:rsidRPr="008C7568" w:rsidDel="008E3227">
                        <w:rPr>
                          <w:rFonts w:eastAsia="標楷體"/>
                          <w:b/>
                          <w:bCs/>
                          <w:color w:val="FF0000"/>
                          <w:sz w:val="22"/>
                          <w:szCs w:val="22"/>
                          <w:rPrChange w:id="2775" w:author="User" w:date="2025-11-28T15:59:00Z">
                            <w:rPr>
                              <w:rFonts w:eastAsia="標楷體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 xml:space="preserve">  </w:delText>
                      </w:r>
                      <w:r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2"/>
                          <w:szCs w:val="22"/>
                          <w:rPrChange w:id="2776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公民：林怡樺師</w:delText>
                      </w:r>
                      <w:r w:rsidRPr="008C7568" w:rsidDel="008E3227">
                        <w:rPr>
                          <w:rFonts w:eastAsia="標楷體"/>
                          <w:b/>
                          <w:bCs/>
                          <w:color w:val="FF0000"/>
                          <w:sz w:val="22"/>
                          <w:szCs w:val="22"/>
                          <w:rPrChange w:id="2777" w:author="User" w:date="2025-11-28T15:59:00Z">
                            <w:rPr>
                              <w:rFonts w:eastAsia="標楷體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 xml:space="preserve">  </w:delText>
                      </w:r>
                      <w:r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2"/>
                          <w:szCs w:val="22"/>
                          <w:rPrChange w:id="2778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表演：王晏庭師</w:delText>
                      </w:r>
                      <w:r w:rsidRPr="008C7568" w:rsidDel="008E3227">
                        <w:rPr>
                          <w:rFonts w:eastAsia="標楷體"/>
                          <w:b/>
                          <w:bCs/>
                          <w:color w:val="FF0000"/>
                          <w:sz w:val="22"/>
                          <w:szCs w:val="22"/>
                          <w:rPrChange w:id="2779" w:author="User" w:date="2025-11-28T15:59:00Z">
                            <w:rPr>
                              <w:rFonts w:eastAsia="標楷體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 xml:space="preserve">  </w:delText>
                      </w:r>
                      <w:r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2"/>
                          <w:szCs w:val="22"/>
                          <w:rPrChange w:id="2780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音樂：王晏庭師</w:delText>
                      </w:r>
                      <w:r w:rsidRPr="008C7568" w:rsidDel="008E3227">
                        <w:rPr>
                          <w:rFonts w:eastAsia="標楷體"/>
                          <w:b/>
                          <w:bCs/>
                          <w:color w:val="FF0000"/>
                          <w:sz w:val="22"/>
                          <w:szCs w:val="22"/>
                          <w:rPrChange w:id="2781" w:author="User" w:date="2025-11-28T15:59:00Z">
                            <w:rPr>
                              <w:rFonts w:eastAsia="標楷體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 xml:space="preserve">  </w:delText>
                      </w:r>
                      <w:r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2"/>
                          <w:szCs w:val="22"/>
                          <w:rPrChange w:id="2782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視藝：王晏庭師</w:delText>
                      </w:r>
                    </w:del>
                  </w:ins>
                </w:p>
                <w:p w14:paraId="25EBA1CB" w14:textId="79005AEB" w:rsidR="00B4497C" w:rsidRPr="008C7568" w:rsidDel="008E3227" w:rsidRDefault="00B4497C" w:rsidP="00B4497C">
                  <w:pPr>
                    <w:snapToGrid w:val="0"/>
                    <w:spacing w:beforeLines="20" w:before="72" w:afterLines="20" w:after="72"/>
                    <w:jc w:val="both"/>
                    <w:rPr>
                      <w:ins w:id="2783" w:author="Windows 使用者" w:date="2024-08-13T09:22:00Z"/>
                      <w:del w:id="2784" w:author="User" w:date="2025-08-20T11:30:00Z"/>
                      <w:rFonts w:eastAsia="標楷體"/>
                      <w:b/>
                      <w:bCs/>
                      <w:color w:val="FF0000"/>
                      <w:sz w:val="22"/>
                      <w:szCs w:val="22"/>
                      <w:rPrChange w:id="2785" w:author="User" w:date="2025-11-28T15:59:00Z">
                        <w:rPr>
                          <w:ins w:id="2786" w:author="Windows 使用者" w:date="2024-08-13T09:22:00Z"/>
                          <w:del w:id="2787" w:author="User" w:date="2025-08-20T11:30:00Z"/>
                          <w:rFonts w:eastAsia="標楷體"/>
                          <w:color w:val="000000" w:themeColor="text1"/>
                          <w:sz w:val="22"/>
                          <w:szCs w:val="22"/>
                        </w:rPr>
                      </w:rPrChange>
                    </w:rPr>
                  </w:pPr>
                  <w:ins w:id="2788" w:author="Windows 使用者" w:date="2024-08-13T09:22:00Z">
                    <w:del w:id="2789" w:author="User" w:date="2025-08-20T11:30:00Z">
                      <w:r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2"/>
                          <w:szCs w:val="22"/>
                          <w:rPrChange w:id="2790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體育：</w:delText>
                      </w:r>
                    </w:del>
                  </w:ins>
                  <w:ins w:id="2791" w:author="Windows 使用者" w:date="2024-10-07T10:42:00Z">
                    <w:del w:id="2792" w:author="User" w:date="2025-08-20T11:30:00Z">
                      <w:r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2"/>
                          <w:szCs w:val="22"/>
                          <w:rPrChange w:id="2793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張芙綸</w:delText>
                      </w:r>
                    </w:del>
                  </w:ins>
                  <w:ins w:id="2794" w:author="Windows 使用者" w:date="2024-08-13T09:22:00Z">
                    <w:del w:id="2795" w:author="User" w:date="2025-08-20T11:30:00Z">
                      <w:r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2"/>
                          <w:szCs w:val="22"/>
                          <w:rPrChange w:id="2796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師</w:delText>
                      </w:r>
                      <w:r w:rsidRPr="008C7568" w:rsidDel="008E3227">
                        <w:rPr>
                          <w:rFonts w:eastAsia="標楷體"/>
                          <w:b/>
                          <w:bCs/>
                          <w:color w:val="FF0000"/>
                          <w:sz w:val="22"/>
                          <w:szCs w:val="22"/>
                          <w:rPrChange w:id="2797" w:author="User" w:date="2025-11-28T15:59:00Z">
                            <w:rPr>
                              <w:rFonts w:eastAsia="標楷體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 xml:space="preserve">  </w:delText>
                      </w:r>
                      <w:r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2"/>
                          <w:szCs w:val="22"/>
                          <w:rPrChange w:id="2798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健教：</w:delText>
                      </w:r>
                      <w:r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2"/>
                          <w:szCs w:val="26"/>
                          <w:rPrChange w:id="2799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6"/>
                            </w:rPr>
                          </w:rPrChange>
                        </w:rPr>
                        <w:delText>王曉明師</w:delText>
                      </w:r>
                      <w:r w:rsidRPr="008C7568" w:rsidDel="008E3227">
                        <w:rPr>
                          <w:rFonts w:eastAsia="標楷體"/>
                          <w:b/>
                          <w:bCs/>
                          <w:color w:val="FF0000"/>
                          <w:sz w:val="22"/>
                          <w:szCs w:val="22"/>
                          <w:rPrChange w:id="2800" w:author="User" w:date="2025-11-28T15:59:00Z">
                            <w:rPr>
                              <w:rFonts w:eastAsia="標楷體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 xml:space="preserve">  </w:delText>
                      </w:r>
                      <w:r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2"/>
                          <w:szCs w:val="22"/>
                          <w:rPrChange w:id="2801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童軍：</w:delText>
                      </w:r>
                    </w:del>
                  </w:ins>
                  <w:ins w:id="2802" w:author="Windows 使用者" w:date="2024-08-15T08:48:00Z">
                    <w:del w:id="2803" w:author="User" w:date="2025-08-20T11:30:00Z">
                      <w:r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2"/>
                          <w:szCs w:val="26"/>
                          <w:rPrChange w:id="2804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6"/>
                            </w:rPr>
                          </w:rPrChange>
                        </w:rPr>
                        <w:delText>莊青樺</w:delText>
                      </w:r>
                    </w:del>
                  </w:ins>
                  <w:ins w:id="2805" w:author="Windows 使用者" w:date="2024-08-13T09:22:00Z">
                    <w:del w:id="2806" w:author="User" w:date="2025-08-20T11:30:00Z">
                      <w:r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2"/>
                          <w:szCs w:val="22"/>
                          <w:rPrChange w:id="2807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師</w:delText>
                      </w:r>
                      <w:r w:rsidRPr="008C7568" w:rsidDel="008E3227">
                        <w:rPr>
                          <w:rFonts w:eastAsia="標楷體"/>
                          <w:b/>
                          <w:bCs/>
                          <w:color w:val="FF0000"/>
                          <w:sz w:val="22"/>
                          <w:szCs w:val="22"/>
                          <w:rPrChange w:id="2808" w:author="User" w:date="2025-11-28T15:59:00Z">
                            <w:rPr>
                              <w:rFonts w:eastAsia="標楷體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 xml:space="preserve">  </w:delText>
                      </w:r>
                      <w:r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2"/>
                          <w:szCs w:val="22"/>
                          <w:rPrChange w:id="2809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輔導：胡安娣師</w:delText>
                      </w:r>
                      <w:r w:rsidRPr="008C7568" w:rsidDel="008E3227">
                        <w:rPr>
                          <w:rFonts w:eastAsia="標楷體"/>
                          <w:b/>
                          <w:bCs/>
                          <w:color w:val="FF0000"/>
                          <w:sz w:val="22"/>
                          <w:szCs w:val="22"/>
                          <w:rPrChange w:id="2810" w:author="User" w:date="2025-11-28T15:59:00Z">
                            <w:rPr>
                              <w:rFonts w:eastAsia="標楷體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 xml:space="preserve">  </w:delText>
                      </w:r>
                      <w:r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2"/>
                          <w:szCs w:val="22"/>
                          <w:rPrChange w:id="2811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家政：林怡樺師</w:delText>
                      </w:r>
                      <w:r w:rsidRPr="008C7568" w:rsidDel="008E3227">
                        <w:rPr>
                          <w:rFonts w:eastAsia="標楷體"/>
                          <w:b/>
                          <w:bCs/>
                          <w:color w:val="FF0000"/>
                          <w:sz w:val="22"/>
                          <w:szCs w:val="22"/>
                          <w:rPrChange w:id="2812" w:author="User" w:date="2025-11-28T15:59:00Z">
                            <w:rPr>
                              <w:rFonts w:eastAsia="標楷體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 xml:space="preserve">  </w:delText>
                      </w:r>
                    </w:del>
                  </w:ins>
                </w:p>
                <w:p w14:paraId="5BAAC189" w14:textId="4AA5AB7D" w:rsidR="00B4497C" w:rsidRPr="008C7568" w:rsidDel="008E3227" w:rsidRDefault="00B4497C" w:rsidP="00B4497C">
                  <w:pPr>
                    <w:snapToGrid w:val="0"/>
                    <w:spacing w:beforeLines="20" w:before="72" w:afterLines="20" w:after="72"/>
                    <w:jc w:val="both"/>
                    <w:rPr>
                      <w:ins w:id="2813" w:author="Windows 使用者" w:date="2024-08-13T09:22:00Z"/>
                      <w:del w:id="2814" w:author="User" w:date="2025-08-20T11:30:00Z"/>
                      <w:rFonts w:eastAsia="標楷體"/>
                      <w:b/>
                      <w:bCs/>
                      <w:color w:val="FF0000"/>
                      <w:sz w:val="22"/>
                      <w:szCs w:val="22"/>
                      <w:rPrChange w:id="2815" w:author="User" w:date="2025-11-28T15:59:00Z">
                        <w:rPr>
                          <w:ins w:id="2816" w:author="Windows 使用者" w:date="2024-08-13T09:22:00Z"/>
                          <w:del w:id="2817" w:author="User" w:date="2025-08-20T11:30:00Z"/>
                          <w:rFonts w:eastAsia="標楷體"/>
                          <w:color w:val="000000" w:themeColor="text1"/>
                          <w:sz w:val="22"/>
                          <w:szCs w:val="22"/>
                        </w:rPr>
                      </w:rPrChange>
                    </w:rPr>
                  </w:pPr>
                  <w:ins w:id="2818" w:author="Windows 使用者" w:date="2024-08-13T09:22:00Z">
                    <w:del w:id="2819" w:author="User" w:date="2025-08-20T11:30:00Z">
                      <w:r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2"/>
                          <w:szCs w:val="22"/>
                          <w:rPrChange w:id="2820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資訊：</w:delText>
                      </w:r>
                      <w:r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2"/>
                          <w:szCs w:val="26"/>
                          <w:rPrChange w:id="2821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6"/>
                            </w:rPr>
                          </w:rPrChange>
                        </w:rPr>
                        <w:delText>王曉明師</w:delText>
                      </w:r>
                      <w:r w:rsidRPr="008C7568" w:rsidDel="008E3227">
                        <w:rPr>
                          <w:rFonts w:eastAsia="標楷體"/>
                          <w:b/>
                          <w:bCs/>
                          <w:color w:val="FF0000"/>
                          <w:sz w:val="22"/>
                          <w:szCs w:val="22"/>
                          <w:rPrChange w:id="2822" w:author="User" w:date="2025-11-28T15:59:00Z">
                            <w:rPr>
                              <w:rFonts w:eastAsia="標楷體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 xml:space="preserve">  </w:delText>
                      </w:r>
                      <w:r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2"/>
                          <w:szCs w:val="22"/>
                          <w:rPrChange w:id="2823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生科：林順成師</w:delText>
                      </w:r>
                      <w:r w:rsidRPr="008C7568" w:rsidDel="008E3227">
                        <w:rPr>
                          <w:rFonts w:eastAsia="標楷體"/>
                          <w:b/>
                          <w:bCs/>
                          <w:color w:val="FF0000"/>
                          <w:sz w:val="22"/>
                          <w:szCs w:val="22"/>
                          <w:rPrChange w:id="2824" w:author="User" w:date="2025-11-28T15:59:00Z">
                            <w:rPr>
                              <w:rFonts w:eastAsia="標楷體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 xml:space="preserve">  </w:delText>
                      </w:r>
                      <w:r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2"/>
                          <w:szCs w:val="22"/>
                          <w:rPrChange w:id="2825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邏輯推理</w:delText>
                      </w:r>
                      <w:r w:rsidRPr="008C7568" w:rsidDel="008E3227">
                        <w:rPr>
                          <w:rFonts w:ascii="標楷體" w:eastAsia="標楷體" w:hAnsi="標楷體" w:hint="eastAsia"/>
                          <w:b/>
                          <w:bCs/>
                          <w:color w:val="FF0000"/>
                          <w:sz w:val="22"/>
                          <w:szCs w:val="22"/>
                          <w:rPrChange w:id="2826" w:author="User" w:date="2025-11-28T15:59:00Z">
                            <w:rPr>
                              <w:rFonts w:ascii="標楷體" w:eastAsia="標楷體" w:hAnsi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：</w:delText>
                      </w:r>
                      <w:r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2"/>
                          <w:szCs w:val="22"/>
                          <w:rPrChange w:id="2827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張鈞棨師</w:delText>
                      </w:r>
                      <w:r w:rsidRPr="008C7568" w:rsidDel="008E3227">
                        <w:rPr>
                          <w:rFonts w:ascii="標楷體" w:eastAsia="標楷體" w:hAnsi="標楷體"/>
                          <w:b/>
                          <w:bCs/>
                          <w:color w:val="FF0000"/>
                          <w:sz w:val="22"/>
                          <w:szCs w:val="22"/>
                          <w:rPrChange w:id="2828" w:author="User" w:date="2025-11-28T15:59:00Z">
                            <w:rPr>
                              <w:rFonts w:ascii="標楷體" w:eastAsia="標楷體" w:hAnsi="標楷體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 xml:space="preserve">    </w:delText>
                      </w:r>
                    </w:del>
                  </w:ins>
                  <w:ins w:id="2829" w:author="Windows 使用者" w:date="2024-08-15T08:48:00Z">
                    <w:del w:id="2830" w:author="User" w:date="2025-08-20T11:30:00Z">
                      <w:r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2"/>
                          <w:szCs w:val="22"/>
                          <w:rPrChange w:id="2831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環境探索</w:delText>
                      </w:r>
                    </w:del>
                  </w:ins>
                  <w:ins w:id="2832" w:author="Windows 使用者" w:date="2024-08-13T09:22:00Z">
                    <w:del w:id="2833" w:author="User" w:date="2025-08-20T11:30:00Z">
                      <w:r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2"/>
                          <w:szCs w:val="22"/>
                          <w:rPrChange w:id="2834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：</w:delText>
                      </w:r>
                    </w:del>
                  </w:ins>
                  <w:ins w:id="2835" w:author="Windows 使用者" w:date="2024-08-15T08:48:00Z">
                    <w:del w:id="2836" w:author="User" w:date="2025-08-20T11:30:00Z">
                      <w:r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2"/>
                          <w:szCs w:val="22"/>
                          <w:rPrChange w:id="2837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王曉明</w:delText>
                      </w:r>
                    </w:del>
                  </w:ins>
                  <w:ins w:id="2838" w:author="Windows 使用者" w:date="2024-08-13T09:22:00Z">
                    <w:del w:id="2839" w:author="User" w:date="2025-08-20T11:30:00Z">
                      <w:r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2"/>
                          <w:szCs w:val="22"/>
                          <w:rPrChange w:id="2840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師</w:delText>
                      </w:r>
                      <w:r w:rsidRPr="008C7568" w:rsidDel="008E3227">
                        <w:rPr>
                          <w:rFonts w:eastAsia="標楷體"/>
                          <w:b/>
                          <w:bCs/>
                          <w:color w:val="FF0000"/>
                          <w:sz w:val="22"/>
                          <w:szCs w:val="22"/>
                          <w:rPrChange w:id="2841" w:author="User" w:date="2025-11-28T15:59:00Z">
                            <w:rPr>
                              <w:rFonts w:eastAsia="標楷體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 xml:space="preserve"> </w:delText>
                      </w:r>
                    </w:del>
                  </w:ins>
                </w:p>
                <w:p w14:paraId="40CF87FA" w14:textId="3FA43B3C" w:rsidR="00B4497C" w:rsidRPr="008C7568" w:rsidDel="008E3227" w:rsidRDefault="00B4497C" w:rsidP="00B4497C">
                  <w:pPr>
                    <w:snapToGrid w:val="0"/>
                    <w:spacing w:beforeLines="20" w:before="72" w:afterLines="20" w:after="72"/>
                    <w:jc w:val="both"/>
                    <w:rPr>
                      <w:ins w:id="2842" w:author="Windows 使用者" w:date="2024-08-13T09:22:00Z"/>
                      <w:del w:id="2843" w:author="User" w:date="2025-08-20T11:30:00Z"/>
                      <w:rFonts w:eastAsia="標楷體"/>
                      <w:b/>
                      <w:bCs/>
                      <w:color w:val="FF0000"/>
                      <w:sz w:val="22"/>
                      <w:szCs w:val="22"/>
                      <w:rPrChange w:id="2844" w:author="User" w:date="2025-11-28T15:59:00Z">
                        <w:rPr>
                          <w:ins w:id="2845" w:author="Windows 使用者" w:date="2024-08-13T09:22:00Z"/>
                          <w:del w:id="2846" w:author="User" w:date="2025-08-20T11:30:00Z"/>
                          <w:rFonts w:eastAsia="標楷體"/>
                          <w:color w:val="000000" w:themeColor="text1"/>
                          <w:sz w:val="22"/>
                          <w:szCs w:val="22"/>
                        </w:rPr>
                      </w:rPrChange>
                    </w:rPr>
                  </w:pPr>
                  <w:ins w:id="2847" w:author="Windows 使用者" w:date="2024-08-13T09:22:00Z">
                    <w:del w:id="2848" w:author="User" w:date="2025-08-20T11:30:00Z">
                      <w:r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2"/>
                          <w:szCs w:val="22"/>
                          <w:rPrChange w:id="2849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生活英語：莊青樺師</w:delText>
                      </w:r>
                      <w:r w:rsidRPr="008C7568" w:rsidDel="008E3227">
                        <w:rPr>
                          <w:rFonts w:eastAsia="標楷體"/>
                          <w:b/>
                          <w:bCs/>
                          <w:color w:val="FF0000"/>
                          <w:sz w:val="22"/>
                          <w:szCs w:val="22"/>
                          <w:rPrChange w:id="2850" w:author="User" w:date="2025-11-28T15:59:00Z">
                            <w:rPr>
                              <w:rFonts w:eastAsia="標楷體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 xml:space="preserve">  </w:delText>
                      </w:r>
                      <w:r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2"/>
                          <w:szCs w:val="22"/>
                          <w:rPrChange w:id="2851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閱讀：莊青樺師</w:delText>
                      </w:r>
                      <w:r w:rsidRPr="008C7568" w:rsidDel="008E3227">
                        <w:rPr>
                          <w:rFonts w:eastAsia="標楷體"/>
                          <w:b/>
                          <w:bCs/>
                          <w:color w:val="FF0000"/>
                          <w:sz w:val="22"/>
                          <w:szCs w:val="22"/>
                          <w:rPrChange w:id="2852" w:author="User" w:date="2025-11-28T15:59:00Z">
                            <w:rPr>
                              <w:rFonts w:eastAsia="標楷體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 xml:space="preserve">  </w:delText>
                      </w:r>
                      <w:r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2"/>
                          <w:szCs w:val="22"/>
                          <w:rPrChange w:id="2853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本土語</w:delText>
                      </w:r>
                      <w:r w:rsidRPr="008C7568" w:rsidDel="008E3227">
                        <w:rPr>
                          <w:rFonts w:ascii="標楷體" w:eastAsia="標楷體" w:hAnsi="標楷體" w:hint="eastAsia"/>
                          <w:b/>
                          <w:bCs/>
                          <w:color w:val="FF0000"/>
                          <w:sz w:val="22"/>
                          <w:szCs w:val="22"/>
                          <w:rPrChange w:id="2854" w:author="User" w:date="2025-11-28T15:59:00Z">
                            <w:rPr>
                              <w:rFonts w:ascii="標楷體" w:eastAsia="標楷體" w:hAnsi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：顏宏牲師</w:delText>
                      </w:r>
                      <w:r w:rsidRPr="008C7568" w:rsidDel="008E3227">
                        <w:rPr>
                          <w:rFonts w:ascii="標楷體" w:eastAsia="標楷體" w:hAnsi="標楷體"/>
                          <w:b/>
                          <w:bCs/>
                          <w:color w:val="FF0000"/>
                          <w:sz w:val="22"/>
                          <w:szCs w:val="22"/>
                          <w:rPrChange w:id="2855" w:author="User" w:date="2025-11-28T15:59:00Z">
                            <w:rPr>
                              <w:rFonts w:ascii="標楷體" w:eastAsia="標楷體" w:hAnsi="標楷體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 xml:space="preserve"> </w:delText>
                      </w:r>
                      <w:r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2"/>
                          <w:szCs w:val="26"/>
                          <w:rPrChange w:id="2856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6"/>
                            </w:rPr>
                          </w:rPrChange>
                        </w:rPr>
                        <w:delText>聯課：</w:delText>
                      </w:r>
                      <w:r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2"/>
                          <w:szCs w:val="22"/>
                          <w:rPrChange w:id="2857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王晏庭</w:delText>
                      </w:r>
                      <w:r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2"/>
                          <w:szCs w:val="26"/>
                          <w:rPrChange w:id="2858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6"/>
                            </w:rPr>
                          </w:rPrChange>
                        </w:rPr>
                        <w:delText>師</w:delText>
                      </w:r>
                    </w:del>
                  </w:ins>
                </w:p>
                <w:p w14:paraId="74A0482D" w14:textId="7005E3A0" w:rsidR="00B4497C" w:rsidRPr="008C7568" w:rsidDel="008E3227" w:rsidRDefault="00B4497C" w:rsidP="00B4497C">
                  <w:pPr>
                    <w:snapToGrid w:val="0"/>
                    <w:spacing w:beforeLines="20" w:before="72" w:afterLines="20" w:after="72"/>
                    <w:jc w:val="both"/>
                    <w:rPr>
                      <w:ins w:id="2859" w:author="Windows 使用者" w:date="2024-08-13T09:22:00Z"/>
                      <w:del w:id="2860" w:author="User" w:date="2025-08-20T11:30:00Z"/>
                      <w:rFonts w:eastAsia="標楷體"/>
                      <w:b/>
                      <w:bCs/>
                      <w:color w:val="FF0000"/>
                      <w:sz w:val="20"/>
                      <w:szCs w:val="22"/>
                      <w:rPrChange w:id="2861" w:author="User" w:date="2025-11-28T15:59:00Z">
                        <w:rPr>
                          <w:ins w:id="2862" w:author="Windows 使用者" w:date="2024-08-13T09:22:00Z"/>
                          <w:del w:id="2863" w:author="User" w:date="2025-08-20T11:30:00Z"/>
                          <w:rFonts w:eastAsia="標楷體"/>
                          <w:b/>
                          <w:color w:val="000000" w:themeColor="text1"/>
                          <w:sz w:val="20"/>
                          <w:szCs w:val="22"/>
                        </w:rPr>
                      </w:rPrChange>
                    </w:rPr>
                  </w:pPr>
                  <w:ins w:id="2864" w:author="Windows 使用者" w:date="2024-08-13T09:22:00Z">
                    <w:del w:id="2865" w:author="User" w:date="2025-08-20T11:30:00Z">
                      <w:r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0"/>
                          <w:szCs w:val="22"/>
                          <w:rPrChange w:id="2866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技藝時間：</w:delText>
                      </w:r>
                      <w:r w:rsidRPr="008C7568" w:rsidDel="008E3227">
                        <w:rPr>
                          <w:rFonts w:eastAsia="標楷體"/>
                          <w:b/>
                          <w:bCs/>
                          <w:color w:val="FF0000"/>
                          <w:sz w:val="20"/>
                          <w:szCs w:val="22"/>
                          <w:rPrChange w:id="2867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09/10</w:delText>
                      </w:r>
                      <w:r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0"/>
                          <w:szCs w:val="22"/>
                          <w:rPrChange w:id="2868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8E3227">
                        <w:rPr>
                          <w:rFonts w:eastAsia="標楷體"/>
                          <w:b/>
                          <w:bCs/>
                          <w:color w:val="FF0000"/>
                          <w:sz w:val="20"/>
                          <w:szCs w:val="22"/>
                          <w:rPrChange w:id="2869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09/24</w:delText>
                      </w:r>
                      <w:r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0"/>
                          <w:szCs w:val="22"/>
                          <w:rPrChange w:id="2870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8E3227">
                        <w:rPr>
                          <w:rFonts w:eastAsia="標楷體"/>
                          <w:b/>
                          <w:bCs/>
                          <w:color w:val="FF0000"/>
                          <w:sz w:val="20"/>
                          <w:szCs w:val="22"/>
                          <w:rPrChange w:id="2871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10/08</w:delText>
                      </w:r>
                      <w:r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0"/>
                          <w:szCs w:val="22"/>
                          <w:rPrChange w:id="2872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8E3227">
                        <w:rPr>
                          <w:rFonts w:eastAsia="標楷體"/>
                          <w:b/>
                          <w:bCs/>
                          <w:color w:val="FF0000"/>
                          <w:sz w:val="20"/>
                          <w:szCs w:val="22"/>
                          <w:rPrChange w:id="2873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10/22</w:delText>
                      </w:r>
                      <w:r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0"/>
                          <w:szCs w:val="22"/>
                          <w:rPrChange w:id="2874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8E3227">
                        <w:rPr>
                          <w:rFonts w:eastAsia="標楷體"/>
                          <w:b/>
                          <w:bCs/>
                          <w:color w:val="FF0000"/>
                          <w:sz w:val="20"/>
                          <w:szCs w:val="22"/>
                          <w:rPrChange w:id="2875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11/05</w:delText>
                      </w:r>
                      <w:r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0"/>
                          <w:szCs w:val="22"/>
                          <w:rPrChange w:id="2876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8E3227">
                        <w:rPr>
                          <w:rFonts w:eastAsia="標楷體"/>
                          <w:b/>
                          <w:bCs/>
                          <w:color w:val="FF0000"/>
                          <w:sz w:val="20"/>
                          <w:szCs w:val="22"/>
                          <w:rPrChange w:id="2877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11/19</w:delText>
                      </w:r>
                      <w:r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0"/>
                          <w:szCs w:val="22"/>
                          <w:rPrChange w:id="2878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8E3227">
                        <w:rPr>
                          <w:rFonts w:eastAsia="標楷體"/>
                          <w:b/>
                          <w:bCs/>
                          <w:color w:val="FF0000"/>
                          <w:sz w:val="20"/>
                          <w:szCs w:val="22"/>
                          <w:rPrChange w:id="2879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12/03</w:delText>
                      </w:r>
                      <w:r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0"/>
                          <w:szCs w:val="22"/>
                          <w:rPrChange w:id="2880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8E3227">
                        <w:rPr>
                          <w:rFonts w:eastAsia="標楷體"/>
                          <w:b/>
                          <w:bCs/>
                          <w:color w:val="FF0000"/>
                          <w:sz w:val="20"/>
                          <w:szCs w:val="22"/>
                          <w:rPrChange w:id="2881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12/17</w:delText>
                      </w:r>
                      <w:r w:rsidRPr="008C7568" w:rsidDel="008E3227">
                        <w:rPr>
                          <w:rFonts w:eastAsia="標楷體" w:hint="eastAsia"/>
                          <w:b/>
                          <w:bCs/>
                          <w:color w:val="FF0000"/>
                          <w:sz w:val="20"/>
                          <w:szCs w:val="22"/>
                          <w:rPrChange w:id="2882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8E3227">
                        <w:rPr>
                          <w:rFonts w:eastAsia="標楷體"/>
                          <w:b/>
                          <w:bCs/>
                          <w:color w:val="FF0000"/>
                          <w:sz w:val="20"/>
                          <w:szCs w:val="22"/>
                          <w:rPrChange w:id="2883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12/31</w:delText>
                      </w:r>
                    </w:del>
                  </w:ins>
                </w:p>
                <w:p w14:paraId="5EE9E8C3" w14:textId="77777777" w:rsidR="008E3227" w:rsidRPr="008C7568" w:rsidRDefault="008E3227" w:rsidP="00B4497C">
                  <w:pPr>
                    <w:snapToGrid w:val="0"/>
                    <w:spacing w:beforeLines="20" w:before="72" w:afterLines="20" w:after="72"/>
                    <w:jc w:val="both"/>
                    <w:rPr>
                      <w:ins w:id="2884" w:author="User" w:date="2025-08-20T11:30:00Z"/>
                      <w:rFonts w:eastAsia="標楷體"/>
                      <w:b/>
                      <w:bCs/>
                      <w:color w:val="FF0000"/>
                      <w:sz w:val="20"/>
                      <w:szCs w:val="22"/>
                      <w:rPrChange w:id="2885" w:author="User" w:date="2025-11-28T15:59:00Z">
                        <w:rPr>
                          <w:ins w:id="2886" w:author="User" w:date="2025-08-20T11:30:00Z"/>
                          <w:rFonts w:eastAsia="標楷體"/>
                          <w:b/>
                          <w:color w:val="FF0000"/>
                          <w:sz w:val="20"/>
                          <w:szCs w:val="22"/>
                        </w:rPr>
                      </w:rPrChange>
                    </w:rPr>
                  </w:pPr>
                </w:p>
                <w:p w14:paraId="7EB438C5" w14:textId="259E51B6" w:rsidR="00B4497C" w:rsidRPr="008C7568" w:rsidDel="00196229" w:rsidRDefault="00AC53E5" w:rsidP="00B4497C">
                  <w:pPr>
                    <w:snapToGrid w:val="0"/>
                    <w:spacing w:beforeLines="20" w:before="72" w:afterLines="20" w:after="72"/>
                    <w:jc w:val="both"/>
                    <w:rPr>
                      <w:del w:id="2887" w:author="Windows 使用者" w:date="2024-08-13T09:18:00Z"/>
                      <w:rFonts w:eastAsia="標楷體"/>
                      <w:color w:val="FF0000"/>
                      <w:sz w:val="22"/>
                      <w:szCs w:val="26"/>
                      <w:rPrChange w:id="2888" w:author="User" w:date="2025-11-28T15:59:00Z">
                        <w:rPr>
                          <w:del w:id="2889" w:author="Windows 使用者" w:date="2024-08-13T09:18:00Z"/>
                          <w:rFonts w:eastAsia="標楷體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</w:pPr>
                  <w:ins w:id="2890" w:author="User" w:date="2025-08-20T11:46:00Z"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2891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社團</w:t>
                    </w:r>
                  </w:ins>
                  <w:ins w:id="2892" w:author="Windows 使用者" w:date="2024-08-13T09:22:00Z">
                    <w:del w:id="2893" w:author="User" w:date="2025-08-20T11:46:00Z">
                      <w:r w:rsidR="00B4497C" w:rsidRPr="008C7568" w:rsidDel="00AC53E5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2894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聯課</w:delText>
                      </w:r>
                    </w:del>
                    <w:r w:rsidR="00B4497C"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2895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t>時間：</w:t>
                    </w:r>
                    <w:r w:rsidR="00B4497C"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2896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t>09/0</w:t>
                    </w:r>
                  </w:ins>
                  <w:ins w:id="2897" w:author="User" w:date="2025-08-20T11:36:00Z">
                    <w:r w:rsidR="002C0D08"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2898" w:author="User" w:date="2025-11-28T15:59:00Z">
                          <w:rPr>
                            <w:rFonts w:eastAsia="標楷體"/>
                            <w:b/>
                            <w:color w:val="FF0000"/>
                            <w:sz w:val="20"/>
                            <w:szCs w:val="22"/>
                          </w:rPr>
                        </w:rPrChange>
                      </w:rPr>
                      <w:t>4</w:t>
                    </w:r>
                  </w:ins>
                  <w:ins w:id="2899" w:author="Windows 使用者" w:date="2024-08-13T09:22:00Z">
                    <w:del w:id="2900" w:author="User" w:date="2025-08-20T11:36:00Z">
                      <w:r w:rsidR="00B4497C" w:rsidRPr="008C7568" w:rsidDel="002C0D08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2901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5</w:delText>
                      </w:r>
                    </w:del>
                    <w:r w:rsidR="00B4497C"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2902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</w:ins>
                  <w:ins w:id="2903" w:author="User" w:date="2025-08-20T11:37:00Z">
                    <w:r w:rsidR="002C0D08"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2904" w:author="User" w:date="2025-11-28T15:59:00Z">
                          <w:rPr>
                            <w:rFonts w:eastAsia="標楷體"/>
                            <w:b/>
                            <w:color w:val="FF0000"/>
                            <w:sz w:val="20"/>
                            <w:szCs w:val="22"/>
                          </w:rPr>
                        </w:rPrChange>
                      </w:rPr>
                      <w:t>10</w:t>
                    </w:r>
                  </w:ins>
                  <w:ins w:id="2905" w:author="Windows 使用者" w:date="2024-08-13T09:22:00Z">
                    <w:del w:id="2906" w:author="User" w:date="2025-08-20T11:37:00Z">
                      <w:r w:rsidR="00B4497C" w:rsidRPr="008C7568" w:rsidDel="002C0D08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2907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</w:delText>
                      </w:r>
                    </w:del>
                    <w:r w:rsidR="00B4497C"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2908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t>/</w:t>
                    </w:r>
                  </w:ins>
                  <w:ins w:id="2909" w:author="User" w:date="2025-08-20T11:37:00Z">
                    <w:r w:rsidR="002C0D08"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2910" w:author="User" w:date="2025-11-28T15:59:00Z">
                          <w:rPr>
                            <w:rFonts w:eastAsia="標楷體"/>
                            <w:b/>
                            <w:color w:val="FF0000"/>
                            <w:sz w:val="20"/>
                            <w:szCs w:val="22"/>
                          </w:rPr>
                        </w:rPrChange>
                      </w:rPr>
                      <w:t>02</w:t>
                    </w:r>
                  </w:ins>
                  <w:ins w:id="2911" w:author="Windows 使用者" w:date="2024-08-13T09:22:00Z">
                    <w:del w:id="2912" w:author="User" w:date="2025-08-20T11:37:00Z">
                      <w:r w:rsidR="00B4497C" w:rsidRPr="008C7568" w:rsidDel="002C0D08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2913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</w:delText>
                      </w:r>
                    </w:del>
                    <w:r w:rsidR="00B4497C"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2914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="00B4497C"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2915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t>10/</w:t>
                    </w:r>
                  </w:ins>
                  <w:ins w:id="2916" w:author="User" w:date="2025-08-20T11:37:00Z">
                    <w:r w:rsidR="002C0D08"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2917" w:author="User" w:date="2025-11-28T15:59:00Z">
                          <w:rPr>
                            <w:rFonts w:eastAsia="標楷體"/>
                            <w:b/>
                            <w:color w:val="FF0000"/>
                            <w:sz w:val="20"/>
                            <w:szCs w:val="22"/>
                          </w:rPr>
                        </w:rPrChange>
                      </w:rPr>
                      <w:t>16</w:t>
                    </w:r>
                  </w:ins>
                  <w:ins w:id="2918" w:author="Windows 使用者" w:date="2024-08-13T09:22:00Z">
                    <w:del w:id="2919" w:author="User" w:date="2025-08-20T11:37:00Z">
                      <w:r w:rsidR="00B4497C" w:rsidRPr="008C7568" w:rsidDel="002C0D08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2920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03</w:delText>
                      </w:r>
                    </w:del>
                    <w:del w:id="2921" w:author="User" w:date="2025-08-20T13:27:00Z">
                      <w:r w:rsidR="00B4497C" w:rsidRPr="008C7568" w:rsidDel="00404631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2922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B4497C" w:rsidRPr="008C7568" w:rsidDel="00404631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2923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</w:delText>
                      </w:r>
                    </w:del>
                    <w:del w:id="2924" w:author="User" w:date="2025-08-20T11:37:00Z">
                      <w:r w:rsidR="00B4497C" w:rsidRPr="008C7568" w:rsidDel="002C0D08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2925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17</w:delText>
                      </w:r>
                    </w:del>
                    <w:r w:rsidR="00B4497C"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2926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="00B4497C"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2927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t>1</w:t>
                    </w:r>
                  </w:ins>
                  <w:ins w:id="2928" w:author="User" w:date="2025-08-20T11:37:00Z">
                    <w:r w:rsidR="002C0D08"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2929" w:author="User" w:date="2025-11-28T15:59:00Z">
                          <w:rPr>
                            <w:rFonts w:eastAsia="標楷體"/>
                            <w:b/>
                            <w:color w:val="FF0000"/>
                            <w:sz w:val="20"/>
                            <w:szCs w:val="22"/>
                          </w:rPr>
                        </w:rPrChange>
                      </w:rPr>
                      <w:t>1/06</w:t>
                    </w:r>
                  </w:ins>
                  <w:ins w:id="2930" w:author="Windows 使用者" w:date="2024-08-13T09:22:00Z">
                    <w:del w:id="2931" w:author="User" w:date="2025-08-20T11:37:00Z">
                      <w:r w:rsidR="00B4497C" w:rsidRPr="008C7568" w:rsidDel="002C0D08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2932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0/24</w:delText>
                      </w:r>
                    </w:del>
                    <w:r w:rsidR="00B4497C"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2933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="00B4497C"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2934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t>11/</w:t>
                    </w:r>
                  </w:ins>
                  <w:ins w:id="2935" w:author="User" w:date="2025-08-20T11:37:00Z">
                    <w:r w:rsidR="002C0D08"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2936" w:author="User" w:date="2025-11-28T15:59:00Z">
                          <w:rPr>
                            <w:rFonts w:eastAsia="標楷體"/>
                            <w:b/>
                            <w:color w:val="FF0000"/>
                            <w:sz w:val="20"/>
                            <w:szCs w:val="22"/>
                          </w:rPr>
                        </w:rPrChange>
                      </w:rPr>
                      <w:t>13</w:t>
                    </w:r>
                  </w:ins>
                  <w:ins w:id="2937" w:author="Windows 使用者" w:date="2024-08-13T09:22:00Z">
                    <w:del w:id="2938" w:author="User" w:date="2025-08-20T11:37:00Z">
                      <w:r w:rsidR="00B4497C" w:rsidRPr="008C7568" w:rsidDel="002C0D08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2939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28</w:delText>
                      </w:r>
                    </w:del>
                    <w:r w:rsidR="00B4497C"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2940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="00B4497C"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2941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t>1</w:t>
                    </w:r>
                  </w:ins>
                  <w:ins w:id="2942" w:author="User" w:date="2025-08-20T11:37:00Z">
                    <w:r w:rsidR="002C0D08"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2943" w:author="User" w:date="2025-11-28T15:59:00Z">
                          <w:rPr>
                            <w:rFonts w:eastAsia="標楷體"/>
                            <w:b/>
                            <w:color w:val="FF0000"/>
                            <w:sz w:val="20"/>
                            <w:szCs w:val="22"/>
                          </w:rPr>
                        </w:rPrChange>
                      </w:rPr>
                      <w:t>1</w:t>
                    </w:r>
                  </w:ins>
                  <w:ins w:id="2944" w:author="Windows 使用者" w:date="2024-08-13T09:22:00Z">
                    <w:del w:id="2945" w:author="User" w:date="2025-08-20T11:37:00Z">
                      <w:r w:rsidR="00B4497C" w:rsidRPr="008C7568" w:rsidDel="002C0D08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2946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2</w:delText>
                      </w:r>
                    </w:del>
                    <w:r w:rsidR="00B4497C"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2947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t>/</w:t>
                    </w:r>
                  </w:ins>
                  <w:ins w:id="2948" w:author="User" w:date="2025-08-20T11:37:00Z">
                    <w:r w:rsidR="002C0D08"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2949" w:author="User" w:date="2025-11-28T15:59:00Z">
                          <w:rPr>
                            <w:rFonts w:eastAsia="標楷體"/>
                            <w:b/>
                            <w:color w:val="FF0000"/>
                            <w:sz w:val="20"/>
                            <w:szCs w:val="22"/>
                          </w:rPr>
                        </w:rPrChange>
                      </w:rPr>
                      <w:t>27</w:t>
                    </w:r>
                  </w:ins>
                  <w:ins w:id="2950" w:author="Windows 使用者" w:date="2024-08-13T09:22:00Z">
                    <w:del w:id="2951" w:author="User" w:date="2025-08-20T11:37:00Z">
                      <w:r w:rsidR="00B4497C" w:rsidRPr="008C7568" w:rsidDel="002C0D08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2952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05</w:delText>
                      </w:r>
                    </w:del>
                    <w:r w:rsidR="00B4497C"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2953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="00B4497C"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2954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t>12/</w:t>
                    </w:r>
                  </w:ins>
                  <w:ins w:id="2955" w:author="User" w:date="2025-08-20T11:38:00Z">
                    <w:r w:rsidR="002C0D08"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2956" w:author="User" w:date="2025-11-28T15:59:00Z">
                          <w:rPr>
                            <w:rFonts w:eastAsia="標楷體"/>
                            <w:b/>
                            <w:color w:val="FF0000"/>
                            <w:sz w:val="20"/>
                            <w:szCs w:val="22"/>
                          </w:rPr>
                        </w:rPrChange>
                      </w:rPr>
                      <w:t>04</w:t>
                    </w:r>
                  </w:ins>
                  <w:ins w:id="2957" w:author="Windows 使用者" w:date="2024-08-13T09:22:00Z">
                    <w:del w:id="2958" w:author="User" w:date="2025-08-20T11:38:00Z">
                      <w:r w:rsidR="00B4497C" w:rsidRPr="008C7568" w:rsidDel="002C0D08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2959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19</w:delText>
                      </w:r>
                    </w:del>
                    <w:del w:id="2960" w:author="User" w:date="2025-08-20T13:28:00Z">
                      <w:r w:rsidR="00B4497C" w:rsidRPr="008C7568" w:rsidDel="00404631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2961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</w:del>
                  </w:ins>
                  <w:ins w:id="2962" w:author="User" w:date="2025-08-20T11:38:00Z">
                    <w:r w:rsidR="002C0D08"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2963" w:author="User" w:date="2025-11-28T15:59:00Z">
                          <w:rPr>
                            <w:rFonts w:eastAsia="標楷體" w:hint="eastAsia"/>
                            <w:b/>
                            <w:color w:val="FF0000"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</w:ins>
                  <w:ins w:id="2964" w:author="Windows 使用者" w:date="2024-08-13T09:22:00Z">
                    <w:del w:id="2965" w:author="User" w:date="2025-08-20T11:38:00Z">
                      <w:r w:rsidR="00B4497C" w:rsidRPr="008C7568" w:rsidDel="002C0D08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2966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01</w:delText>
                      </w:r>
                    </w:del>
                  </w:ins>
                  <w:ins w:id="2967" w:author="User" w:date="2025-08-20T11:38:00Z">
                    <w:r w:rsidR="002C0D08"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2968" w:author="User" w:date="2025-11-28T15:59:00Z">
                          <w:rPr>
                            <w:rFonts w:eastAsia="標楷體"/>
                            <w:b/>
                            <w:color w:val="FF0000"/>
                            <w:sz w:val="20"/>
                            <w:szCs w:val="22"/>
                          </w:rPr>
                        </w:rPrChange>
                      </w:rPr>
                      <w:t>01/08</w:t>
                    </w:r>
                  </w:ins>
                  <w:ins w:id="2969" w:author="Windows 使用者" w:date="2024-08-13T09:22:00Z">
                    <w:del w:id="2970" w:author="User" w:date="2025-08-20T11:38:00Z">
                      <w:r w:rsidR="00B4497C" w:rsidRPr="008C7568" w:rsidDel="002C0D08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2971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/09</w:delText>
                      </w:r>
                    </w:del>
                  </w:ins>
                  <w:del w:id="2972" w:author="Windows 使用者" w:date="2024-08-13T09:18:00Z">
                    <w:r w:rsidR="00B4497C" w:rsidRPr="008C7568" w:rsidDel="00196229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2973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國文：</w:delText>
                    </w:r>
                  </w:del>
                  <w:del w:id="2974" w:author="Windows 使用者" w:date="2024-08-06T09:48:00Z">
                    <w:r w:rsidR="00B4497C" w:rsidRPr="008C7568" w:rsidDel="00034A59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2975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吳庭瑜</w:delText>
                    </w:r>
                  </w:del>
                  <w:del w:id="2976" w:author="Windows 使用者" w:date="2024-08-13T09:18:00Z">
                    <w:r w:rsidR="00B4497C" w:rsidRPr="008C7568" w:rsidDel="00196229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2977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師</w:delText>
                    </w:r>
                    <w:r w:rsidR="00B4497C" w:rsidRPr="008C7568" w:rsidDel="00196229">
                      <w:rPr>
                        <w:rFonts w:eastAsia="標楷體"/>
                        <w:color w:val="FF0000"/>
                        <w:sz w:val="22"/>
                        <w:szCs w:val="26"/>
                        <w:rPrChange w:id="2978" w:author="User" w:date="2025-11-28T15:59:00Z">
                          <w:rPr>
                            <w:rFonts w:eastAsia="標楷體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 xml:space="preserve">  </w:delText>
                    </w:r>
                    <w:r w:rsidR="00B4497C" w:rsidRPr="008C7568" w:rsidDel="00196229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2979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英文：莊青樺師</w:delText>
                    </w:r>
                    <w:r w:rsidR="00B4497C" w:rsidRPr="008C7568" w:rsidDel="00196229">
                      <w:rPr>
                        <w:rFonts w:eastAsia="標楷體"/>
                        <w:color w:val="FF0000"/>
                        <w:sz w:val="22"/>
                        <w:szCs w:val="26"/>
                        <w:rPrChange w:id="2980" w:author="User" w:date="2025-11-28T15:59:00Z">
                          <w:rPr>
                            <w:rFonts w:eastAsia="標楷體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 xml:space="preserve">  </w:delText>
                    </w:r>
                    <w:r w:rsidR="00B4497C" w:rsidRPr="008C7568" w:rsidDel="00196229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2981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數學：張鈞棨師</w:delText>
                    </w:r>
                    <w:r w:rsidR="00B4497C" w:rsidRPr="008C7568" w:rsidDel="00196229">
                      <w:rPr>
                        <w:rFonts w:eastAsia="標楷體"/>
                        <w:color w:val="FF0000"/>
                        <w:sz w:val="22"/>
                        <w:szCs w:val="26"/>
                        <w:rPrChange w:id="2982" w:author="User" w:date="2025-11-28T15:59:00Z">
                          <w:rPr>
                            <w:rFonts w:eastAsia="標楷體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 xml:space="preserve">  </w:delText>
                    </w:r>
                    <w:r w:rsidR="00B4497C" w:rsidRPr="008C7568" w:rsidDel="00196229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2983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自然：</w:delText>
                    </w:r>
                    <w:r w:rsidR="00B4497C" w:rsidRPr="008C7568" w:rsidDel="00196229">
                      <w:rPr>
                        <w:rFonts w:eastAsia="標楷體" w:hint="eastAsia"/>
                        <w:color w:val="FF0000"/>
                        <w:sz w:val="22"/>
                        <w:szCs w:val="22"/>
                        <w:rPrChange w:id="2984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王曉明</w:delText>
                    </w:r>
                    <w:r w:rsidR="00B4497C" w:rsidRPr="008C7568" w:rsidDel="00196229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2985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師</w:delText>
                    </w:r>
                    <w:r w:rsidR="00B4497C" w:rsidRPr="008C7568" w:rsidDel="00196229">
                      <w:rPr>
                        <w:rFonts w:eastAsia="標楷體"/>
                        <w:color w:val="FF0000"/>
                        <w:sz w:val="22"/>
                        <w:szCs w:val="26"/>
                        <w:rPrChange w:id="2986" w:author="User" w:date="2025-11-28T15:59:00Z">
                          <w:rPr>
                            <w:rFonts w:eastAsia="標楷體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 xml:space="preserve">  </w:delText>
                    </w:r>
                    <w:r w:rsidR="00B4497C" w:rsidRPr="008C7568" w:rsidDel="00196229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2987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歷史：</w:delText>
                    </w:r>
                  </w:del>
                  <w:del w:id="2988" w:author="Windows 使用者" w:date="2024-08-06T09:49:00Z">
                    <w:r w:rsidR="00B4497C" w:rsidRPr="008C7568" w:rsidDel="00034A59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2989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楊淑婷</w:delText>
                    </w:r>
                  </w:del>
                  <w:del w:id="2990" w:author="Windows 使用者" w:date="2024-08-13T09:18:00Z">
                    <w:r w:rsidR="00B4497C" w:rsidRPr="008C7568" w:rsidDel="00196229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2991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師</w:delText>
                    </w:r>
                    <w:r w:rsidR="00B4497C" w:rsidRPr="008C7568" w:rsidDel="00196229">
                      <w:rPr>
                        <w:rFonts w:eastAsia="標楷體"/>
                        <w:color w:val="FF0000"/>
                        <w:sz w:val="22"/>
                        <w:szCs w:val="26"/>
                        <w:rPrChange w:id="2992" w:author="User" w:date="2025-11-28T15:59:00Z">
                          <w:rPr>
                            <w:rFonts w:eastAsia="標楷體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 xml:space="preserve"> </w:delText>
                    </w:r>
                  </w:del>
                </w:p>
                <w:p w14:paraId="62F2CE08" w14:textId="17E2D897" w:rsidR="00B4497C" w:rsidRPr="008C7568" w:rsidDel="00196229" w:rsidRDefault="00B4497C" w:rsidP="00B4497C">
                  <w:pPr>
                    <w:snapToGrid w:val="0"/>
                    <w:spacing w:beforeLines="20" w:before="72" w:afterLines="20" w:after="72"/>
                    <w:jc w:val="both"/>
                    <w:rPr>
                      <w:del w:id="2993" w:author="Windows 使用者" w:date="2024-08-13T09:18:00Z"/>
                      <w:rFonts w:eastAsia="標楷體"/>
                      <w:color w:val="FF0000"/>
                      <w:sz w:val="22"/>
                      <w:szCs w:val="26"/>
                      <w:rPrChange w:id="2994" w:author="User" w:date="2025-11-28T15:59:00Z">
                        <w:rPr>
                          <w:del w:id="2995" w:author="Windows 使用者" w:date="2024-08-13T09:18:00Z"/>
                          <w:rFonts w:eastAsia="標楷體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</w:pPr>
                  <w:del w:id="2996" w:author="Windows 使用者" w:date="2024-08-13T09:18:00Z">
                    <w:r w:rsidRPr="008C7568" w:rsidDel="00196229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2997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地理：</w:delText>
                    </w:r>
                  </w:del>
                  <w:del w:id="2998" w:author="Windows 使用者" w:date="2024-08-06T09:49:00Z">
                    <w:r w:rsidRPr="008C7568" w:rsidDel="00034A59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2999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楊淑婷</w:delText>
                    </w:r>
                  </w:del>
                  <w:del w:id="3000" w:author="Windows 使用者" w:date="2024-08-13T09:18:00Z">
                    <w:r w:rsidRPr="008C7568" w:rsidDel="00196229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3001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師</w:delText>
                    </w:r>
                    <w:r w:rsidRPr="008C7568" w:rsidDel="00196229">
                      <w:rPr>
                        <w:rFonts w:eastAsia="標楷體"/>
                        <w:color w:val="FF0000"/>
                        <w:sz w:val="22"/>
                        <w:szCs w:val="26"/>
                        <w:rPrChange w:id="3002" w:author="User" w:date="2025-11-28T15:59:00Z">
                          <w:rPr>
                            <w:rFonts w:eastAsia="標楷體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 xml:space="preserve">  </w:delText>
                    </w:r>
                    <w:r w:rsidRPr="008C7568" w:rsidDel="00196229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3003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公民：</w:delText>
                    </w:r>
                  </w:del>
                  <w:del w:id="3004" w:author="Windows 使用者" w:date="2024-08-06T09:49:00Z">
                    <w:r w:rsidRPr="008C7568" w:rsidDel="00034A59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3005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楊淑婷</w:delText>
                    </w:r>
                  </w:del>
                  <w:del w:id="3006" w:author="Windows 使用者" w:date="2024-08-13T09:18:00Z">
                    <w:r w:rsidRPr="008C7568" w:rsidDel="00196229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3007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師</w:delText>
                    </w:r>
                    <w:r w:rsidRPr="008C7568" w:rsidDel="00196229">
                      <w:rPr>
                        <w:rFonts w:eastAsia="標楷體"/>
                        <w:color w:val="FF0000"/>
                        <w:sz w:val="22"/>
                        <w:szCs w:val="26"/>
                        <w:rPrChange w:id="3008" w:author="User" w:date="2025-11-28T15:59:00Z">
                          <w:rPr>
                            <w:rFonts w:eastAsia="標楷體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 xml:space="preserve">  </w:delText>
                    </w:r>
                    <w:r w:rsidRPr="008C7568" w:rsidDel="00196229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3009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表演：</w:delText>
                    </w:r>
                  </w:del>
                  <w:del w:id="3010" w:author="Windows 使用者" w:date="2024-08-06T09:49:00Z">
                    <w:r w:rsidRPr="008C7568" w:rsidDel="00034A59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3011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林丞宇</w:delText>
                    </w:r>
                  </w:del>
                  <w:del w:id="3012" w:author="Windows 使用者" w:date="2024-08-13T09:18:00Z">
                    <w:r w:rsidRPr="008C7568" w:rsidDel="00196229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3013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師</w:delText>
                    </w:r>
                    <w:r w:rsidRPr="008C7568" w:rsidDel="00196229">
                      <w:rPr>
                        <w:rFonts w:eastAsia="標楷體"/>
                        <w:color w:val="FF0000"/>
                        <w:sz w:val="22"/>
                        <w:szCs w:val="26"/>
                        <w:rPrChange w:id="3014" w:author="User" w:date="2025-11-28T15:59:00Z">
                          <w:rPr>
                            <w:rFonts w:eastAsia="標楷體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 xml:space="preserve">  </w:delText>
                    </w:r>
                    <w:r w:rsidRPr="008C7568" w:rsidDel="00196229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3015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音樂：</w:delText>
                    </w:r>
                  </w:del>
                  <w:del w:id="3016" w:author="Windows 使用者" w:date="2024-08-06T09:49:00Z">
                    <w:r w:rsidRPr="008C7568" w:rsidDel="00034A59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3017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林丞宇</w:delText>
                    </w:r>
                  </w:del>
                  <w:del w:id="3018" w:author="Windows 使用者" w:date="2024-08-13T09:18:00Z">
                    <w:r w:rsidRPr="008C7568" w:rsidDel="00196229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3019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師</w:delText>
                    </w:r>
                    <w:r w:rsidRPr="008C7568" w:rsidDel="00196229">
                      <w:rPr>
                        <w:rFonts w:eastAsia="標楷體"/>
                        <w:color w:val="FF0000"/>
                        <w:sz w:val="22"/>
                        <w:szCs w:val="26"/>
                        <w:rPrChange w:id="3020" w:author="User" w:date="2025-11-28T15:59:00Z">
                          <w:rPr>
                            <w:rFonts w:eastAsia="標楷體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 xml:space="preserve">  </w:delText>
                    </w:r>
                    <w:r w:rsidRPr="008C7568" w:rsidDel="00196229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3021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視藝：</w:delText>
                    </w:r>
                  </w:del>
                  <w:del w:id="3022" w:author="Windows 使用者" w:date="2024-08-06T09:49:00Z">
                    <w:r w:rsidRPr="008C7568" w:rsidDel="00034A59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3023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林丞宇</w:delText>
                    </w:r>
                  </w:del>
                  <w:del w:id="3024" w:author="Windows 使用者" w:date="2024-08-13T09:18:00Z">
                    <w:r w:rsidRPr="008C7568" w:rsidDel="00196229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3025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師</w:delText>
                    </w:r>
                    <w:r w:rsidRPr="008C7568" w:rsidDel="00196229">
                      <w:rPr>
                        <w:rFonts w:eastAsia="標楷體"/>
                        <w:color w:val="FF0000"/>
                        <w:sz w:val="22"/>
                        <w:szCs w:val="26"/>
                        <w:rPrChange w:id="3026" w:author="User" w:date="2025-11-28T15:59:00Z">
                          <w:rPr>
                            <w:rFonts w:eastAsia="標楷體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 xml:space="preserve"> </w:delText>
                    </w:r>
                  </w:del>
                </w:p>
                <w:p w14:paraId="17D6FB79" w14:textId="4DE6A83F" w:rsidR="00B4497C" w:rsidRPr="008C7568" w:rsidDel="00196229" w:rsidRDefault="00B4497C" w:rsidP="00B4497C">
                  <w:pPr>
                    <w:snapToGrid w:val="0"/>
                    <w:spacing w:beforeLines="20" w:before="72" w:afterLines="20" w:after="72"/>
                    <w:jc w:val="both"/>
                    <w:rPr>
                      <w:del w:id="3027" w:author="Windows 使用者" w:date="2024-08-13T09:18:00Z"/>
                      <w:rFonts w:eastAsia="標楷體"/>
                      <w:color w:val="FF0000"/>
                      <w:sz w:val="22"/>
                      <w:szCs w:val="26"/>
                      <w:rPrChange w:id="3028" w:author="User" w:date="2025-11-28T15:59:00Z">
                        <w:rPr>
                          <w:del w:id="3029" w:author="Windows 使用者" w:date="2024-08-13T09:18:00Z"/>
                          <w:rFonts w:eastAsia="標楷體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</w:pPr>
                  <w:del w:id="3030" w:author="Windows 使用者" w:date="2024-08-13T09:18:00Z">
                    <w:r w:rsidRPr="008C7568" w:rsidDel="00196229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3031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體育：余羿辰師</w:delText>
                    </w:r>
                    <w:r w:rsidRPr="008C7568" w:rsidDel="00196229">
                      <w:rPr>
                        <w:rFonts w:eastAsia="標楷體"/>
                        <w:color w:val="FF0000"/>
                        <w:sz w:val="22"/>
                        <w:szCs w:val="26"/>
                        <w:rPrChange w:id="3032" w:author="User" w:date="2025-11-28T15:59:00Z">
                          <w:rPr>
                            <w:rFonts w:eastAsia="標楷體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 xml:space="preserve">  </w:delText>
                    </w:r>
                    <w:r w:rsidRPr="008C7568" w:rsidDel="00196229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3033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健教：</w:delText>
                    </w:r>
                  </w:del>
                  <w:del w:id="3034" w:author="Windows 使用者" w:date="2024-08-06T09:50:00Z">
                    <w:r w:rsidRPr="008C7568" w:rsidDel="00034A59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3035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王傑瑋</w:delText>
                    </w:r>
                  </w:del>
                  <w:del w:id="3036" w:author="Windows 使用者" w:date="2024-08-13T09:18:00Z">
                    <w:r w:rsidRPr="008C7568" w:rsidDel="00196229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3037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師</w:delText>
                    </w:r>
                    <w:r w:rsidRPr="008C7568" w:rsidDel="00196229">
                      <w:rPr>
                        <w:rFonts w:eastAsia="標楷體"/>
                        <w:color w:val="FF0000"/>
                        <w:sz w:val="22"/>
                        <w:szCs w:val="26"/>
                        <w:rPrChange w:id="3038" w:author="User" w:date="2025-11-28T15:59:00Z">
                          <w:rPr>
                            <w:rFonts w:eastAsia="標楷體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 xml:space="preserve">  </w:delText>
                    </w:r>
                    <w:r w:rsidRPr="008C7568" w:rsidDel="00196229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3039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童軍：</w:delText>
                    </w:r>
                  </w:del>
                  <w:del w:id="3040" w:author="Windows 使用者" w:date="2024-08-06T09:50:00Z">
                    <w:r w:rsidRPr="008C7568" w:rsidDel="00034A59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3041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楊淑婷</w:delText>
                    </w:r>
                  </w:del>
                  <w:del w:id="3042" w:author="Windows 使用者" w:date="2024-08-13T09:18:00Z">
                    <w:r w:rsidRPr="008C7568" w:rsidDel="00196229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3043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師</w:delText>
                    </w:r>
                    <w:r w:rsidRPr="008C7568" w:rsidDel="00196229">
                      <w:rPr>
                        <w:rFonts w:eastAsia="標楷體"/>
                        <w:color w:val="FF0000"/>
                        <w:sz w:val="22"/>
                        <w:szCs w:val="26"/>
                        <w:rPrChange w:id="3044" w:author="User" w:date="2025-11-28T15:59:00Z">
                          <w:rPr>
                            <w:rFonts w:eastAsia="標楷體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 xml:space="preserve">  </w:delText>
                    </w:r>
                    <w:r w:rsidRPr="008C7568" w:rsidDel="00196229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3045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輔導：胡安娣師</w:delText>
                    </w:r>
                    <w:r w:rsidRPr="008C7568" w:rsidDel="00196229">
                      <w:rPr>
                        <w:rFonts w:eastAsia="標楷體"/>
                        <w:color w:val="FF0000"/>
                        <w:sz w:val="22"/>
                        <w:szCs w:val="26"/>
                        <w:rPrChange w:id="3046" w:author="User" w:date="2025-11-28T15:59:00Z">
                          <w:rPr>
                            <w:rFonts w:eastAsia="標楷體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 xml:space="preserve">  </w:delText>
                    </w:r>
                    <w:r w:rsidRPr="008C7568" w:rsidDel="00196229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3047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家政：</w:delText>
                    </w:r>
                  </w:del>
                  <w:del w:id="3048" w:author="Windows 使用者" w:date="2024-08-06T09:51:00Z">
                    <w:r w:rsidRPr="008C7568" w:rsidDel="00034A59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3049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楊淑婷</w:delText>
                    </w:r>
                  </w:del>
                  <w:del w:id="3050" w:author="Windows 使用者" w:date="2024-08-13T09:18:00Z">
                    <w:r w:rsidRPr="008C7568" w:rsidDel="00196229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3051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師</w:delText>
                    </w:r>
                    <w:r w:rsidRPr="008C7568" w:rsidDel="00196229">
                      <w:rPr>
                        <w:rFonts w:eastAsia="標楷體"/>
                        <w:color w:val="FF0000"/>
                        <w:sz w:val="22"/>
                        <w:szCs w:val="26"/>
                        <w:rPrChange w:id="3052" w:author="User" w:date="2025-11-28T15:59:00Z">
                          <w:rPr>
                            <w:rFonts w:eastAsia="標楷體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 xml:space="preserve">  </w:delText>
                    </w:r>
                  </w:del>
                </w:p>
                <w:p w14:paraId="2D7A2062" w14:textId="1815E93D" w:rsidR="00B4497C" w:rsidRPr="008C7568" w:rsidDel="00196229" w:rsidRDefault="00B4497C" w:rsidP="00B4497C">
                  <w:pPr>
                    <w:snapToGrid w:val="0"/>
                    <w:spacing w:beforeLines="20" w:before="72" w:afterLines="20" w:after="72"/>
                    <w:jc w:val="both"/>
                    <w:rPr>
                      <w:del w:id="3053" w:author="Windows 使用者" w:date="2024-08-13T09:18:00Z"/>
                      <w:rFonts w:eastAsia="標楷體"/>
                      <w:color w:val="FF0000"/>
                      <w:sz w:val="22"/>
                      <w:szCs w:val="26"/>
                      <w:rPrChange w:id="3054" w:author="User" w:date="2025-11-28T15:59:00Z">
                        <w:rPr>
                          <w:del w:id="3055" w:author="Windows 使用者" w:date="2024-08-13T09:18:00Z"/>
                          <w:rFonts w:eastAsia="標楷體"/>
                          <w:color w:val="000000" w:themeColor="text1"/>
                          <w:sz w:val="22"/>
                          <w:szCs w:val="26"/>
                        </w:rPr>
                      </w:rPrChange>
                    </w:rPr>
                  </w:pPr>
                  <w:del w:id="3056" w:author="Windows 使用者" w:date="2024-08-13T09:18:00Z">
                    <w:r w:rsidRPr="008C7568" w:rsidDel="00196229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3057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資訊：王曉明師</w:delText>
                    </w:r>
                    <w:r w:rsidRPr="008C7568" w:rsidDel="00196229">
                      <w:rPr>
                        <w:rFonts w:eastAsia="標楷體"/>
                        <w:color w:val="FF0000"/>
                        <w:sz w:val="22"/>
                        <w:szCs w:val="26"/>
                        <w:rPrChange w:id="3058" w:author="User" w:date="2025-11-28T15:59:00Z">
                          <w:rPr>
                            <w:rFonts w:eastAsia="標楷體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 xml:space="preserve">  </w:delText>
                    </w:r>
                    <w:r w:rsidRPr="008C7568" w:rsidDel="00196229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3059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生科：林順成師</w:delText>
                    </w:r>
                    <w:r w:rsidRPr="008C7568" w:rsidDel="00196229">
                      <w:rPr>
                        <w:rFonts w:eastAsia="標楷體"/>
                        <w:color w:val="FF0000"/>
                        <w:sz w:val="22"/>
                        <w:szCs w:val="26"/>
                        <w:rPrChange w:id="3060" w:author="User" w:date="2025-11-28T15:59:00Z">
                          <w:rPr>
                            <w:rFonts w:eastAsia="標楷體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 xml:space="preserve">  </w:delText>
                    </w:r>
                    <w:r w:rsidRPr="008C7568" w:rsidDel="00196229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3061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環境探索</w:delText>
                    </w:r>
                    <w:r w:rsidRPr="008C7568" w:rsidDel="00196229">
                      <w:rPr>
                        <w:rFonts w:eastAsia="標楷體"/>
                        <w:color w:val="FF0000"/>
                        <w:sz w:val="22"/>
                        <w:szCs w:val="26"/>
                        <w:rPrChange w:id="3062" w:author="User" w:date="2025-11-28T15:59:00Z">
                          <w:rPr>
                            <w:rFonts w:eastAsia="標楷體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:</w:delText>
                    </w:r>
                    <w:r w:rsidRPr="008C7568" w:rsidDel="00196229">
                      <w:rPr>
                        <w:rFonts w:eastAsia="標楷體"/>
                        <w:color w:val="FF0000"/>
                        <w:sz w:val="22"/>
                        <w:szCs w:val="22"/>
                        <w:rPrChange w:id="3063" w:author="User" w:date="2025-11-28T15:59:00Z">
                          <w:rPr>
                            <w:rFonts w:eastAsia="標楷體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 xml:space="preserve"> </w:delText>
                    </w:r>
                  </w:del>
                  <w:del w:id="3064" w:author="Windows 使用者" w:date="2024-08-06T09:58:00Z">
                    <w:r w:rsidRPr="008C7568" w:rsidDel="00DA7FB4">
                      <w:rPr>
                        <w:rFonts w:eastAsia="標楷體" w:hint="eastAsia"/>
                        <w:color w:val="FF0000"/>
                        <w:sz w:val="22"/>
                        <w:szCs w:val="22"/>
                        <w:rPrChange w:id="3065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王傑瑋</w:delText>
                    </w:r>
                  </w:del>
                  <w:del w:id="3066" w:author="Windows 使用者" w:date="2024-08-13T09:18:00Z">
                    <w:r w:rsidRPr="008C7568" w:rsidDel="00196229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3067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師</w:delText>
                    </w:r>
                    <w:r w:rsidRPr="008C7568" w:rsidDel="00196229">
                      <w:rPr>
                        <w:rFonts w:eastAsia="標楷體"/>
                        <w:color w:val="FF0000"/>
                        <w:sz w:val="22"/>
                        <w:szCs w:val="26"/>
                        <w:rPrChange w:id="3068" w:author="User" w:date="2025-11-28T15:59:00Z">
                          <w:rPr>
                            <w:rFonts w:eastAsia="標楷體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 xml:space="preserve">  </w:delText>
                    </w:r>
                    <w:r w:rsidRPr="008C7568" w:rsidDel="00196229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3069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邏輯推理</w:delText>
                    </w:r>
                    <w:r w:rsidRPr="008C7568" w:rsidDel="00196229">
                      <w:rPr>
                        <w:rFonts w:eastAsia="標楷體"/>
                        <w:color w:val="FF0000"/>
                        <w:sz w:val="22"/>
                        <w:szCs w:val="26"/>
                        <w:rPrChange w:id="3070" w:author="User" w:date="2025-11-28T15:59:00Z">
                          <w:rPr>
                            <w:rFonts w:eastAsia="標楷體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:</w:delText>
                    </w:r>
                    <w:r w:rsidRPr="008C7568" w:rsidDel="00196229">
                      <w:rPr>
                        <w:rFonts w:eastAsia="標楷體"/>
                        <w:color w:val="FF0000"/>
                        <w:sz w:val="22"/>
                        <w:szCs w:val="22"/>
                        <w:rPrChange w:id="3071" w:author="User" w:date="2025-11-28T15:59:00Z">
                          <w:rPr>
                            <w:rFonts w:eastAsia="標楷體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 xml:space="preserve"> </w:delText>
                    </w:r>
                  </w:del>
                  <w:del w:id="3072" w:author="Windows 使用者" w:date="2024-08-06T10:47:00Z">
                    <w:r w:rsidRPr="008C7568" w:rsidDel="00AC3C5A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3073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林明瑩</w:delText>
                    </w:r>
                  </w:del>
                  <w:del w:id="3074" w:author="Windows 使用者" w:date="2024-08-13T09:18:00Z">
                    <w:r w:rsidRPr="008C7568" w:rsidDel="00196229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3075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師</w:delText>
                    </w:r>
                  </w:del>
                </w:p>
                <w:p w14:paraId="0FE8369B" w14:textId="7BF99DD3" w:rsidR="00B4497C" w:rsidRPr="008C7568" w:rsidDel="00196229" w:rsidRDefault="00B4497C" w:rsidP="00B4497C">
                  <w:pPr>
                    <w:snapToGrid w:val="0"/>
                    <w:spacing w:beforeLines="20" w:before="72" w:afterLines="20" w:after="72"/>
                    <w:jc w:val="both"/>
                    <w:rPr>
                      <w:del w:id="3076" w:author="Windows 使用者" w:date="2024-08-13T09:18:00Z"/>
                      <w:rFonts w:eastAsia="標楷體"/>
                      <w:color w:val="FF0000"/>
                      <w:sz w:val="22"/>
                      <w:szCs w:val="22"/>
                      <w:rPrChange w:id="3077" w:author="User" w:date="2025-11-28T15:59:00Z">
                        <w:rPr>
                          <w:del w:id="3078" w:author="Windows 使用者" w:date="2024-08-13T09:18:00Z"/>
                          <w:rFonts w:eastAsia="標楷體"/>
                          <w:color w:val="000000" w:themeColor="text1"/>
                          <w:sz w:val="22"/>
                          <w:szCs w:val="22"/>
                        </w:rPr>
                      </w:rPrChange>
                    </w:rPr>
                  </w:pPr>
                  <w:del w:id="3079" w:author="Windows 使用者" w:date="2024-08-13T09:18:00Z">
                    <w:r w:rsidRPr="008C7568" w:rsidDel="00196229">
                      <w:rPr>
                        <w:rFonts w:eastAsia="標楷體" w:hint="eastAsia"/>
                        <w:color w:val="FF0000"/>
                        <w:sz w:val="22"/>
                        <w:szCs w:val="22"/>
                        <w:rPrChange w:id="3080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社區走讀：</w:delText>
                    </w:r>
                  </w:del>
                  <w:del w:id="3081" w:author="Windows 使用者" w:date="2024-08-06T09:54:00Z">
                    <w:r w:rsidRPr="008C7568" w:rsidDel="00DA7FB4">
                      <w:rPr>
                        <w:rFonts w:eastAsia="標楷體" w:hint="eastAsia"/>
                        <w:color w:val="FF0000"/>
                        <w:sz w:val="22"/>
                        <w:szCs w:val="22"/>
                        <w:rPrChange w:id="3082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楊淑婷</w:delText>
                    </w:r>
                  </w:del>
                  <w:del w:id="3083" w:author="Windows 使用者" w:date="2024-08-13T09:18:00Z">
                    <w:r w:rsidRPr="008C7568" w:rsidDel="00196229">
                      <w:rPr>
                        <w:rFonts w:eastAsia="標楷體" w:hint="eastAsia"/>
                        <w:color w:val="FF0000"/>
                        <w:sz w:val="22"/>
                        <w:szCs w:val="22"/>
                        <w:rPrChange w:id="3084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師</w:delText>
                    </w:r>
                    <w:r w:rsidRPr="008C7568" w:rsidDel="00196229">
                      <w:rPr>
                        <w:rFonts w:eastAsia="標楷體"/>
                        <w:color w:val="FF0000"/>
                        <w:sz w:val="22"/>
                        <w:szCs w:val="22"/>
                        <w:rPrChange w:id="3085" w:author="User" w:date="2025-11-28T15:59:00Z">
                          <w:rPr>
                            <w:rFonts w:eastAsia="標楷體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 xml:space="preserve">    </w:delText>
                    </w:r>
                    <w:r w:rsidRPr="008C7568" w:rsidDel="00196229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3086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生活英文</w:delText>
                    </w:r>
                    <w:r w:rsidRPr="008C7568" w:rsidDel="00196229">
                      <w:rPr>
                        <w:rFonts w:eastAsia="標楷體"/>
                        <w:color w:val="FF0000"/>
                        <w:sz w:val="22"/>
                        <w:szCs w:val="26"/>
                        <w:rPrChange w:id="3087" w:author="User" w:date="2025-11-28T15:59:00Z">
                          <w:rPr>
                            <w:rFonts w:eastAsia="標楷體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 xml:space="preserve">: </w:delText>
                    </w:r>
                  </w:del>
                  <w:del w:id="3088" w:author="Windows 使用者" w:date="2024-08-06T09:52:00Z">
                    <w:r w:rsidRPr="008C7568" w:rsidDel="00034A59">
                      <w:rPr>
                        <w:rFonts w:eastAsia="標楷體" w:hint="eastAsia"/>
                        <w:color w:val="FF0000"/>
                        <w:sz w:val="22"/>
                        <w:szCs w:val="22"/>
                        <w:rPrChange w:id="3089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謝郁慧</w:delText>
                    </w:r>
                  </w:del>
                  <w:del w:id="3090" w:author="Windows 使用者" w:date="2024-08-13T09:18:00Z">
                    <w:r w:rsidRPr="008C7568" w:rsidDel="00196229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3091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師</w:delText>
                    </w:r>
                    <w:r w:rsidRPr="008C7568" w:rsidDel="00196229">
                      <w:rPr>
                        <w:rFonts w:eastAsia="標楷體"/>
                        <w:color w:val="FF0000"/>
                        <w:sz w:val="22"/>
                        <w:szCs w:val="26"/>
                        <w:rPrChange w:id="3092" w:author="User" w:date="2025-11-28T15:59:00Z">
                          <w:rPr>
                            <w:rFonts w:eastAsia="標楷體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 xml:space="preserve">  </w:delText>
                    </w:r>
                    <w:r w:rsidRPr="008C7568" w:rsidDel="00196229">
                      <w:rPr>
                        <w:rFonts w:eastAsia="標楷體" w:hint="eastAsia"/>
                        <w:color w:val="FF0000"/>
                        <w:sz w:val="22"/>
                        <w:szCs w:val="22"/>
                        <w:rPrChange w:id="3093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本土語</w:delText>
                    </w:r>
                    <w:r w:rsidRPr="008C7568" w:rsidDel="00196229">
                      <w:rPr>
                        <w:rFonts w:ascii="標楷體" w:eastAsia="標楷體" w:hAnsi="標楷體" w:hint="eastAsia"/>
                        <w:color w:val="FF0000"/>
                        <w:sz w:val="22"/>
                        <w:szCs w:val="22"/>
                        <w:rPrChange w:id="3094" w:author="User" w:date="2025-11-28T15:59:00Z">
                          <w:rPr>
                            <w:rFonts w:ascii="標楷體" w:eastAsia="標楷體" w:hAnsi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：</w:delText>
                    </w:r>
                  </w:del>
                  <w:del w:id="3095" w:author="Windows 使用者" w:date="2024-08-06T09:52:00Z">
                    <w:r w:rsidRPr="008C7568" w:rsidDel="00034A59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3096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吳庭瑜</w:delText>
                    </w:r>
                  </w:del>
                  <w:del w:id="3097" w:author="Windows 使用者" w:date="2024-08-13T09:18:00Z">
                    <w:r w:rsidRPr="008C7568" w:rsidDel="00196229">
                      <w:rPr>
                        <w:rFonts w:ascii="標楷體" w:eastAsia="標楷體" w:hAnsi="標楷體" w:hint="eastAsia"/>
                        <w:color w:val="FF0000"/>
                        <w:sz w:val="22"/>
                        <w:szCs w:val="22"/>
                        <w:rPrChange w:id="3098" w:author="User" w:date="2025-11-28T15:59:00Z">
                          <w:rPr>
                            <w:rFonts w:ascii="標楷體" w:eastAsia="標楷體" w:hAnsi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師</w:delText>
                    </w:r>
                  </w:del>
                  <w:del w:id="3099" w:author="Windows 使用者" w:date="2024-08-13T08:01:00Z">
                    <w:r w:rsidRPr="008C7568" w:rsidDel="005B052B">
                      <w:rPr>
                        <w:rFonts w:ascii="標楷體" w:eastAsia="標楷體" w:hAnsi="標楷體"/>
                        <w:color w:val="FF0000"/>
                        <w:sz w:val="22"/>
                        <w:szCs w:val="22"/>
                        <w:rPrChange w:id="3100" w:author="User" w:date="2025-11-28T15:59:00Z">
                          <w:rPr>
                            <w:rFonts w:ascii="標楷體" w:eastAsia="標楷體" w:hAnsi="標楷體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(直播共學)</w:delText>
                    </w:r>
                  </w:del>
                  <w:del w:id="3101" w:author="Windows 使用者" w:date="2024-08-13T09:18:00Z">
                    <w:r w:rsidRPr="008C7568" w:rsidDel="00196229">
                      <w:rPr>
                        <w:rFonts w:ascii="標楷體" w:eastAsia="標楷體" w:hAnsi="標楷體"/>
                        <w:color w:val="FF0000"/>
                        <w:sz w:val="22"/>
                        <w:szCs w:val="22"/>
                        <w:rPrChange w:id="3102" w:author="User" w:date="2025-11-28T15:59:00Z">
                          <w:rPr>
                            <w:rFonts w:ascii="標楷體" w:eastAsia="標楷體" w:hAnsi="標楷體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 xml:space="preserve"> </w:delText>
                    </w:r>
                    <w:r w:rsidRPr="008C7568" w:rsidDel="00196229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3103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聯課：</w:delText>
                    </w:r>
                    <w:r w:rsidRPr="008C7568" w:rsidDel="00196229">
                      <w:rPr>
                        <w:rFonts w:eastAsia="標楷體" w:hint="eastAsia"/>
                        <w:color w:val="FF0000"/>
                        <w:sz w:val="22"/>
                        <w:szCs w:val="22"/>
                        <w:rPrChange w:id="3104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余羿辰</w:delText>
                    </w:r>
                    <w:r w:rsidRPr="008C7568" w:rsidDel="00196229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3105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師</w:delText>
                    </w:r>
                  </w:del>
                </w:p>
                <w:p w14:paraId="791B5ABC" w14:textId="522D5291" w:rsidR="00B4497C" w:rsidRPr="008C7568" w:rsidDel="00196229" w:rsidRDefault="00B4497C" w:rsidP="00B4497C">
                  <w:pPr>
                    <w:snapToGrid w:val="0"/>
                    <w:spacing w:beforeLines="20" w:before="72" w:afterLines="20" w:after="72"/>
                    <w:jc w:val="both"/>
                    <w:rPr>
                      <w:del w:id="3106" w:author="Windows 使用者" w:date="2024-08-13T09:18:00Z"/>
                      <w:rFonts w:eastAsia="標楷體"/>
                      <w:b/>
                      <w:color w:val="FF0000"/>
                      <w:sz w:val="20"/>
                      <w:szCs w:val="22"/>
                      <w:rPrChange w:id="3107" w:author="User" w:date="2025-11-28T15:59:00Z">
                        <w:rPr>
                          <w:del w:id="3108" w:author="Windows 使用者" w:date="2024-08-13T09:18:00Z"/>
                          <w:rFonts w:eastAsia="標楷體"/>
                          <w:b/>
                          <w:color w:val="000000" w:themeColor="text1"/>
                          <w:sz w:val="20"/>
                          <w:szCs w:val="22"/>
                        </w:rPr>
                      </w:rPrChange>
                    </w:rPr>
                  </w:pPr>
                  <w:del w:id="3109" w:author="Windows 使用者" w:date="2024-08-13T09:18:00Z">
                    <w:r w:rsidRPr="008C7568" w:rsidDel="00196229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3110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技藝時間：</w:delText>
                    </w:r>
                  </w:del>
                  <w:del w:id="3111" w:author="Windows 使用者" w:date="2024-08-12T13:23:00Z">
                    <w:r w:rsidRPr="008C7568" w:rsidDel="006E364C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3112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09/05</w:delText>
                    </w:r>
                    <w:r w:rsidRPr="008C7568" w:rsidDel="006E364C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3113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6E364C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3114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09/19</w:delText>
                    </w:r>
                    <w:r w:rsidRPr="008C7568" w:rsidDel="006E364C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3115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6E364C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3116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10/03</w:delText>
                    </w:r>
                    <w:r w:rsidRPr="008C7568" w:rsidDel="006E364C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3117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6E364C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3118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10/24</w:delText>
                    </w:r>
                    <w:r w:rsidRPr="008C7568" w:rsidDel="006E364C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3119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6E364C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3120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11/07</w:delText>
                    </w:r>
                    <w:r w:rsidRPr="008C7568" w:rsidDel="006E364C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3121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6E364C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3122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11/21</w:delText>
                    </w:r>
                    <w:r w:rsidRPr="008C7568" w:rsidDel="006E364C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3123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6E364C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3124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12/05</w:delText>
                    </w:r>
                    <w:r w:rsidRPr="008C7568" w:rsidDel="006E364C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3125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6E364C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3126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12/19</w:delText>
                    </w:r>
                    <w:r w:rsidRPr="008C7568" w:rsidDel="006E364C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3127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6E364C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3128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01/02</w:delText>
                    </w:r>
                  </w:del>
                </w:p>
                <w:p w14:paraId="36B3E567" w14:textId="22F45133" w:rsidR="00B4497C" w:rsidRPr="00710858" w:rsidRDefault="00B4497C" w:rsidP="00B4497C">
                  <w:pPr>
                    <w:snapToGrid w:val="0"/>
                    <w:spacing w:beforeLines="20" w:before="72" w:afterLines="20" w:after="72"/>
                    <w:jc w:val="both"/>
                    <w:rPr>
                      <w:rFonts w:eastAsia="標楷體"/>
                      <w:b/>
                      <w:sz w:val="20"/>
                      <w:szCs w:val="22"/>
                      <w:rPrChange w:id="3129" w:author="User" w:date="2025-08-27T11:49:00Z">
                        <w:rPr>
                          <w:rFonts w:eastAsia="標楷體"/>
                          <w:b/>
                          <w:color w:val="000000" w:themeColor="text1"/>
                          <w:sz w:val="20"/>
                          <w:szCs w:val="22"/>
                        </w:rPr>
                      </w:rPrChange>
                    </w:rPr>
                  </w:pPr>
                  <w:del w:id="3130" w:author="Windows 使用者" w:date="2024-08-13T09:18:00Z">
                    <w:r w:rsidRPr="008C7568" w:rsidDel="00196229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3131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聯課時間：</w:delText>
                    </w:r>
                    <w:r w:rsidRPr="008C7568" w:rsidDel="00196229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3132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0</w:delText>
                    </w:r>
                  </w:del>
                  <w:del w:id="3133" w:author="Windows 使用者" w:date="2024-08-12T13:29:00Z">
                    <w:r w:rsidRPr="008C7568" w:rsidDel="00BD2FC2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3134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8</w:delText>
                    </w:r>
                  </w:del>
                  <w:del w:id="3135" w:author="Windows 使用者" w:date="2024-08-13T09:18:00Z">
                    <w:r w:rsidRPr="008C7568" w:rsidDel="00196229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3136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/</w:delText>
                    </w:r>
                  </w:del>
                  <w:del w:id="3137" w:author="Windows 使用者" w:date="2024-08-12T13:29:00Z">
                    <w:r w:rsidRPr="008C7568" w:rsidDel="00BD2FC2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3138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31</w:delText>
                    </w:r>
                  </w:del>
                  <w:del w:id="3139" w:author="Windows 使用者" w:date="2024-08-13T09:18:00Z">
                    <w:r w:rsidRPr="008C7568" w:rsidDel="00196229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3140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196229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3141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09/</w:delText>
                    </w:r>
                  </w:del>
                  <w:del w:id="3142" w:author="Windows 使用者" w:date="2024-08-12T13:29:00Z">
                    <w:r w:rsidRPr="008C7568" w:rsidDel="00BD2FC2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3143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07</w:delText>
                    </w:r>
                  </w:del>
                  <w:del w:id="3144" w:author="Windows 使用者" w:date="2024-08-13T09:18:00Z">
                    <w:r w:rsidRPr="008C7568" w:rsidDel="00196229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3145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、</w:delText>
                    </w:r>
                  </w:del>
                  <w:del w:id="3146" w:author="Windows 使用者" w:date="2024-08-12T13:31:00Z">
                    <w:r w:rsidRPr="008C7568" w:rsidDel="00BD2FC2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3147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09</w:delText>
                    </w:r>
                  </w:del>
                  <w:del w:id="3148" w:author="Windows 使用者" w:date="2024-08-13T09:18:00Z">
                    <w:r w:rsidRPr="008C7568" w:rsidDel="00196229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3149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/</w:delText>
                    </w:r>
                  </w:del>
                  <w:del w:id="3150" w:author="Windows 使用者" w:date="2024-08-12T13:31:00Z">
                    <w:r w:rsidRPr="008C7568" w:rsidDel="00BD2FC2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3151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21</w:delText>
                    </w:r>
                  </w:del>
                  <w:del w:id="3152" w:author="Windows 使用者" w:date="2024-08-13T09:18:00Z">
                    <w:r w:rsidRPr="008C7568" w:rsidDel="00196229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3153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196229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3154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10/1</w:delText>
                    </w:r>
                  </w:del>
                  <w:del w:id="3155" w:author="Windows 使用者" w:date="2024-08-12T13:32:00Z">
                    <w:r w:rsidRPr="008C7568" w:rsidDel="00BD2FC2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3156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2</w:delText>
                    </w:r>
                  </w:del>
                  <w:del w:id="3157" w:author="Windows 使用者" w:date="2024-08-13T09:18:00Z">
                    <w:r w:rsidRPr="008C7568" w:rsidDel="00196229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3158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196229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3159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1</w:delText>
                    </w:r>
                  </w:del>
                  <w:del w:id="3160" w:author="Windows 使用者" w:date="2024-08-12T13:32:00Z">
                    <w:r w:rsidRPr="008C7568" w:rsidDel="00BD2FC2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3161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1</w:delText>
                    </w:r>
                  </w:del>
                  <w:del w:id="3162" w:author="Windows 使用者" w:date="2024-08-13T09:18:00Z">
                    <w:r w:rsidRPr="008C7568" w:rsidDel="00196229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3163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/</w:delText>
                    </w:r>
                  </w:del>
                  <w:del w:id="3164" w:author="Windows 使用者" w:date="2024-08-12T13:32:00Z">
                    <w:r w:rsidRPr="008C7568" w:rsidDel="00BD2FC2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3165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0</w:delText>
                    </w:r>
                  </w:del>
                  <w:del w:id="3166" w:author="Windows 使用者" w:date="2024-08-13T09:18:00Z">
                    <w:r w:rsidRPr="008C7568" w:rsidDel="00196229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3167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2</w:delText>
                    </w:r>
                    <w:r w:rsidRPr="008C7568" w:rsidDel="00196229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3168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196229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3169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11/</w:delText>
                    </w:r>
                  </w:del>
                  <w:del w:id="3170" w:author="Windows 使用者" w:date="2024-08-12T13:33:00Z">
                    <w:r w:rsidRPr="008C7568" w:rsidDel="00BD2FC2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3171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16</w:delText>
                    </w:r>
                  </w:del>
                  <w:del w:id="3172" w:author="Windows 使用者" w:date="2024-08-13T09:18:00Z">
                    <w:r w:rsidRPr="008C7568" w:rsidDel="00196229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3173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196229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3174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1</w:delText>
                    </w:r>
                  </w:del>
                  <w:del w:id="3175" w:author="Windows 使用者" w:date="2024-08-12T13:33:00Z">
                    <w:r w:rsidRPr="008C7568" w:rsidDel="00BD2FC2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3176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1</w:delText>
                    </w:r>
                  </w:del>
                  <w:del w:id="3177" w:author="Windows 使用者" w:date="2024-08-13T09:18:00Z">
                    <w:r w:rsidRPr="008C7568" w:rsidDel="00196229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3178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/</w:delText>
                    </w:r>
                  </w:del>
                  <w:del w:id="3179" w:author="Windows 使用者" w:date="2024-08-12T13:33:00Z">
                    <w:r w:rsidRPr="008C7568" w:rsidDel="00BD2FC2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3180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23</w:delText>
                    </w:r>
                  </w:del>
                  <w:del w:id="3181" w:author="Windows 使用者" w:date="2024-08-13T09:18:00Z">
                    <w:r w:rsidRPr="008C7568" w:rsidDel="00196229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3182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196229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3183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12/1</w:delText>
                    </w:r>
                  </w:del>
                  <w:del w:id="3184" w:author="Windows 使用者" w:date="2024-08-12T13:33:00Z">
                    <w:r w:rsidRPr="008C7568" w:rsidDel="00BD2FC2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3185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4</w:delText>
                    </w:r>
                  </w:del>
                  <w:del w:id="3186" w:author="Windows 使用者" w:date="2024-08-13T09:18:00Z">
                    <w:r w:rsidRPr="008C7568" w:rsidDel="00196229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3187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、</w:delText>
                    </w:r>
                  </w:del>
                  <w:del w:id="3188" w:author="Windows 使用者" w:date="2024-08-12T13:33:00Z">
                    <w:r w:rsidRPr="008C7568" w:rsidDel="00BD2FC2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3189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12</w:delText>
                    </w:r>
                  </w:del>
                  <w:del w:id="3190" w:author="Windows 使用者" w:date="2024-08-13T09:18:00Z">
                    <w:r w:rsidRPr="008C7568" w:rsidDel="00196229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3191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/</w:delText>
                    </w:r>
                  </w:del>
                  <w:del w:id="3192" w:author="Windows 使用者" w:date="2024-08-12T13:33:00Z">
                    <w:r w:rsidRPr="008C7568" w:rsidDel="00BD2FC2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3193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21</w:delText>
                    </w:r>
                    <w:r w:rsidRPr="008C7568" w:rsidDel="00BD2FC2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3194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、</w:delText>
                    </w:r>
                  </w:del>
                  <w:del w:id="3195" w:author="Windows 使用者" w:date="2024-08-13T08:03:00Z">
                    <w:r w:rsidRPr="008C7568" w:rsidDel="0017316D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3196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01/1</w:delText>
                    </w:r>
                  </w:del>
                  <w:del w:id="3197" w:author="Windows 使用者" w:date="2024-08-12T13:34:00Z">
                    <w:r w:rsidRPr="008C7568" w:rsidDel="00BD2FC2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3198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1</w:delText>
                    </w:r>
                  </w:del>
                </w:p>
              </w:tc>
            </w:tr>
          </w:tbl>
          <w:p w14:paraId="42050FDE" w14:textId="77777777" w:rsidR="00E945BF" w:rsidRPr="00710858" w:rsidRDefault="00BC7C78" w:rsidP="001831EC">
            <w:pPr>
              <w:jc w:val="center"/>
              <w:rPr>
                <w:rPrChange w:id="3199" w:author="User" w:date="2025-08-27T11:49:00Z">
                  <w:rPr>
                    <w:color w:val="000000" w:themeColor="text1"/>
                  </w:rPr>
                </w:rPrChange>
              </w:rPr>
            </w:pPr>
            <w:r w:rsidRPr="00710858">
              <w:rPr>
                <w:rFonts w:eastAsia="標楷體" w:hint="eastAsia"/>
                <w:b/>
                <w:sz w:val="52"/>
                <w:rPrChange w:id="3200" w:author="User" w:date="2025-08-27T11:49:00Z">
                  <w:rPr>
                    <w:rFonts w:eastAsia="標楷體" w:hint="eastAsia"/>
                    <w:b/>
                    <w:color w:val="000000" w:themeColor="text1"/>
                    <w:sz w:val="52"/>
                  </w:rPr>
                </w:rPrChange>
              </w:rPr>
              <w:t>高雄市立甲仙國民中學</w:t>
            </w:r>
          </w:p>
        </w:tc>
      </w:tr>
      <w:tr w:rsidR="00710858" w:rsidRPr="00710858" w14:paraId="027D6BC8" w14:textId="77777777" w:rsidTr="00AB0495">
        <w:tc>
          <w:tcPr>
            <w:tcW w:w="10682" w:type="dxa"/>
          </w:tcPr>
          <w:tbl>
            <w:tblPr>
              <w:tblpPr w:leftFromText="180" w:rightFromText="180" w:vertAnchor="page" w:horzAnchor="margin" w:tblpXSpec="center" w:tblpY="901"/>
              <w:tblW w:w="1227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198"/>
              <w:gridCol w:w="523"/>
              <w:gridCol w:w="1575"/>
              <w:gridCol w:w="503"/>
              <w:gridCol w:w="1373"/>
              <w:gridCol w:w="1373"/>
              <w:gridCol w:w="1374"/>
              <w:gridCol w:w="1373"/>
              <w:gridCol w:w="1373"/>
              <w:gridCol w:w="1373"/>
              <w:gridCol w:w="236"/>
            </w:tblGrid>
            <w:tr w:rsidR="00710858" w:rsidRPr="00710858" w14:paraId="4F9A5434" w14:textId="77777777" w:rsidTr="00CC029C">
              <w:trPr>
                <w:gridAfter w:val="2"/>
                <w:wAfter w:w="1609" w:type="dxa"/>
                <w:trHeight w:val="719"/>
              </w:trPr>
              <w:tc>
                <w:tcPr>
                  <w:tcW w:w="3799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8A7BFD5" w14:textId="5A6D5EE4" w:rsidR="00E945BF" w:rsidRPr="00710858" w:rsidRDefault="0032195D" w:rsidP="00CB72E1">
                  <w:pPr>
                    <w:spacing w:line="400" w:lineRule="exact"/>
                    <w:ind w:rightChars="72" w:right="173"/>
                    <w:jc w:val="center"/>
                    <w:rPr>
                      <w:rFonts w:eastAsia="標楷體"/>
                      <w:sz w:val="40"/>
                      <w:szCs w:val="40"/>
                      <w:rPrChange w:id="3201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0"/>
                      <w:szCs w:val="40"/>
                      <w:rPrChange w:id="3202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lastRenderedPageBreak/>
                    <w:t>2</w:t>
                  </w:r>
                  <w:r w:rsidR="00E945BF" w:rsidRPr="00710858">
                    <w:rPr>
                      <w:rFonts w:eastAsia="標楷體" w:hint="eastAsia"/>
                      <w:sz w:val="40"/>
                      <w:szCs w:val="40"/>
                      <w:rPrChange w:id="3203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年</w:t>
                  </w:r>
                  <w:r w:rsidR="00E945BF" w:rsidRPr="00710858">
                    <w:rPr>
                      <w:rFonts w:eastAsia="標楷體"/>
                      <w:sz w:val="40"/>
                      <w:szCs w:val="40"/>
                      <w:rPrChange w:id="3204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 xml:space="preserve"> </w:t>
                  </w:r>
                  <w:r w:rsidR="00CB72E1" w:rsidRPr="00710858">
                    <w:rPr>
                      <w:rFonts w:eastAsia="標楷體"/>
                      <w:sz w:val="40"/>
                      <w:szCs w:val="40"/>
                      <w:rPrChange w:id="3205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1</w:t>
                  </w:r>
                  <w:r w:rsidR="00E945BF" w:rsidRPr="00710858">
                    <w:rPr>
                      <w:rFonts w:eastAsia="標楷體" w:hint="eastAsia"/>
                      <w:sz w:val="40"/>
                      <w:szCs w:val="40"/>
                      <w:rPrChange w:id="3206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班</w:t>
                  </w:r>
                </w:p>
              </w:tc>
              <w:tc>
                <w:tcPr>
                  <w:tcW w:w="6866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67708D2" w14:textId="2F960FED" w:rsidR="00E945BF" w:rsidRPr="00710858" w:rsidRDefault="00E945BF" w:rsidP="00BF0B3B">
                  <w:pPr>
                    <w:spacing w:line="400" w:lineRule="exact"/>
                    <w:ind w:rightChars="532" w:right="1277"/>
                    <w:rPr>
                      <w:rFonts w:eastAsia="標楷體"/>
                      <w:sz w:val="40"/>
                      <w:szCs w:val="40"/>
                      <w:rPrChange w:id="3207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0"/>
                      <w:szCs w:val="40"/>
                      <w:rPrChange w:id="3208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 xml:space="preserve">     </w:t>
                  </w:r>
                  <w:r w:rsidRPr="00710858">
                    <w:rPr>
                      <w:rFonts w:eastAsia="標楷體" w:hint="eastAsia"/>
                      <w:sz w:val="40"/>
                      <w:szCs w:val="40"/>
                      <w:rPrChange w:id="3209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導</w:t>
                  </w:r>
                  <w:r w:rsidRPr="00710858">
                    <w:rPr>
                      <w:rFonts w:eastAsia="標楷體"/>
                      <w:sz w:val="40"/>
                      <w:szCs w:val="40"/>
                      <w:rPrChange w:id="3210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 xml:space="preserve">     </w:t>
                  </w:r>
                  <w:r w:rsidRPr="00710858">
                    <w:rPr>
                      <w:rFonts w:eastAsia="標楷體" w:hint="eastAsia"/>
                      <w:sz w:val="40"/>
                      <w:szCs w:val="40"/>
                      <w:rPrChange w:id="3211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師：</w:t>
                  </w:r>
                  <w:ins w:id="3212" w:author="User" w:date="2025-08-19T10:19:00Z">
                    <w:r w:rsidR="008044EA" w:rsidRPr="00710858">
                      <w:rPr>
                        <w:rFonts w:eastAsia="標楷體" w:hint="eastAsia"/>
                        <w:sz w:val="40"/>
                        <w:szCs w:val="40"/>
                        <w:rPrChange w:id="321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40"/>
                            <w:szCs w:val="40"/>
                          </w:rPr>
                        </w:rPrChange>
                      </w:rPr>
                      <w:t>顏良宇</w:t>
                    </w:r>
                  </w:ins>
                  <w:del w:id="3214" w:author="User" w:date="2025-08-19T10:19:00Z">
                    <w:r w:rsidR="006D18F8" w:rsidRPr="00710858" w:rsidDel="008044EA">
                      <w:rPr>
                        <w:rFonts w:eastAsia="標楷體" w:hint="eastAsia"/>
                        <w:sz w:val="40"/>
                        <w:szCs w:val="40"/>
                        <w:rPrChange w:id="321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40"/>
                            <w:szCs w:val="40"/>
                          </w:rPr>
                        </w:rPrChange>
                      </w:rPr>
                      <w:delText>張鈞棨</w:delText>
                    </w:r>
                  </w:del>
                </w:p>
              </w:tc>
            </w:tr>
            <w:tr w:rsidR="00710858" w:rsidRPr="00710858" w14:paraId="40D096D9" w14:textId="77777777" w:rsidTr="00CC029C">
              <w:trPr>
                <w:gridAfter w:val="2"/>
                <w:wAfter w:w="1609" w:type="dxa"/>
              </w:trPr>
              <w:tc>
                <w:tcPr>
                  <w:tcW w:w="3799" w:type="dxa"/>
                  <w:gridSpan w:val="4"/>
                  <w:tcBorders>
                    <w:bottom w:val="nil"/>
                  </w:tcBorders>
                </w:tcPr>
                <w:p w14:paraId="6E9D28BA" w14:textId="3C422C28" w:rsidR="00E945BF" w:rsidRPr="00710858" w:rsidRDefault="00AC27B4" w:rsidP="00E945BF">
                  <w:pPr>
                    <w:spacing w:line="400" w:lineRule="exact"/>
                    <w:ind w:leftChars="221" w:left="530" w:rightChars="227" w:right="545"/>
                    <w:jc w:val="distribute"/>
                    <w:rPr>
                      <w:rFonts w:eastAsia="標楷體"/>
                      <w:rPrChange w:id="321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36"/>
                      <w:rPrChange w:id="321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</w:rPr>
                      </w:rPrChange>
                    </w:rPr>
                    <w:t>11</w:t>
                  </w:r>
                  <w:ins w:id="3218" w:author="User" w:date="2025-08-19T10:19:00Z">
                    <w:r w:rsidR="008044EA" w:rsidRPr="00710858">
                      <w:rPr>
                        <w:rFonts w:eastAsia="標楷體"/>
                        <w:sz w:val="36"/>
                        <w:rPrChange w:id="3219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</w:rPr>
                        </w:rPrChange>
                      </w:rPr>
                      <w:t>4</w:t>
                    </w:r>
                  </w:ins>
                  <w:ins w:id="3220" w:author="Windows 使用者" w:date="2024-08-02T13:33:00Z">
                    <w:del w:id="3221" w:author="User" w:date="2025-08-19T10:19:00Z">
                      <w:r w:rsidR="008F28E0" w:rsidRPr="00710858" w:rsidDel="008044EA">
                        <w:rPr>
                          <w:rFonts w:eastAsia="標楷體"/>
                          <w:sz w:val="36"/>
                          <w:rPrChange w:id="3222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</w:rPr>
                          </w:rPrChange>
                        </w:rPr>
                        <w:delText>3</w:delText>
                      </w:r>
                    </w:del>
                  </w:ins>
                  <w:del w:id="3223" w:author="Windows 使用者" w:date="2024-08-02T13:33:00Z">
                    <w:r w:rsidR="008F5423" w:rsidRPr="00710858" w:rsidDel="008F28E0">
                      <w:rPr>
                        <w:rFonts w:eastAsia="標楷體"/>
                        <w:sz w:val="36"/>
                        <w:rPrChange w:id="3224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</w:rPr>
                        </w:rPrChange>
                      </w:rPr>
                      <w:delText>2</w:delText>
                    </w:r>
                  </w:del>
                  <w:r w:rsidR="00E945BF" w:rsidRPr="00710858">
                    <w:rPr>
                      <w:rFonts w:eastAsia="標楷體" w:hint="eastAsia"/>
                      <w:sz w:val="36"/>
                      <w:rPrChange w:id="3225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</w:rPr>
                      </w:rPrChange>
                    </w:rPr>
                    <w:t>學年度</w:t>
                  </w:r>
                  <w:ins w:id="3226" w:author="User" w:date="2025-11-28T15:37:00Z">
                    <w:r w:rsidR="002F7BD4">
                      <w:rPr>
                        <w:rFonts w:eastAsia="標楷體" w:hint="eastAsia"/>
                        <w:sz w:val="20"/>
                        <w:szCs w:val="40"/>
                      </w:rPr>
                      <w:t>01</w:t>
                    </w:r>
                    <w:r w:rsidR="002F7BD4" w:rsidRPr="007D068A">
                      <w:rPr>
                        <w:rFonts w:eastAsia="標楷體"/>
                        <w:sz w:val="20"/>
                        <w:szCs w:val="40"/>
                      </w:rPr>
                      <w:t>/</w:t>
                    </w:r>
                    <w:r w:rsidR="002F7BD4">
                      <w:rPr>
                        <w:rFonts w:eastAsia="標楷體" w:hint="eastAsia"/>
                        <w:sz w:val="20"/>
                        <w:szCs w:val="40"/>
                      </w:rPr>
                      <w:t>05</w:t>
                    </w:r>
                  </w:ins>
                  <w:del w:id="3227" w:author="User" w:date="2025-11-28T15:37:00Z">
                    <w:r w:rsidR="008A1EEA" w:rsidRPr="00710858" w:rsidDel="002F7BD4">
                      <w:rPr>
                        <w:rFonts w:eastAsia="標楷體"/>
                        <w:sz w:val="20"/>
                        <w:szCs w:val="40"/>
                        <w:rPrChange w:id="3228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08</w:delText>
                    </w:r>
                    <w:r w:rsidR="00B20BBB" w:rsidRPr="00710858" w:rsidDel="002F7BD4">
                      <w:rPr>
                        <w:rFonts w:eastAsia="標楷體"/>
                        <w:sz w:val="20"/>
                        <w:szCs w:val="40"/>
                        <w:rPrChange w:id="3229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/</w:delText>
                    </w:r>
                    <w:r w:rsidR="008E242A" w:rsidRPr="00710858" w:rsidDel="002F7BD4">
                      <w:rPr>
                        <w:rFonts w:eastAsia="標楷體"/>
                        <w:sz w:val="20"/>
                        <w:szCs w:val="40"/>
                        <w:rPrChange w:id="3230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25</w:delText>
                    </w:r>
                  </w:del>
                  <w:ins w:id="3231" w:author="Windows 使用者" w:date="2024-08-07T09:10:00Z">
                    <w:del w:id="3232" w:author="User" w:date="2025-08-19T10:26:00Z">
                      <w:r w:rsidR="00CC029C" w:rsidRPr="00710858" w:rsidDel="008044EA">
                        <w:rPr>
                          <w:rFonts w:eastAsia="標楷體"/>
                          <w:sz w:val="20"/>
                          <w:szCs w:val="40"/>
                          <w:rPrChange w:id="3233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40"/>
                            </w:rPr>
                          </w:rPrChange>
                        </w:rPr>
                        <w:delText>07</w:delText>
                      </w:r>
                    </w:del>
                  </w:ins>
                  <w:r w:rsidR="005025B5" w:rsidRPr="00710858">
                    <w:rPr>
                      <w:rFonts w:eastAsia="標楷體" w:hint="eastAsia"/>
                      <w:sz w:val="20"/>
                      <w:szCs w:val="40"/>
                      <w:rPrChange w:id="3234" w:author="User" w:date="2025-08-27T11:49:00Z">
                        <w:rPr>
                          <w:rFonts w:eastAsia="標楷體" w:hint="eastAsia"/>
                          <w:color w:val="000000" w:themeColor="text1"/>
                          <w:sz w:val="20"/>
                          <w:szCs w:val="40"/>
                        </w:rPr>
                      </w:rPrChange>
                    </w:rPr>
                    <w:t>製</w:t>
                  </w:r>
                </w:p>
              </w:tc>
              <w:tc>
                <w:tcPr>
                  <w:tcW w:w="6866" w:type="dxa"/>
                  <w:gridSpan w:val="5"/>
                  <w:tcBorders>
                    <w:bottom w:val="nil"/>
                  </w:tcBorders>
                </w:tcPr>
                <w:p w14:paraId="1E305F9C" w14:textId="77777777" w:rsidR="00E945BF" w:rsidRPr="00710858" w:rsidRDefault="00E945BF" w:rsidP="00E945BF">
                  <w:pPr>
                    <w:spacing w:line="400" w:lineRule="exact"/>
                    <w:ind w:leftChars="507" w:left="1217" w:rightChars="532" w:right="1277"/>
                    <w:jc w:val="distribute"/>
                    <w:rPr>
                      <w:rFonts w:eastAsia="標楷體"/>
                      <w:rPrChange w:id="323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rPrChange w:id="3236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</w:rPr>
                      </w:rPrChange>
                    </w:rPr>
                    <w:t>週課表</w:t>
                  </w:r>
                </w:p>
              </w:tc>
            </w:tr>
            <w:tr w:rsidR="00710858" w:rsidRPr="00710858" w14:paraId="3D6CF78C" w14:textId="77777777" w:rsidTr="00CC029C">
              <w:trPr>
                <w:gridAfter w:val="2"/>
                <w:wAfter w:w="1609" w:type="dxa"/>
                <w:cantSplit/>
              </w:trPr>
              <w:tc>
                <w:tcPr>
                  <w:tcW w:w="3799" w:type="dxa"/>
                  <w:gridSpan w:val="4"/>
                  <w:vMerge w:val="restart"/>
                  <w:tcBorders>
                    <w:tl2br w:val="single" w:sz="4" w:space="0" w:color="auto"/>
                  </w:tcBorders>
                </w:tcPr>
                <w:p w14:paraId="1D37DEFF" w14:textId="77777777" w:rsidR="00E945BF" w:rsidRPr="00710858" w:rsidRDefault="00E945BF" w:rsidP="00E945BF">
                  <w:pPr>
                    <w:spacing w:line="180" w:lineRule="exact"/>
                    <w:jc w:val="right"/>
                    <w:rPr>
                      <w:rFonts w:eastAsia="標楷體"/>
                      <w:sz w:val="16"/>
                      <w:szCs w:val="16"/>
                      <w:rPrChange w:id="3237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3238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星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3239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3240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期</w:t>
                  </w:r>
                </w:p>
                <w:p w14:paraId="0372A027" w14:textId="77777777" w:rsidR="00E945BF" w:rsidRPr="00710858" w:rsidRDefault="00E945BF" w:rsidP="00E945BF">
                  <w:pPr>
                    <w:wordWrap w:val="0"/>
                    <w:spacing w:line="180" w:lineRule="exact"/>
                    <w:jc w:val="right"/>
                    <w:rPr>
                      <w:rFonts w:eastAsia="標楷體"/>
                      <w:sz w:val="16"/>
                      <w:szCs w:val="16"/>
                      <w:rPrChange w:id="3241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3242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科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3243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3244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目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3245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 Week</w:t>
                  </w:r>
                </w:p>
                <w:p w14:paraId="5F769E88" w14:textId="77777777" w:rsidR="00E945BF" w:rsidRPr="00710858" w:rsidRDefault="00E945BF" w:rsidP="00E945BF">
                  <w:pPr>
                    <w:spacing w:line="180" w:lineRule="exact"/>
                    <w:rPr>
                      <w:rFonts w:eastAsia="標楷體"/>
                      <w:sz w:val="16"/>
                      <w:szCs w:val="16"/>
                      <w:rPrChange w:id="3246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3247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節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3248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3249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次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3250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                       Subject</w:t>
                  </w:r>
                </w:p>
                <w:p w14:paraId="64ACA13E" w14:textId="77777777" w:rsidR="00E945BF" w:rsidRPr="00710858" w:rsidRDefault="00E945BF" w:rsidP="00E945BF">
                  <w:pPr>
                    <w:spacing w:line="180" w:lineRule="exact"/>
                    <w:rPr>
                      <w:rFonts w:eastAsia="標楷體"/>
                      <w:rPrChange w:id="325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16"/>
                      <w:szCs w:val="16"/>
                      <w:rPrChange w:id="3252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Course        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3253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時間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3254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Time</w:t>
                  </w:r>
                </w:p>
              </w:tc>
              <w:tc>
                <w:tcPr>
                  <w:tcW w:w="1373" w:type="dxa"/>
                  <w:tcBorders>
                    <w:bottom w:val="nil"/>
                  </w:tcBorders>
                  <w:vAlign w:val="center"/>
                </w:tcPr>
                <w:p w14:paraId="4DB2BF8F" w14:textId="77777777" w:rsidR="00E945BF" w:rsidRPr="00710858" w:rsidRDefault="00E945BF" w:rsidP="00E945BF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325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3256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一</w:t>
                  </w:r>
                </w:p>
              </w:tc>
              <w:tc>
                <w:tcPr>
                  <w:tcW w:w="1373" w:type="dxa"/>
                  <w:tcBorders>
                    <w:bottom w:val="nil"/>
                  </w:tcBorders>
                  <w:vAlign w:val="center"/>
                </w:tcPr>
                <w:p w14:paraId="5D6BAA56" w14:textId="77777777" w:rsidR="00E945BF" w:rsidRPr="00710858" w:rsidRDefault="00E945BF" w:rsidP="00E945BF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325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3258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二</w:t>
                  </w:r>
                </w:p>
              </w:tc>
              <w:tc>
                <w:tcPr>
                  <w:tcW w:w="1374" w:type="dxa"/>
                  <w:tcBorders>
                    <w:bottom w:val="nil"/>
                  </w:tcBorders>
                  <w:vAlign w:val="center"/>
                </w:tcPr>
                <w:p w14:paraId="067299D6" w14:textId="77777777" w:rsidR="00E945BF" w:rsidRPr="00710858" w:rsidRDefault="00E945BF" w:rsidP="00E945BF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325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3260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三</w:t>
                  </w:r>
                </w:p>
              </w:tc>
              <w:tc>
                <w:tcPr>
                  <w:tcW w:w="1373" w:type="dxa"/>
                  <w:tcBorders>
                    <w:bottom w:val="nil"/>
                  </w:tcBorders>
                  <w:vAlign w:val="center"/>
                </w:tcPr>
                <w:p w14:paraId="75844C21" w14:textId="77777777" w:rsidR="00E945BF" w:rsidRPr="00710858" w:rsidRDefault="00E945BF" w:rsidP="00E945BF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326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3262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四</w:t>
                  </w:r>
                </w:p>
              </w:tc>
              <w:tc>
                <w:tcPr>
                  <w:tcW w:w="1373" w:type="dxa"/>
                  <w:tcBorders>
                    <w:bottom w:val="nil"/>
                  </w:tcBorders>
                  <w:vAlign w:val="center"/>
                </w:tcPr>
                <w:p w14:paraId="6F698054" w14:textId="77777777" w:rsidR="00E945BF" w:rsidRPr="00710858" w:rsidRDefault="00E945BF" w:rsidP="00E945BF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326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3264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五</w:t>
                  </w:r>
                </w:p>
              </w:tc>
            </w:tr>
            <w:tr w:rsidR="00710858" w:rsidRPr="00710858" w14:paraId="66CDE2D8" w14:textId="77777777" w:rsidTr="00CC029C">
              <w:trPr>
                <w:gridAfter w:val="2"/>
                <w:wAfter w:w="1609" w:type="dxa"/>
                <w:cantSplit/>
              </w:trPr>
              <w:tc>
                <w:tcPr>
                  <w:tcW w:w="3799" w:type="dxa"/>
                  <w:gridSpan w:val="4"/>
                  <w:vMerge/>
                </w:tcPr>
                <w:p w14:paraId="18619865" w14:textId="77777777" w:rsidR="00E945BF" w:rsidRPr="00710858" w:rsidRDefault="00E945BF" w:rsidP="00E945BF">
                  <w:pPr>
                    <w:spacing w:line="400" w:lineRule="exact"/>
                    <w:rPr>
                      <w:rFonts w:eastAsia="標楷體"/>
                      <w:rPrChange w:id="326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732008B2" w14:textId="77777777" w:rsidR="00E945BF" w:rsidRPr="00710858" w:rsidRDefault="00E945BF" w:rsidP="00E945BF">
                  <w:pPr>
                    <w:jc w:val="center"/>
                    <w:rPr>
                      <w:rFonts w:eastAsia="標楷體"/>
                      <w:rPrChange w:id="326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326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Monday</w:t>
                  </w:r>
                </w:p>
              </w:tc>
              <w:tc>
                <w:tcPr>
                  <w:tcW w:w="1373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2EFA82BC" w14:textId="77777777" w:rsidR="00E945BF" w:rsidRPr="00710858" w:rsidRDefault="00E945BF" w:rsidP="00E945BF">
                  <w:pPr>
                    <w:jc w:val="center"/>
                    <w:rPr>
                      <w:rFonts w:eastAsia="標楷體"/>
                      <w:rPrChange w:id="326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326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Tuesday</w:t>
                  </w:r>
                </w:p>
              </w:tc>
              <w:tc>
                <w:tcPr>
                  <w:tcW w:w="1374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5B7639B1" w14:textId="77777777" w:rsidR="00E945BF" w:rsidRPr="00710858" w:rsidRDefault="00E945BF" w:rsidP="00E945BF">
                  <w:pPr>
                    <w:jc w:val="center"/>
                    <w:rPr>
                      <w:rFonts w:eastAsia="標楷體"/>
                      <w:spacing w:val="-20"/>
                      <w:rPrChange w:id="3270" w:author="User" w:date="2025-08-27T11:49:00Z">
                        <w:rPr>
                          <w:rFonts w:eastAsia="標楷體"/>
                          <w:color w:val="000000" w:themeColor="text1"/>
                          <w:spacing w:val="-20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pacing w:val="-20"/>
                      <w:rPrChange w:id="3271" w:author="User" w:date="2025-08-27T11:49:00Z">
                        <w:rPr>
                          <w:rFonts w:eastAsia="標楷體"/>
                          <w:color w:val="000000" w:themeColor="text1"/>
                          <w:spacing w:val="-20"/>
                        </w:rPr>
                      </w:rPrChange>
                    </w:rPr>
                    <w:t>Wednesday</w:t>
                  </w:r>
                </w:p>
              </w:tc>
              <w:tc>
                <w:tcPr>
                  <w:tcW w:w="1373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61901B82" w14:textId="77777777" w:rsidR="00E945BF" w:rsidRPr="00710858" w:rsidRDefault="00E945BF" w:rsidP="00E945BF">
                  <w:pPr>
                    <w:jc w:val="center"/>
                    <w:rPr>
                      <w:rFonts w:eastAsia="標楷體"/>
                      <w:rPrChange w:id="327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327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Thursday</w:t>
                  </w:r>
                </w:p>
              </w:tc>
              <w:tc>
                <w:tcPr>
                  <w:tcW w:w="1373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707C2CC1" w14:textId="77777777" w:rsidR="00E945BF" w:rsidRPr="00710858" w:rsidRDefault="00E945BF" w:rsidP="00E945BF">
                  <w:pPr>
                    <w:jc w:val="center"/>
                    <w:rPr>
                      <w:rFonts w:eastAsia="標楷體"/>
                      <w:rPrChange w:id="327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327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Friday</w:t>
                  </w:r>
                </w:p>
              </w:tc>
            </w:tr>
            <w:tr w:rsidR="00710858" w:rsidRPr="00710858" w14:paraId="085909F9" w14:textId="77777777" w:rsidTr="00CC029C">
              <w:trPr>
                <w:cantSplit/>
                <w:trHeight w:val="419"/>
              </w:trPr>
              <w:tc>
                <w:tcPr>
                  <w:tcW w:w="1198" w:type="dxa"/>
                  <w:vMerge w:val="restart"/>
                  <w:vAlign w:val="center"/>
                </w:tcPr>
                <w:p w14:paraId="038466B1" w14:textId="77777777" w:rsidR="00660AB9" w:rsidRPr="00710858" w:rsidRDefault="00660AB9" w:rsidP="009F7562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3276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3277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上午</w:t>
                  </w:r>
                </w:p>
                <w:p w14:paraId="09644F33" w14:textId="77777777" w:rsidR="00660AB9" w:rsidRPr="00710858" w:rsidRDefault="00660AB9" w:rsidP="009F7562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3278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2"/>
                      <w:szCs w:val="22"/>
                      <w:rPrChange w:id="3279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2"/>
                        </w:rPr>
                      </w:rPrChange>
                    </w:rPr>
                    <w:t>Morning</w:t>
                  </w:r>
                </w:p>
              </w:tc>
              <w:tc>
                <w:tcPr>
                  <w:tcW w:w="2098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14:paraId="683F0229" w14:textId="77777777" w:rsidR="00660AB9" w:rsidRPr="00710858" w:rsidRDefault="00660AB9" w:rsidP="009F7562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328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328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7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3282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328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30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3284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328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8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3286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328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05</w:t>
                  </w:r>
                </w:p>
              </w:tc>
              <w:tc>
                <w:tcPr>
                  <w:tcW w:w="503" w:type="dxa"/>
                  <w:tcBorders>
                    <w:bottom w:val="single" w:sz="4" w:space="0" w:color="auto"/>
                  </w:tcBorders>
                  <w:vAlign w:val="center"/>
                </w:tcPr>
                <w:p w14:paraId="5442C64B" w14:textId="77777777" w:rsidR="00660AB9" w:rsidRPr="00710858" w:rsidRDefault="00660AB9" w:rsidP="009F7562">
                  <w:pPr>
                    <w:snapToGrid w:val="0"/>
                    <w:jc w:val="center"/>
                    <w:rPr>
                      <w:rFonts w:eastAsia="標楷體"/>
                      <w:rPrChange w:id="328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328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35</w:t>
                  </w:r>
                </w:p>
              </w:tc>
              <w:tc>
                <w:tcPr>
                  <w:tcW w:w="6866" w:type="dxa"/>
                  <w:gridSpan w:val="5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BE1E90" w14:textId="77777777" w:rsidR="00660AB9" w:rsidRPr="00710858" w:rsidRDefault="00660AB9" w:rsidP="00660AB9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2"/>
                      <w:szCs w:val="32"/>
                      <w:rPrChange w:id="3290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2"/>
                      <w:szCs w:val="32"/>
                      <w:rPrChange w:id="3291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升旗早會、早自習</w:t>
                  </w:r>
                </w:p>
              </w:tc>
              <w:tc>
                <w:tcPr>
                  <w:tcW w:w="1373" w:type="dxa"/>
                  <w:vAlign w:val="center"/>
                </w:tcPr>
                <w:p w14:paraId="38A742B2" w14:textId="77777777" w:rsidR="00660AB9" w:rsidRPr="00710858" w:rsidRDefault="00660AB9">
                  <w:pPr>
                    <w:snapToGrid w:val="0"/>
                    <w:spacing w:line="400" w:lineRule="exact"/>
                    <w:ind w:rightChars="129" w:right="310"/>
                    <w:jc w:val="center"/>
                    <w:rPr>
                      <w:rFonts w:eastAsia="標楷體"/>
                      <w:sz w:val="32"/>
                      <w:szCs w:val="32"/>
                      <w:rPrChange w:id="3292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pPrChange w:id="3293" w:author="Windows 使用者" w:date="2024-08-07T09:07:00Z">
                      <w:pPr>
                        <w:snapToGrid w:val="0"/>
                        <w:spacing w:line="400" w:lineRule="exact"/>
                        <w:jc w:val="center"/>
                      </w:pPr>
                    </w:pPrChange>
                  </w:pPr>
                  <w:r w:rsidRPr="00710858">
                    <w:rPr>
                      <w:rFonts w:eastAsia="標楷體" w:hint="eastAsia"/>
                      <w:sz w:val="32"/>
                      <w:szCs w:val="32"/>
                      <w:rPrChange w:id="3294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補國</w:t>
                  </w:r>
                </w:p>
              </w:tc>
              <w:tc>
                <w:tcPr>
                  <w:tcW w:w="236" w:type="dxa"/>
                  <w:vAlign w:val="center"/>
                </w:tcPr>
                <w:p w14:paraId="03B66BFA" w14:textId="77777777" w:rsidR="00660AB9" w:rsidRPr="00710858" w:rsidRDefault="00660AB9" w:rsidP="009F7562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2"/>
                      <w:szCs w:val="32"/>
                      <w:rPrChange w:id="3295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</w:p>
              </w:tc>
            </w:tr>
            <w:tr w:rsidR="00710858" w:rsidRPr="00710858" w14:paraId="44C14BA2" w14:textId="77777777" w:rsidTr="00CC029C">
              <w:trPr>
                <w:gridAfter w:val="2"/>
                <w:wAfter w:w="1609" w:type="dxa"/>
                <w:cantSplit/>
              </w:trPr>
              <w:tc>
                <w:tcPr>
                  <w:tcW w:w="1198" w:type="dxa"/>
                  <w:vMerge/>
                  <w:vAlign w:val="center"/>
                </w:tcPr>
                <w:p w14:paraId="5AE0591E" w14:textId="77777777" w:rsidR="001C44F3" w:rsidRPr="00710858" w:rsidRDefault="001C44F3" w:rsidP="001C44F3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329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3" w:type="dxa"/>
                  <w:vAlign w:val="center"/>
                </w:tcPr>
                <w:p w14:paraId="6BC7AE8F" w14:textId="77777777" w:rsidR="001C44F3" w:rsidRPr="00710858" w:rsidRDefault="001C44F3" w:rsidP="001C44F3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3297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3298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1</w:t>
                  </w:r>
                </w:p>
              </w:tc>
              <w:tc>
                <w:tcPr>
                  <w:tcW w:w="1575" w:type="dxa"/>
                  <w:vAlign w:val="center"/>
                </w:tcPr>
                <w:p w14:paraId="66809BE8" w14:textId="77777777" w:rsidR="001C44F3" w:rsidRPr="00710858" w:rsidRDefault="001C44F3" w:rsidP="001C44F3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329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330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8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3301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330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</w:p>
                <w:p w14:paraId="6EEA0C23" w14:textId="77777777" w:rsidR="001C44F3" w:rsidRPr="00710858" w:rsidRDefault="001C44F3" w:rsidP="001C44F3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330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330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23E09A65" w14:textId="77777777" w:rsidR="001C44F3" w:rsidRPr="00710858" w:rsidRDefault="001C44F3" w:rsidP="001C44F3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330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330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3307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330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</w:tc>
              <w:tc>
                <w:tcPr>
                  <w:tcW w:w="503" w:type="dxa"/>
                  <w:vAlign w:val="center"/>
                </w:tcPr>
                <w:p w14:paraId="7A8FDBF2" w14:textId="77777777" w:rsidR="001C44F3" w:rsidRPr="00710858" w:rsidRDefault="001C44F3" w:rsidP="001C44F3">
                  <w:pPr>
                    <w:snapToGrid w:val="0"/>
                    <w:jc w:val="center"/>
                    <w:rPr>
                      <w:rFonts w:eastAsia="標楷體"/>
                      <w:rPrChange w:id="330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331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3" w:type="dxa"/>
                  <w:vAlign w:val="center"/>
                </w:tcPr>
                <w:p w14:paraId="102D4536" w14:textId="77777777" w:rsidR="00B4497C" w:rsidRPr="00710858" w:rsidRDefault="00B4497C" w:rsidP="00B4497C">
                  <w:pPr>
                    <w:snapToGrid w:val="0"/>
                    <w:spacing w:line="400" w:lineRule="exact"/>
                    <w:jc w:val="center"/>
                    <w:rPr>
                      <w:ins w:id="3311" w:author="User" w:date="2025-08-19T11:48:00Z"/>
                      <w:rFonts w:eastAsia="標楷體"/>
                      <w:sz w:val="36"/>
                      <w:szCs w:val="36"/>
                      <w:rPrChange w:id="3312" w:author="User" w:date="2025-08-27T11:49:00Z">
                        <w:rPr>
                          <w:ins w:id="3313" w:author="User" w:date="2025-08-19T11:4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314" w:author="User" w:date="2025-08-19T11:48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331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自然</w:t>
                    </w:r>
                  </w:ins>
                </w:p>
                <w:p w14:paraId="58ECEEA3" w14:textId="02012975" w:rsidR="006C22D3" w:rsidRPr="00710858" w:rsidDel="008044EA" w:rsidRDefault="00B4497C">
                  <w:pPr>
                    <w:snapToGrid w:val="0"/>
                    <w:jc w:val="center"/>
                    <w:rPr>
                      <w:ins w:id="3316" w:author="Windows 使用者" w:date="2024-08-21T15:39:00Z"/>
                      <w:del w:id="3317" w:author="User" w:date="2025-08-19T10:20:00Z"/>
                      <w:rFonts w:eastAsia="標楷體"/>
                      <w:sz w:val="36"/>
                      <w:szCs w:val="36"/>
                      <w:rPrChange w:id="3318" w:author="User" w:date="2025-08-27T11:49:00Z">
                        <w:rPr>
                          <w:ins w:id="3319" w:author="Windows 使用者" w:date="2024-08-21T15:39:00Z"/>
                          <w:del w:id="3320" w:author="User" w:date="2025-08-19T10:2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3321" w:author="User" w:date="2025-08-19T11:48:00Z">
                      <w:pPr>
                        <w:snapToGrid w:val="0"/>
                        <w:spacing w:line="400" w:lineRule="exact"/>
                        <w:jc w:val="center"/>
                      </w:pPr>
                    </w:pPrChange>
                  </w:pPr>
                  <w:ins w:id="3322" w:author="User" w:date="2025-08-19T11:48:00Z">
                    <w:r w:rsidRPr="00710858">
                      <w:rPr>
                        <w:rFonts w:eastAsia="標楷體"/>
                        <w:sz w:val="20"/>
                        <w:szCs w:val="20"/>
                        <w:rPrChange w:id="3323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Science</w:t>
                    </w:r>
                  </w:ins>
                  <w:ins w:id="3324" w:author="Windows 使用者" w:date="2024-08-21T15:39:00Z">
                    <w:del w:id="3325" w:author="User" w:date="2025-08-19T10:20:00Z">
                      <w:r w:rsidR="006C22D3" w:rsidRPr="00710858" w:rsidDel="008044EA">
                        <w:rPr>
                          <w:rFonts w:eastAsia="標楷體" w:hint="eastAsia"/>
                          <w:sz w:val="36"/>
                          <w:szCs w:val="36"/>
                          <w:rPrChange w:id="3326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國文</w:delText>
                      </w:r>
                    </w:del>
                  </w:ins>
                </w:p>
                <w:p w14:paraId="45EA4D50" w14:textId="7A6B5FDA" w:rsidR="00A3592A" w:rsidRPr="00710858" w:rsidDel="006C22D3" w:rsidRDefault="006C22D3">
                  <w:pPr>
                    <w:snapToGrid w:val="0"/>
                    <w:jc w:val="center"/>
                    <w:rPr>
                      <w:del w:id="3327" w:author="Windows 使用者" w:date="2024-08-21T15:39:00Z"/>
                      <w:rFonts w:eastAsia="標楷體"/>
                      <w:kern w:val="0"/>
                      <w:sz w:val="36"/>
                      <w:rPrChange w:id="3328" w:author="User" w:date="2025-08-27T11:49:00Z">
                        <w:rPr>
                          <w:del w:id="3329" w:author="Windows 使用者" w:date="2024-08-21T15:39:00Z"/>
                          <w:rFonts w:eastAsia="標楷體"/>
                          <w:color w:val="000000" w:themeColor="text1"/>
                          <w:kern w:val="0"/>
                          <w:sz w:val="36"/>
                        </w:rPr>
                      </w:rPrChange>
                    </w:rPr>
                    <w:pPrChange w:id="3330" w:author="User" w:date="2025-08-19T11:48:00Z">
                      <w:pPr>
                        <w:snapToGrid w:val="0"/>
                        <w:ind w:leftChars="-50" w:left="-120" w:rightChars="-27" w:right="-65"/>
                        <w:jc w:val="center"/>
                      </w:pPr>
                    </w:pPrChange>
                  </w:pPr>
                  <w:ins w:id="3331" w:author="Windows 使用者" w:date="2024-08-21T15:39:00Z">
                    <w:del w:id="3332" w:author="User" w:date="2025-08-19T10:20:00Z">
                      <w:r w:rsidRPr="00710858" w:rsidDel="008044EA">
                        <w:rPr>
                          <w:rFonts w:eastAsia="標楷體"/>
                          <w:sz w:val="20"/>
                          <w:szCs w:val="20"/>
                          <w:rPrChange w:id="3333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Chinese</w:delText>
                      </w:r>
                    </w:del>
                  </w:ins>
                  <w:del w:id="3334" w:author="Windows 使用者" w:date="2024-08-21T15:39:00Z">
                    <w:r w:rsidR="00A3592A" w:rsidRPr="00710858" w:rsidDel="006C22D3">
                      <w:rPr>
                        <w:rFonts w:eastAsia="標楷體" w:hint="eastAsia"/>
                        <w:kern w:val="0"/>
                        <w:sz w:val="36"/>
                        <w:rPrChange w:id="3335" w:author="User" w:date="2025-08-27T11:49:00Z">
                          <w:rPr>
                            <w:rFonts w:eastAsia="標楷體" w:hint="eastAsia"/>
                            <w:color w:val="000000" w:themeColor="text1"/>
                            <w:kern w:val="0"/>
                            <w:sz w:val="36"/>
                          </w:rPr>
                        </w:rPrChange>
                      </w:rPr>
                      <w:delText>視覺</w:delText>
                    </w:r>
                  </w:del>
                </w:p>
                <w:p w14:paraId="1F32A8EC" w14:textId="57DD1EA1" w:rsidR="001C44F3" w:rsidRPr="00710858" w:rsidRDefault="00A3592A">
                  <w:pPr>
                    <w:snapToGrid w:val="0"/>
                    <w:jc w:val="center"/>
                    <w:rPr>
                      <w:rFonts w:eastAsia="標楷體"/>
                      <w:b/>
                      <w:kern w:val="0"/>
                      <w:sz w:val="32"/>
                      <w:rPrChange w:id="3336" w:author="User" w:date="2025-08-27T11:49:00Z">
                        <w:rPr>
                          <w:rFonts w:eastAsia="標楷體"/>
                          <w:b/>
                          <w:color w:val="000000" w:themeColor="text1"/>
                          <w:kern w:val="0"/>
                          <w:sz w:val="32"/>
                        </w:rPr>
                      </w:rPrChange>
                    </w:rPr>
                    <w:pPrChange w:id="3337" w:author="User" w:date="2025-08-19T11:48:00Z">
                      <w:pPr>
                        <w:snapToGrid w:val="0"/>
                        <w:ind w:leftChars="-50" w:left="-120" w:rightChars="-27" w:right="-65"/>
                        <w:jc w:val="center"/>
                      </w:pPr>
                    </w:pPrChange>
                  </w:pPr>
                  <w:del w:id="3338" w:author="Windows 使用者" w:date="2024-08-21T15:39:00Z">
                    <w:r w:rsidRPr="00710858" w:rsidDel="006C22D3">
                      <w:rPr>
                        <w:rFonts w:eastAsia="標楷體"/>
                        <w:kern w:val="0"/>
                        <w:sz w:val="20"/>
                        <w:szCs w:val="20"/>
                        <w:rPrChange w:id="3339" w:author="User" w:date="2025-08-27T11:49:00Z">
                          <w:rPr>
                            <w:rFonts w:eastAsia="標楷體"/>
                            <w:color w:val="000000" w:themeColor="text1"/>
                            <w:kern w:val="0"/>
                            <w:sz w:val="20"/>
                            <w:szCs w:val="20"/>
                          </w:rPr>
                        </w:rPrChange>
                      </w:rPr>
                      <w:delText>Visual Art</w:delText>
                    </w:r>
                  </w:del>
                </w:p>
              </w:tc>
              <w:tc>
                <w:tcPr>
                  <w:tcW w:w="1373" w:type="dxa"/>
                  <w:vAlign w:val="center"/>
                </w:tcPr>
                <w:p w14:paraId="0AD12C07" w14:textId="77777777" w:rsidR="008044EA" w:rsidRPr="00710858" w:rsidRDefault="008044EA" w:rsidP="008044EA">
                  <w:pPr>
                    <w:snapToGrid w:val="0"/>
                    <w:spacing w:line="204" w:lineRule="auto"/>
                    <w:jc w:val="center"/>
                    <w:rPr>
                      <w:ins w:id="3340" w:author="User" w:date="2025-08-19T10:21:00Z"/>
                      <w:rFonts w:eastAsia="標楷體"/>
                      <w:sz w:val="36"/>
                      <w:szCs w:val="36"/>
                      <w:rPrChange w:id="3341" w:author="User" w:date="2025-08-27T11:49:00Z">
                        <w:rPr>
                          <w:ins w:id="3342" w:author="User" w:date="2025-08-19T10:2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343" w:author="User" w:date="2025-08-19T10:21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334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英語</w:t>
                    </w:r>
                  </w:ins>
                </w:p>
                <w:p w14:paraId="746F504C" w14:textId="1592AD30" w:rsidR="002240A2" w:rsidRPr="00710858" w:rsidDel="008044EA" w:rsidRDefault="008044EA" w:rsidP="008044EA">
                  <w:pPr>
                    <w:snapToGrid w:val="0"/>
                    <w:spacing w:line="204" w:lineRule="auto"/>
                    <w:jc w:val="center"/>
                    <w:rPr>
                      <w:ins w:id="3345" w:author="Windows 使用者" w:date="2024-08-02T14:37:00Z"/>
                      <w:del w:id="3346" w:author="User" w:date="2025-08-19T10:20:00Z"/>
                      <w:rFonts w:eastAsia="標楷體"/>
                      <w:sz w:val="36"/>
                      <w:szCs w:val="36"/>
                      <w:rPrChange w:id="3347" w:author="User" w:date="2025-08-27T11:49:00Z">
                        <w:rPr>
                          <w:ins w:id="3348" w:author="Windows 使用者" w:date="2024-08-02T14:37:00Z"/>
                          <w:del w:id="3349" w:author="User" w:date="2025-08-19T10:2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350" w:author="User" w:date="2025-08-19T10:21:00Z">
                    <w:r w:rsidRPr="00710858">
                      <w:rPr>
                        <w:rFonts w:eastAsia="標楷體"/>
                        <w:sz w:val="20"/>
                        <w:szCs w:val="20"/>
                        <w:rPrChange w:id="3351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English</w:t>
                    </w:r>
                  </w:ins>
                  <w:ins w:id="3352" w:author="Windows 使用者" w:date="2024-08-02T14:37:00Z">
                    <w:del w:id="3353" w:author="User" w:date="2025-08-19T10:20:00Z">
                      <w:r w:rsidR="002240A2" w:rsidRPr="00710858" w:rsidDel="008044EA">
                        <w:rPr>
                          <w:rFonts w:eastAsia="標楷體" w:hint="eastAsia"/>
                          <w:sz w:val="36"/>
                          <w:szCs w:val="36"/>
                          <w:rPrChange w:id="3354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英語</w:delText>
                      </w:r>
                    </w:del>
                  </w:ins>
                </w:p>
                <w:p w14:paraId="3F05D816" w14:textId="385AB068" w:rsidR="000300C1" w:rsidRPr="00710858" w:rsidDel="008044EA" w:rsidRDefault="002240A2" w:rsidP="002240A2">
                  <w:pPr>
                    <w:snapToGrid w:val="0"/>
                    <w:spacing w:line="400" w:lineRule="exact"/>
                    <w:jc w:val="center"/>
                    <w:rPr>
                      <w:del w:id="3355" w:author="User" w:date="2025-08-19T10:20:00Z"/>
                      <w:rFonts w:eastAsia="標楷體"/>
                      <w:sz w:val="36"/>
                      <w:szCs w:val="36"/>
                      <w:rPrChange w:id="3356" w:author="User" w:date="2025-08-27T11:49:00Z">
                        <w:rPr>
                          <w:del w:id="3357" w:author="User" w:date="2025-08-19T10:2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358" w:author="Windows 使用者" w:date="2024-08-02T14:37:00Z">
                    <w:del w:id="3359" w:author="User" w:date="2025-08-19T10:20:00Z">
                      <w:r w:rsidRPr="00710858" w:rsidDel="008044EA">
                        <w:rPr>
                          <w:rFonts w:eastAsia="標楷體"/>
                          <w:sz w:val="20"/>
                          <w:szCs w:val="20"/>
                          <w:rPrChange w:id="3360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English</w:delText>
                      </w:r>
                    </w:del>
                  </w:ins>
                  <w:del w:id="3361" w:author="User" w:date="2025-08-19T10:20:00Z">
                    <w:r w:rsidR="000300C1" w:rsidRPr="00710858" w:rsidDel="008044EA">
                      <w:rPr>
                        <w:rFonts w:eastAsia="標楷體" w:hint="eastAsia"/>
                        <w:sz w:val="36"/>
                        <w:szCs w:val="36"/>
                        <w:rPrChange w:id="336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國文</w:delText>
                    </w:r>
                  </w:del>
                </w:p>
                <w:p w14:paraId="5E8DD3DE" w14:textId="31369B81" w:rsidR="001C44F3" w:rsidRPr="00710858" w:rsidRDefault="000300C1" w:rsidP="000300C1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336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3364" w:author="User" w:date="2025-08-19T10:20:00Z">
                    <w:r w:rsidRPr="00710858" w:rsidDel="008044EA">
                      <w:rPr>
                        <w:rFonts w:eastAsia="標楷體"/>
                        <w:sz w:val="20"/>
                        <w:szCs w:val="20"/>
                        <w:rPrChange w:id="3365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Chinese</w:delText>
                    </w:r>
                  </w:del>
                </w:p>
              </w:tc>
              <w:tc>
                <w:tcPr>
                  <w:tcW w:w="1374" w:type="dxa"/>
                  <w:vAlign w:val="center"/>
                </w:tcPr>
                <w:p w14:paraId="0696E970" w14:textId="77777777" w:rsidR="002F7BD4" w:rsidRPr="002F7BD4" w:rsidRDefault="002F7BD4" w:rsidP="002F7BD4">
                  <w:pPr>
                    <w:snapToGrid w:val="0"/>
                    <w:jc w:val="center"/>
                    <w:rPr>
                      <w:ins w:id="3366" w:author="User" w:date="2025-11-28T15:34:00Z"/>
                      <w:rFonts w:eastAsia="標楷體"/>
                      <w:color w:val="FF0000"/>
                      <w:sz w:val="36"/>
                      <w:szCs w:val="36"/>
                      <w:rPrChange w:id="3367" w:author="User" w:date="2025-11-28T15:34:00Z">
                        <w:rPr>
                          <w:ins w:id="3368" w:author="User" w:date="2025-11-28T15:34:00Z"/>
                          <w:rFonts w:eastAsia="標楷體"/>
                          <w:sz w:val="36"/>
                          <w:szCs w:val="36"/>
                        </w:rPr>
                      </w:rPrChange>
                    </w:rPr>
                  </w:pPr>
                  <w:ins w:id="3369" w:author="User" w:date="2025-11-28T15:34:00Z">
                    <w:r w:rsidRPr="002F7BD4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3370" w:author="User" w:date="2025-11-28T15:34:00Z">
                          <w:rPr>
                            <w:rFonts w:eastAsia="標楷體" w:hint="eastAsia"/>
                            <w:sz w:val="36"/>
                            <w:szCs w:val="36"/>
                          </w:rPr>
                        </w:rPrChange>
                      </w:rPr>
                      <w:t>音樂</w:t>
                    </w:r>
                  </w:ins>
                </w:p>
                <w:p w14:paraId="0704C076" w14:textId="66861AB8" w:rsidR="00546550" w:rsidRPr="00710858" w:rsidDel="008044EA" w:rsidRDefault="002F7BD4" w:rsidP="002F7BD4">
                  <w:pPr>
                    <w:snapToGrid w:val="0"/>
                    <w:spacing w:line="400" w:lineRule="exact"/>
                    <w:jc w:val="center"/>
                    <w:rPr>
                      <w:ins w:id="3371" w:author="Windows 使用者" w:date="2024-08-02T14:20:00Z"/>
                      <w:del w:id="3372" w:author="User" w:date="2025-08-19T10:22:00Z"/>
                      <w:rFonts w:eastAsia="標楷體"/>
                      <w:sz w:val="36"/>
                      <w:szCs w:val="36"/>
                      <w:rPrChange w:id="3373" w:author="User" w:date="2025-08-27T11:49:00Z">
                        <w:rPr>
                          <w:ins w:id="3374" w:author="Windows 使用者" w:date="2024-08-02T14:20:00Z"/>
                          <w:del w:id="3375" w:author="User" w:date="2025-08-19T10:2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376" w:author="User" w:date="2025-11-28T15:34:00Z">
                    <w:r w:rsidRPr="002F7BD4">
                      <w:rPr>
                        <w:rFonts w:eastAsia="標楷體"/>
                        <w:color w:val="FF0000"/>
                        <w:sz w:val="20"/>
                        <w:szCs w:val="20"/>
                        <w:rPrChange w:id="3377" w:author="User" w:date="2025-11-28T15:34:00Z">
                          <w:rPr>
                            <w:rFonts w:eastAsia="標楷體"/>
                            <w:sz w:val="20"/>
                            <w:szCs w:val="20"/>
                          </w:rPr>
                        </w:rPrChange>
                      </w:rPr>
                      <w:t>Music</w:t>
                    </w:r>
                  </w:ins>
                  <w:ins w:id="3378" w:author="Windows 使用者" w:date="2024-08-02T14:20:00Z">
                    <w:del w:id="3379" w:author="User" w:date="2025-08-19T10:22:00Z">
                      <w:r w:rsidR="00546550" w:rsidRPr="00710858" w:rsidDel="008044EA">
                        <w:rPr>
                          <w:rFonts w:eastAsia="標楷體" w:hint="eastAsia"/>
                          <w:sz w:val="36"/>
                          <w:szCs w:val="36"/>
                          <w:rPrChange w:id="3380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國文</w:delText>
                      </w:r>
                    </w:del>
                  </w:ins>
                </w:p>
                <w:p w14:paraId="3A3DBEE7" w14:textId="6E914EA2" w:rsidR="00BD3235" w:rsidRPr="00710858" w:rsidDel="00546550" w:rsidRDefault="00546550" w:rsidP="00546550">
                  <w:pPr>
                    <w:snapToGrid w:val="0"/>
                    <w:jc w:val="center"/>
                    <w:rPr>
                      <w:del w:id="3381" w:author="Windows 使用者" w:date="2024-08-02T14:20:00Z"/>
                      <w:rFonts w:eastAsia="標楷體"/>
                      <w:sz w:val="36"/>
                      <w:szCs w:val="36"/>
                      <w:rPrChange w:id="3382" w:author="User" w:date="2025-08-27T11:49:00Z">
                        <w:rPr>
                          <w:del w:id="3383" w:author="Windows 使用者" w:date="2024-08-02T14:2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384" w:author="Windows 使用者" w:date="2024-08-02T14:20:00Z">
                    <w:del w:id="3385" w:author="User" w:date="2025-08-19T10:22:00Z">
                      <w:r w:rsidRPr="00710858" w:rsidDel="008044EA">
                        <w:rPr>
                          <w:rFonts w:eastAsia="標楷體"/>
                          <w:sz w:val="20"/>
                          <w:szCs w:val="20"/>
                          <w:rPrChange w:id="3386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Chinese</w:delText>
                      </w:r>
                    </w:del>
                  </w:ins>
                  <w:del w:id="3387" w:author="Windows 使用者" w:date="2024-08-02T14:20:00Z">
                    <w:r w:rsidR="00BD3235" w:rsidRPr="00710858" w:rsidDel="00546550">
                      <w:rPr>
                        <w:rFonts w:eastAsia="標楷體" w:hint="eastAsia"/>
                        <w:sz w:val="36"/>
                        <w:szCs w:val="36"/>
                        <w:rPrChange w:id="338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本土語</w:delText>
                    </w:r>
                  </w:del>
                </w:p>
                <w:p w14:paraId="6DD16614" w14:textId="6C6FA54D" w:rsidR="00BD3235" w:rsidRPr="00710858" w:rsidDel="00546550" w:rsidRDefault="00BD3235" w:rsidP="008117D5">
                  <w:pPr>
                    <w:snapToGrid w:val="0"/>
                    <w:jc w:val="center"/>
                    <w:rPr>
                      <w:del w:id="3389" w:author="Windows 使用者" w:date="2024-08-02T14:20:00Z"/>
                      <w:rFonts w:eastAsia="標楷體"/>
                      <w:rPrChange w:id="3390" w:author="User" w:date="2025-08-27T11:49:00Z">
                        <w:rPr>
                          <w:del w:id="3391" w:author="Windows 使用者" w:date="2024-08-02T14:20:00Z"/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del w:id="3392" w:author="Windows 使用者" w:date="2024-08-02T14:20:00Z">
                    <w:r w:rsidRPr="00710858" w:rsidDel="00546550">
                      <w:rPr>
                        <w:rFonts w:eastAsia="標楷體"/>
                        <w:rPrChange w:id="3393" w:author="User" w:date="2025-08-27T11:49:00Z">
                          <w:rPr>
                            <w:rFonts w:eastAsia="標楷體"/>
                            <w:color w:val="000000" w:themeColor="text1"/>
                          </w:rPr>
                        </w:rPrChange>
                      </w:rPr>
                      <w:delText>Native</w:delText>
                    </w:r>
                  </w:del>
                </w:p>
                <w:p w14:paraId="36D16BE8" w14:textId="16B709EF" w:rsidR="00F923F8" w:rsidRPr="00710858" w:rsidRDefault="00BD3235" w:rsidP="008117D5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339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3395" w:author="Windows 使用者" w:date="2024-08-02T14:20:00Z">
                    <w:r w:rsidRPr="00710858" w:rsidDel="00546550">
                      <w:rPr>
                        <w:rFonts w:eastAsia="標楷體"/>
                        <w:rPrChange w:id="3396" w:author="User" w:date="2025-08-27T11:49:00Z">
                          <w:rPr>
                            <w:rFonts w:eastAsia="標楷體"/>
                            <w:color w:val="000000" w:themeColor="text1"/>
                          </w:rPr>
                        </w:rPrChange>
                      </w:rPr>
                      <w:delText>Language</w:delText>
                    </w:r>
                  </w:del>
                </w:p>
              </w:tc>
              <w:tc>
                <w:tcPr>
                  <w:tcW w:w="1373" w:type="dxa"/>
                  <w:vAlign w:val="center"/>
                </w:tcPr>
                <w:p w14:paraId="53507D33" w14:textId="77777777" w:rsidR="008044EA" w:rsidRPr="00710858" w:rsidRDefault="008044EA" w:rsidP="008044EA">
                  <w:pPr>
                    <w:snapToGrid w:val="0"/>
                    <w:ind w:leftChars="-50" w:left="-120" w:rightChars="-27" w:right="-65"/>
                    <w:jc w:val="center"/>
                    <w:rPr>
                      <w:ins w:id="3397" w:author="User" w:date="2025-08-19T10:23:00Z"/>
                      <w:rFonts w:eastAsia="標楷體"/>
                      <w:sz w:val="36"/>
                      <w:szCs w:val="36"/>
                      <w:rPrChange w:id="3398" w:author="User" w:date="2025-08-27T11:49:00Z">
                        <w:rPr>
                          <w:ins w:id="3399" w:author="User" w:date="2025-08-19T10:2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400" w:author="User" w:date="2025-08-19T10:23:00Z">
                    <w:r w:rsidRPr="00710858">
                      <w:rPr>
                        <w:rFonts w:eastAsia="標楷體"/>
                        <w:sz w:val="36"/>
                        <w:szCs w:val="36"/>
                        <w:rPrChange w:id="3401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201</w:t>
                    </w:r>
                  </w:ins>
                </w:p>
                <w:p w14:paraId="75C9BF48" w14:textId="51DFE438" w:rsidR="00555338" w:rsidRPr="00710858" w:rsidDel="008044EA" w:rsidRDefault="008044EA" w:rsidP="008044EA">
                  <w:pPr>
                    <w:snapToGrid w:val="0"/>
                    <w:spacing w:line="400" w:lineRule="exact"/>
                    <w:jc w:val="center"/>
                    <w:rPr>
                      <w:ins w:id="3402" w:author="Windows 使用者" w:date="2024-08-15T08:35:00Z"/>
                      <w:del w:id="3403" w:author="User" w:date="2025-08-19T10:22:00Z"/>
                      <w:rFonts w:eastAsia="標楷體"/>
                      <w:sz w:val="36"/>
                      <w:szCs w:val="36"/>
                      <w:rPrChange w:id="3404" w:author="User" w:date="2025-08-27T11:49:00Z">
                        <w:rPr>
                          <w:ins w:id="3405" w:author="Windows 使用者" w:date="2024-08-15T08:35:00Z"/>
                          <w:del w:id="3406" w:author="User" w:date="2025-08-19T10:2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407" w:author="User" w:date="2025-08-19T10:23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340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閱讀</w:t>
                    </w:r>
                    <w:r w:rsidRPr="00710858">
                      <w:rPr>
                        <w:rFonts w:eastAsia="標楷體"/>
                        <w:sz w:val="20"/>
                        <w:szCs w:val="20"/>
                        <w:rPrChange w:id="3409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201</w:t>
                    </w:r>
                  </w:ins>
                  <w:ins w:id="3410" w:author="Windows 使用者" w:date="2024-08-15T08:35:00Z">
                    <w:del w:id="3411" w:author="User" w:date="2025-08-19T10:22:00Z">
                      <w:r w:rsidR="00555338" w:rsidRPr="00710858" w:rsidDel="008044EA">
                        <w:rPr>
                          <w:rFonts w:eastAsia="標楷體" w:hint="eastAsia"/>
                          <w:sz w:val="36"/>
                          <w:szCs w:val="36"/>
                          <w:rPrChange w:id="3412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輔導</w:delText>
                      </w:r>
                    </w:del>
                  </w:ins>
                </w:p>
                <w:p w14:paraId="57BC2DBB" w14:textId="149CDADF" w:rsidR="00555338" w:rsidRPr="00710858" w:rsidDel="008044EA" w:rsidRDefault="00555338" w:rsidP="00555338">
                  <w:pPr>
                    <w:snapToGrid w:val="0"/>
                    <w:jc w:val="center"/>
                    <w:rPr>
                      <w:ins w:id="3413" w:author="Windows 使用者" w:date="2024-08-15T08:35:00Z"/>
                      <w:del w:id="3414" w:author="User" w:date="2025-08-19T10:22:00Z"/>
                      <w:rFonts w:eastAsia="標楷體"/>
                      <w:sz w:val="20"/>
                      <w:szCs w:val="36"/>
                      <w:rPrChange w:id="3415" w:author="User" w:date="2025-08-27T11:49:00Z">
                        <w:rPr>
                          <w:ins w:id="3416" w:author="Windows 使用者" w:date="2024-08-15T08:35:00Z"/>
                          <w:del w:id="3417" w:author="User" w:date="2025-08-19T10:22:00Z"/>
                          <w:rFonts w:eastAsia="標楷體"/>
                          <w:color w:val="000000" w:themeColor="text1"/>
                          <w:sz w:val="20"/>
                          <w:szCs w:val="36"/>
                        </w:rPr>
                      </w:rPrChange>
                    </w:rPr>
                  </w:pPr>
                  <w:ins w:id="3418" w:author="Windows 使用者" w:date="2024-08-15T08:35:00Z">
                    <w:del w:id="3419" w:author="User" w:date="2025-08-19T10:22:00Z">
                      <w:r w:rsidRPr="00710858" w:rsidDel="008044EA">
                        <w:rPr>
                          <w:rFonts w:eastAsia="標楷體"/>
                          <w:sz w:val="20"/>
                          <w:szCs w:val="36"/>
                          <w:rPrChange w:id="3420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36"/>
                            </w:rPr>
                          </w:rPrChange>
                        </w:rPr>
                        <w:delText>Counseling</w:delText>
                      </w:r>
                    </w:del>
                  </w:ins>
                </w:p>
                <w:p w14:paraId="24AAE441" w14:textId="608547B8" w:rsidR="00F23948" w:rsidRPr="00710858" w:rsidDel="00077393" w:rsidRDefault="00555338" w:rsidP="00555338">
                  <w:pPr>
                    <w:snapToGrid w:val="0"/>
                    <w:spacing w:line="400" w:lineRule="exact"/>
                    <w:jc w:val="center"/>
                    <w:rPr>
                      <w:del w:id="3421" w:author="Windows 使用者" w:date="2024-08-12T08:43:00Z"/>
                      <w:rFonts w:eastAsia="標楷體"/>
                      <w:sz w:val="36"/>
                      <w:szCs w:val="36"/>
                      <w:rPrChange w:id="3422" w:author="User" w:date="2025-08-27T11:49:00Z">
                        <w:rPr>
                          <w:del w:id="3423" w:author="Windows 使用者" w:date="2024-08-12T08:4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424" w:author="Windows 使用者" w:date="2024-08-15T08:35:00Z">
                    <w:del w:id="3425" w:author="User" w:date="2025-08-19T10:22:00Z">
                      <w:r w:rsidRPr="00710858" w:rsidDel="008044EA">
                        <w:rPr>
                          <w:rFonts w:eastAsia="標楷體"/>
                          <w:sz w:val="20"/>
                          <w:szCs w:val="36"/>
                          <w:rPrChange w:id="3426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36"/>
                            </w:rPr>
                          </w:rPrChange>
                        </w:rPr>
                        <w:delText>Activity</w:delText>
                      </w:r>
                    </w:del>
                  </w:ins>
                  <w:del w:id="3427" w:author="Windows 使用者" w:date="2024-08-12T08:43:00Z">
                    <w:r w:rsidR="00F23948" w:rsidRPr="00710858" w:rsidDel="00077393">
                      <w:rPr>
                        <w:rFonts w:eastAsia="標楷體" w:hint="eastAsia"/>
                        <w:sz w:val="36"/>
                        <w:szCs w:val="36"/>
                        <w:rPrChange w:id="342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自然</w:delText>
                    </w:r>
                  </w:del>
                </w:p>
                <w:p w14:paraId="044464B9" w14:textId="6668B9C7" w:rsidR="001C44F3" w:rsidRPr="00710858" w:rsidRDefault="00F23948" w:rsidP="00F23948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342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3430" w:author="Windows 使用者" w:date="2024-08-12T08:43:00Z">
                    <w:r w:rsidRPr="00710858" w:rsidDel="00077393">
                      <w:rPr>
                        <w:rFonts w:eastAsia="標楷體"/>
                        <w:sz w:val="20"/>
                        <w:szCs w:val="20"/>
                        <w:rPrChange w:id="3431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Science</w:delText>
                    </w:r>
                  </w:del>
                </w:p>
              </w:tc>
              <w:tc>
                <w:tcPr>
                  <w:tcW w:w="1373" w:type="dxa"/>
                  <w:vAlign w:val="center"/>
                </w:tcPr>
                <w:p w14:paraId="0A1E1E3D" w14:textId="77777777" w:rsidR="008044EA" w:rsidRPr="00710858" w:rsidRDefault="008044EA" w:rsidP="008044EA">
                  <w:pPr>
                    <w:snapToGrid w:val="0"/>
                    <w:jc w:val="center"/>
                    <w:rPr>
                      <w:ins w:id="3432" w:author="User" w:date="2025-08-19T10:25:00Z"/>
                      <w:rFonts w:eastAsia="標楷體"/>
                      <w:sz w:val="36"/>
                      <w:szCs w:val="36"/>
                      <w:rPrChange w:id="3433" w:author="User" w:date="2025-08-27T11:49:00Z">
                        <w:rPr>
                          <w:ins w:id="3434" w:author="User" w:date="2025-08-19T10:25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435" w:author="User" w:date="2025-08-19T10:25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343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社會</w:t>
                    </w:r>
                  </w:ins>
                </w:p>
                <w:p w14:paraId="448CA10E" w14:textId="407AB8EA" w:rsidR="00255B1D" w:rsidRPr="00710858" w:rsidDel="008044EA" w:rsidRDefault="008044EA" w:rsidP="008044EA">
                  <w:pPr>
                    <w:snapToGrid w:val="0"/>
                    <w:jc w:val="center"/>
                    <w:rPr>
                      <w:ins w:id="3437" w:author="Windows 使用者" w:date="2024-08-12T11:29:00Z"/>
                      <w:del w:id="3438" w:author="User" w:date="2025-08-19T10:22:00Z"/>
                      <w:rFonts w:eastAsia="標楷體"/>
                      <w:sz w:val="28"/>
                      <w:szCs w:val="36"/>
                      <w:rPrChange w:id="3439" w:author="User" w:date="2025-08-27T11:49:00Z">
                        <w:rPr>
                          <w:ins w:id="3440" w:author="Windows 使用者" w:date="2024-08-12T11:29:00Z"/>
                          <w:del w:id="3441" w:author="User" w:date="2025-08-19T10:22:00Z"/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</w:pPr>
                  <w:ins w:id="3442" w:author="User" w:date="2025-08-19T10:25:00Z">
                    <w:r w:rsidRPr="00710858">
                      <w:rPr>
                        <w:rFonts w:eastAsia="標楷體"/>
                        <w:sz w:val="20"/>
                        <w:szCs w:val="20"/>
                        <w:rPrChange w:id="3443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Society</w:t>
                    </w:r>
                  </w:ins>
                  <w:ins w:id="3444" w:author="Windows 使用者" w:date="2024-08-12T11:29:00Z">
                    <w:del w:id="3445" w:author="User" w:date="2025-08-19T10:22:00Z">
                      <w:r w:rsidR="00255B1D" w:rsidRPr="00710858" w:rsidDel="008044EA">
                        <w:rPr>
                          <w:rFonts w:eastAsia="標楷體" w:hint="eastAsia"/>
                          <w:sz w:val="28"/>
                          <w:szCs w:val="36"/>
                          <w:rPrChange w:id="3446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36"/>
                            </w:rPr>
                          </w:rPrChange>
                        </w:rPr>
                        <w:delText>生活英語</w:delText>
                      </w:r>
                    </w:del>
                  </w:ins>
                </w:p>
                <w:p w14:paraId="1F3036D6" w14:textId="6AB427FF" w:rsidR="002176E2" w:rsidRPr="00710858" w:rsidDel="008044EA" w:rsidRDefault="00255B1D" w:rsidP="00255B1D">
                  <w:pPr>
                    <w:snapToGrid w:val="0"/>
                    <w:ind w:leftChars="-50" w:left="-120" w:rightChars="-27" w:right="-65"/>
                    <w:jc w:val="center"/>
                    <w:rPr>
                      <w:del w:id="3447" w:author="User" w:date="2025-08-19T10:22:00Z"/>
                      <w:rFonts w:eastAsia="標楷體"/>
                      <w:sz w:val="36"/>
                      <w:szCs w:val="36"/>
                      <w:rPrChange w:id="3448" w:author="User" w:date="2025-08-27T11:49:00Z">
                        <w:rPr>
                          <w:del w:id="3449" w:author="User" w:date="2025-08-19T10:2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450" w:author="Windows 使用者" w:date="2024-08-12T11:29:00Z">
                    <w:del w:id="3451" w:author="User" w:date="2025-08-19T10:22:00Z">
                      <w:r w:rsidRPr="00710858" w:rsidDel="008044EA">
                        <w:rPr>
                          <w:rFonts w:eastAsia="標楷體"/>
                          <w:sz w:val="20"/>
                          <w:szCs w:val="20"/>
                          <w:rPrChange w:id="3452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English</w:delText>
                      </w:r>
                    </w:del>
                  </w:ins>
                  <w:del w:id="3453" w:author="User" w:date="2025-08-19T10:22:00Z">
                    <w:r w:rsidR="002176E2" w:rsidRPr="00710858" w:rsidDel="008044EA">
                      <w:rPr>
                        <w:rFonts w:eastAsia="標楷體" w:hint="eastAsia"/>
                        <w:sz w:val="36"/>
                        <w:szCs w:val="36"/>
                        <w:rPrChange w:id="345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表演</w:delText>
                    </w:r>
                  </w:del>
                </w:p>
                <w:p w14:paraId="6B1FF9DC" w14:textId="73ADF8F4" w:rsidR="001C44F3" w:rsidRPr="00710858" w:rsidRDefault="002176E2" w:rsidP="002176E2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345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3456" w:author="User" w:date="2025-08-19T10:22:00Z">
                    <w:r w:rsidRPr="00710858" w:rsidDel="008044EA">
                      <w:rPr>
                        <w:rFonts w:eastAsia="標楷體"/>
                        <w:sz w:val="20"/>
                        <w:szCs w:val="20"/>
                        <w:rPrChange w:id="3457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Performance</w:delText>
                    </w:r>
                  </w:del>
                </w:p>
              </w:tc>
            </w:tr>
            <w:tr w:rsidR="00710858" w:rsidRPr="00710858" w14:paraId="14B28072" w14:textId="77777777" w:rsidTr="00CC029C">
              <w:trPr>
                <w:gridAfter w:val="2"/>
                <w:wAfter w:w="1609" w:type="dxa"/>
                <w:cantSplit/>
              </w:trPr>
              <w:tc>
                <w:tcPr>
                  <w:tcW w:w="1198" w:type="dxa"/>
                  <w:vMerge/>
                  <w:vAlign w:val="center"/>
                </w:tcPr>
                <w:p w14:paraId="467F501B" w14:textId="77777777" w:rsidR="00514771" w:rsidRPr="00710858" w:rsidRDefault="00514771" w:rsidP="00514771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345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3" w:type="dxa"/>
                  <w:vAlign w:val="center"/>
                </w:tcPr>
                <w:p w14:paraId="1D30F5E0" w14:textId="77777777" w:rsidR="00514771" w:rsidRPr="00710858" w:rsidRDefault="00514771" w:rsidP="00514771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3459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3460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2</w:t>
                  </w:r>
                </w:p>
              </w:tc>
              <w:tc>
                <w:tcPr>
                  <w:tcW w:w="1575" w:type="dxa"/>
                  <w:vAlign w:val="center"/>
                </w:tcPr>
                <w:p w14:paraId="7A555296" w14:textId="77777777" w:rsidR="00514771" w:rsidRPr="00710858" w:rsidRDefault="00514771" w:rsidP="00514771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346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346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3463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346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</w:p>
                <w:p w14:paraId="364E37E2" w14:textId="77777777" w:rsidR="00514771" w:rsidRPr="00710858" w:rsidRDefault="00514771" w:rsidP="00514771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346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346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71C2A873" w14:textId="77777777" w:rsidR="00514771" w:rsidRPr="00710858" w:rsidRDefault="00514771" w:rsidP="00514771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346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346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346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347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</w:tc>
              <w:tc>
                <w:tcPr>
                  <w:tcW w:w="503" w:type="dxa"/>
                  <w:vAlign w:val="center"/>
                </w:tcPr>
                <w:p w14:paraId="53C52B54" w14:textId="77777777" w:rsidR="00514771" w:rsidRPr="00710858" w:rsidRDefault="00514771" w:rsidP="00514771">
                  <w:pPr>
                    <w:snapToGrid w:val="0"/>
                    <w:jc w:val="center"/>
                    <w:rPr>
                      <w:rFonts w:eastAsia="標楷體"/>
                      <w:rPrChange w:id="347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347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3" w:type="dxa"/>
                  <w:tcBorders>
                    <w:bottom w:val="single" w:sz="4" w:space="0" w:color="auto"/>
                  </w:tcBorders>
                  <w:vAlign w:val="center"/>
                </w:tcPr>
                <w:p w14:paraId="78A26FB7" w14:textId="77777777" w:rsidR="008044EA" w:rsidRPr="00710858" w:rsidRDefault="008044EA" w:rsidP="00807F70">
                  <w:pPr>
                    <w:snapToGrid w:val="0"/>
                    <w:spacing w:after="120"/>
                    <w:jc w:val="center"/>
                    <w:rPr>
                      <w:ins w:id="3473" w:author="User" w:date="2025-08-19T10:20:00Z"/>
                      <w:rFonts w:eastAsia="標楷體"/>
                      <w:sz w:val="36"/>
                      <w:szCs w:val="36"/>
                      <w:rPrChange w:id="3474" w:author="User" w:date="2025-08-27T11:49:00Z">
                        <w:rPr>
                          <w:ins w:id="3475" w:author="User" w:date="2025-08-19T10:2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476" w:author="User" w:date="2025-08-19T10:20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347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數學</w:t>
                    </w:r>
                  </w:ins>
                </w:p>
                <w:p w14:paraId="156C8CCA" w14:textId="0225E9D3" w:rsidR="006C22D3" w:rsidRPr="00710858" w:rsidDel="008044EA" w:rsidRDefault="008044EA">
                  <w:pPr>
                    <w:snapToGrid w:val="0"/>
                    <w:jc w:val="center"/>
                    <w:rPr>
                      <w:ins w:id="3478" w:author="Windows 使用者" w:date="2024-08-21T15:39:00Z"/>
                      <w:del w:id="3479" w:author="User" w:date="2025-08-19T10:20:00Z"/>
                      <w:rFonts w:eastAsia="標楷體"/>
                      <w:sz w:val="36"/>
                      <w:szCs w:val="36"/>
                      <w:rPrChange w:id="3480" w:author="User" w:date="2025-08-27T11:49:00Z">
                        <w:rPr>
                          <w:ins w:id="3481" w:author="Windows 使用者" w:date="2024-08-21T15:39:00Z"/>
                          <w:del w:id="3482" w:author="User" w:date="2025-08-19T10:2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3483" w:author="User" w:date="2025-08-19T10:20:00Z">
                      <w:pPr>
                        <w:snapToGrid w:val="0"/>
                        <w:spacing w:line="400" w:lineRule="exact"/>
                        <w:jc w:val="center"/>
                      </w:pPr>
                    </w:pPrChange>
                  </w:pPr>
                  <w:ins w:id="3484" w:author="User" w:date="2025-08-19T10:20:00Z">
                    <w:r w:rsidRPr="00710858">
                      <w:rPr>
                        <w:rFonts w:eastAsia="標楷體"/>
                        <w:sz w:val="20"/>
                        <w:szCs w:val="20"/>
                        <w:rPrChange w:id="3485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Math</w:t>
                    </w:r>
                    <w:r w:rsidRPr="00710858" w:rsidDel="008044EA">
                      <w:rPr>
                        <w:rFonts w:eastAsia="標楷體"/>
                        <w:sz w:val="36"/>
                        <w:szCs w:val="36"/>
                        <w:rPrChange w:id="3486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 xml:space="preserve"> </w:t>
                    </w:r>
                  </w:ins>
                  <w:ins w:id="3487" w:author="Windows 使用者" w:date="2024-08-21T15:39:00Z">
                    <w:del w:id="3488" w:author="User" w:date="2025-08-19T10:20:00Z">
                      <w:r w:rsidR="006C22D3" w:rsidRPr="00710858" w:rsidDel="008044EA">
                        <w:rPr>
                          <w:rFonts w:eastAsia="標楷體" w:hint="eastAsia"/>
                          <w:sz w:val="36"/>
                          <w:szCs w:val="36"/>
                          <w:rPrChange w:id="3489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自然</w:delText>
                      </w:r>
                    </w:del>
                  </w:ins>
                </w:p>
                <w:p w14:paraId="533B9E95" w14:textId="7E61B175" w:rsidR="00A3592A" w:rsidRPr="00710858" w:rsidDel="008044EA" w:rsidRDefault="006C22D3">
                  <w:pPr>
                    <w:snapToGrid w:val="0"/>
                    <w:jc w:val="center"/>
                    <w:rPr>
                      <w:del w:id="3490" w:author="User" w:date="2025-08-19T10:20:00Z"/>
                      <w:rFonts w:eastAsia="標楷體"/>
                      <w:sz w:val="36"/>
                      <w:szCs w:val="36"/>
                      <w:rPrChange w:id="3491" w:author="User" w:date="2025-08-27T11:49:00Z">
                        <w:rPr>
                          <w:del w:id="3492" w:author="User" w:date="2025-08-19T10:2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3493" w:author="User" w:date="2025-08-19T10:20:00Z">
                      <w:pPr>
                        <w:snapToGrid w:val="0"/>
                        <w:spacing w:line="400" w:lineRule="exact"/>
                        <w:jc w:val="center"/>
                      </w:pPr>
                    </w:pPrChange>
                  </w:pPr>
                  <w:ins w:id="3494" w:author="Windows 使用者" w:date="2024-08-21T15:39:00Z">
                    <w:del w:id="3495" w:author="User" w:date="2025-08-19T10:20:00Z">
                      <w:r w:rsidRPr="00710858" w:rsidDel="008044EA">
                        <w:rPr>
                          <w:rFonts w:eastAsia="標楷體"/>
                          <w:sz w:val="20"/>
                          <w:szCs w:val="20"/>
                          <w:rPrChange w:id="3496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Science</w:delText>
                      </w:r>
                    </w:del>
                  </w:ins>
                  <w:del w:id="3497" w:author="User" w:date="2025-08-19T10:20:00Z">
                    <w:r w:rsidR="00A3592A" w:rsidRPr="00710858" w:rsidDel="008044EA">
                      <w:rPr>
                        <w:rFonts w:eastAsia="標楷體" w:hint="eastAsia"/>
                        <w:sz w:val="36"/>
                        <w:szCs w:val="36"/>
                        <w:rPrChange w:id="349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自然</w:delText>
                    </w:r>
                  </w:del>
                </w:p>
                <w:p w14:paraId="25B3E5AA" w14:textId="68939E1F" w:rsidR="00E034E5" w:rsidRPr="00710858" w:rsidRDefault="00A3592A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349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3500" w:author="User" w:date="2025-08-19T10:20:00Z">
                      <w:pPr>
                        <w:snapToGrid w:val="0"/>
                        <w:spacing w:line="400" w:lineRule="exact"/>
                        <w:jc w:val="center"/>
                      </w:pPr>
                    </w:pPrChange>
                  </w:pPr>
                  <w:del w:id="3501" w:author="User" w:date="2025-08-19T10:20:00Z">
                    <w:r w:rsidRPr="00710858" w:rsidDel="008044EA">
                      <w:rPr>
                        <w:rFonts w:eastAsia="標楷體"/>
                        <w:sz w:val="20"/>
                        <w:szCs w:val="20"/>
                        <w:rPrChange w:id="3502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Science</w:delText>
                    </w:r>
                  </w:del>
                </w:p>
              </w:tc>
              <w:tc>
                <w:tcPr>
                  <w:tcW w:w="1373" w:type="dxa"/>
                  <w:tcBorders>
                    <w:bottom w:val="single" w:sz="4" w:space="0" w:color="auto"/>
                  </w:tcBorders>
                  <w:vAlign w:val="center"/>
                </w:tcPr>
                <w:p w14:paraId="5094C553" w14:textId="77777777" w:rsidR="008044EA" w:rsidRPr="00710858" w:rsidRDefault="008044EA" w:rsidP="008044EA">
                  <w:pPr>
                    <w:snapToGrid w:val="0"/>
                    <w:spacing w:line="400" w:lineRule="exact"/>
                    <w:jc w:val="center"/>
                    <w:rPr>
                      <w:ins w:id="3503" w:author="User" w:date="2025-08-19T10:21:00Z"/>
                      <w:rFonts w:eastAsia="標楷體"/>
                      <w:sz w:val="36"/>
                      <w:szCs w:val="36"/>
                      <w:rPrChange w:id="3504" w:author="User" w:date="2025-08-27T11:49:00Z">
                        <w:rPr>
                          <w:ins w:id="3505" w:author="User" w:date="2025-08-19T10:2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506" w:author="User" w:date="2025-08-19T10:21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350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自然</w:t>
                    </w:r>
                  </w:ins>
                </w:p>
                <w:p w14:paraId="21508A61" w14:textId="7662E0FC" w:rsidR="00B80314" w:rsidRPr="00710858" w:rsidDel="008044EA" w:rsidRDefault="008044EA" w:rsidP="008044EA">
                  <w:pPr>
                    <w:snapToGrid w:val="0"/>
                    <w:ind w:leftChars="-50" w:left="-120" w:rightChars="-27" w:right="-65"/>
                    <w:jc w:val="center"/>
                    <w:rPr>
                      <w:ins w:id="3508" w:author="Windows 使用者" w:date="2024-08-22T11:57:00Z"/>
                      <w:del w:id="3509" w:author="User" w:date="2025-08-19T10:21:00Z"/>
                      <w:rFonts w:eastAsia="標楷體"/>
                      <w:sz w:val="36"/>
                      <w:szCs w:val="36"/>
                      <w:rPrChange w:id="3510" w:author="User" w:date="2025-08-27T11:49:00Z">
                        <w:rPr>
                          <w:ins w:id="3511" w:author="Windows 使用者" w:date="2024-08-22T11:57:00Z"/>
                          <w:del w:id="3512" w:author="User" w:date="2025-08-19T10:2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513" w:author="User" w:date="2025-08-19T10:21:00Z">
                    <w:r w:rsidRPr="00710858">
                      <w:rPr>
                        <w:rFonts w:eastAsia="標楷體"/>
                        <w:sz w:val="20"/>
                        <w:szCs w:val="20"/>
                        <w:rPrChange w:id="3514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Science</w:t>
                    </w:r>
                  </w:ins>
                  <w:ins w:id="3515" w:author="Windows 使用者" w:date="2024-08-22T11:57:00Z">
                    <w:del w:id="3516" w:author="User" w:date="2025-08-19T10:21:00Z">
                      <w:r w:rsidR="00B80314" w:rsidRPr="00710858" w:rsidDel="008044EA">
                        <w:rPr>
                          <w:rFonts w:eastAsia="標楷體" w:hint="eastAsia"/>
                          <w:sz w:val="36"/>
                          <w:szCs w:val="36"/>
                          <w:rPrChange w:id="3517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健教</w:delText>
                      </w:r>
                    </w:del>
                  </w:ins>
                </w:p>
                <w:p w14:paraId="68E5C608" w14:textId="3848E86A" w:rsidR="00E44118" w:rsidRPr="00710858" w:rsidDel="002240A2" w:rsidRDefault="00B80314" w:rsidP="00B80314">
                  <w:pPr>
                    <w:snapToGrid w:val="0"/>
                    <w:spacing w:line="204" w:lineRule="auto"/>
                    <w:jc w:val="center"/>
                    <w:rPr>
                      <w:del w:id="3518" w:author="Windows 使用者" w:date="2024-08-02T14:38:00Z"/>
                      <w:rFonts w:eastAsia="標楷體"/>
                      <w:sz w:val="36"/>
                      <w:szCs w:val="36"/>
                      <w:rPrChange w:id="3519" w:author="User" w:date="2025-08-27T11:49:00Z">
                        <w:rPr>
                          <w:del w:id="3520" w:author="Windows 使用者" w:date="2024-08-02T14:3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521" w:author="Windows 使用者" w:date="2024-08-22T11:57:00Z">
                    <w:del w:id="3522" w:author="User" w:date="2025-08-19T10:21:00Z">
                      <w:r w:rsidRPr="00710858" w:rsidDel="008044EA">
                        <w:rPr>
                          <w:rFonts w:eastAsia="標楷體"/>
                          <w:sz w:val="20"/>
                          <w:szCs w:val="20"/>
                          <w:rPrChange w:id="3523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Health</w:delText>
                      </w:r>
                    </w:del>
                  </w:ins>
                  <w:del w:id="3524" w:author="Windows 使用者" w:date="2024-08-02T14:38:00Z">
                    <w:r w:rsidR="00E44118" w:rsidRPr="00710858" w:rsidDel="002240A2">
                      <w:rPr>
                        <w:rFonts w:eastAsia="標楷體" w:hint="eastAsia"/>
                        <w:sz w:val="36"/>
                        <w:szCs w:val="36"/>
                        <w:rPrChange w:id="352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英語</w:delText>
                    </w:r>
                  </w:del>
                </w:p>
                <w:p w14:paraId="697EA39F" w14:textId="452CE574" w:rsidR="00514771" w:rsidRPr="00710858" w:rsidRDefault="00E44118" w:rsidP="00E44118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352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3527" w:author="Windows 使用者" w:date="2024-08-02T14:38:00Z">
                    <w:r w:rsidRPr="00710858" w:rsidDel="002240A2">
                      <w:rPr>
                        <w:rFonts w:eastAsia="標楷體"/>
                        <w:sz w:val="20"/>
                        <w:szCs w:val="20"/>
                        <w:rPrChange w:id="3528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English</w:delText>
                    </w:r>
                  </w:del>
                </w:p>
              </w:tc>
              <w:tc>
                <w:tcPr>
                  <w:tcW w:w="1374" w:type="dxa"/>
                  <w:vAlign w:val="center"/>
                </w:tcPr>
                <w:p w14:paraId="01A02854" w14:textId="77777777" w:rsidR="00B4497C" w:rsidRPr="00710858" w:rsidRDefault="00B4497C" w:rsidP="00B4497C">
                  <w:pPr>
                    <w:snapToGrid w:val="0"/>
                    <w:jc w:val="center"/>
                    <w:rPr>
                      <w:ins w:id="3529" w:author="User" w:date="2025-08-19T11:48:00Z"/>
                      <w:rFonts w:eastAsia="標楷體"/>
                      <w:sz w:val="28"/>
                      <w:szCs w:val="15"/>
                      <w:rPrChange w:id="3530" w:author="User" w:date="2025-08-27T11:49:00Z">
                        <w:rPr>
                          <w:ins w:id="3531" w:author="User" w:date="2025-08-19T11:48:00Z"/>
                          <w:rFonts w:eastAsia="標楷體"/>
                          <w:color w:val="000000" w:themeColor="text1"/>
                          <w:sz w:val="28"/>
                          <w:szCs w:val="15"/>
                        </w:rPr>
                      </w:rPrChange>
                    </w:rPr>
                  </w:pPr>
                  <w:ins w:id="3532" w:author="User" w:date="2025-08-19T11:48:00Z">
                    <w:r w:rsidRPr="00710858">
                      <w:rPr>
                        <w:rFonts w:eastAsia="標楷體" w:hint="eastAsia"/>
                        <w:sz w:val="28"/>
                        <w:szCs w:val="15"/>
                        <w:rPrChange w:id="353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15"/>
                          </w:rPr>
                        </w:rPrChange>
                      </w:rPr>
                      <w:t>生活科學</w:t>
                    </w:r>
                  </w:ins>
                </w:p>
                <w:p w14:paraId="3A48D2ED" w14:textId="7837C22E" w:rsidR="00255B1D" w:rsidRPr="00710858" w:rsidDel="008044EA" w:rsidRDefault="00B4497C" w:rsidP="00B4497C">
                  <w:pPr>
                    <w:snapToGrid w:val="0"/>
                    <w:ind w:leftChars="-50" w:left="-120" w:rightChars="-27" w:right="-65"/>
                    <w:jc w:val="center"/>
                    <w:rPr>
                      <w:ins w:id="3534" w:author="Windows 使用者" w:date="2024-08-12T11:27:00Z"/>
                      <w:del w:id="3535" w:author="User" w:date="2025-08-19T10:23:00Z"/>
                      <w:rFonts w:eastAsia="標楷體"/>
                      <w:sz w:val="36"/>
                      <w:szCs w:val="36"/>
                      <w:rPrChange w:id="3536" w:author="User" w:date="2025-08-27T11:49:00Z">
                        <w:rPr>
                          <w:ins w:id="3537" w:author="Windows 使用者" w:date="2024-08-12T11:27:00Z"/>
                          <w:del w:id="3538" w:author="User" w:date="2025-08-19T10:2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539" w:author="User" w:date="2025-08-19T11:48:00Z">
                    <w:r w:rsidRPr="00710858">
                      <w:rPr>
                        <w:rFonts w:eastAsia="標楷體"/>
                        <w:sz w:val="20"/>
                        <w:szCs w:val="20"/>
                        <w:rPrChange w:id="3540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Science</w:t>
                    </w:r>
                  </w:ins>
                  <w:ins w:id="3541" w:author="Windows 使用者" w:date="2024-08-12T11:27:00Z">
                    <w:del w:id="3542" w:author="User" w:date="2025-08-19T10:23:00Z">
                      <w:r w:rsidR="00255B1D" w:rsidRPr="00710858" w:rsidDel="008044EA">
                        <w:rPr>
                          <w:rFonts w:eastAsia="標楷體"/>
                          <w:sz w:val="36"/>
                          <w:szCs w:val="36"/>
                          <w:rPrChange w:id="3543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201</w:delText>
                      </w:r>
                    </w:del>
                  </w:ins>
                </w:p>
                <w:p w14:paraId="61E90A68" w14:textId="291C6CA4" w:rsidR="002176E2" w:rsidRPr="00710858" w:rsidDel="008044EA" w:rsidRDefault="00255B1D" w:rsidP="002176E2">
                  <w:pPr>
                    <w:snapToGrid w:val="0"/>
                    <w:spacing w:line="400" w:lineRule="exact"/>
                    <w:jc w:val="center"/>
                    <w:rPr>
                      <w:del w:id="3544" w:author="User" w:date="2025-08-19T10:23:00Z"/>
                      <w:rFonts w:eastAsia="標楷體"/>
                      <w:sz w:val="36"/>
                      <w:szCs w:val="36"/>
                      <w:rPrChange w:id="3545" w:author="User" w:date="2025-08-27T11:49:00Z">
                        <w:rPr>
                          <w:del w:id="3546" w:author="User" w:date="2025-08-19T10:2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547" w:author="Windows 使用者" w:date="2024-08-12T11:27:00Z">
                    <w:del w:id="3548" w:author="User" w:date="2025-08-19T10:23:00Z">
                      <w:r w:rsidRPr="00710858" w:rsidDel="008044EA">
                        <w:rPr>
                          <w:rFonts w:eastAsia="標楷體" w:hint="eastAsia"/>
                          <w:sz w:val="36"/>
                          <w:szCs w:val="36"/>
                          <w:rPrChange w:id="3549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閱讀</w:delText>
                      </w:r>
                    </w:del>
                  </w:ins>
                  <w:del w:id="3550" w:author="User" w:date="2025-08-19T10:23:00Z">
                    <w:r w:rsidR="002176E2" w:rsidRPr="00710858" w:rsidDel="008044EA">
                      <w:rPr>
                        <w:rFonts w:eastAsia="標楷體" w:hint="eastAsia"/>
                        <w:sz w:val="36"/>
                        <w:szCs w:val="36"/>
                        <w:rPrChange w:id="355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自然</w:delText>
                    </w:r>
                  </w:del>
                </w:p>
                <w:p w14:paraId="3A57EAE6" w14:textId="5897D197" w:rsidR="00514771" w:rsidRPr="00710858" w:rsidRDefault="002176E2" w:rsidP="002176E2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355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3553" w:author="User" w:date="2025-08-19T10:23:00Z">
                    <w:r w:rsidRPr="00710858" w:rsidDel="008044EA">
                      <w:rPr>
                        <w:rFonts w:eastAsia="標楷體"/>
                        <w:sz w:val="20"/>
                        <w:szCs w:val="20"/>
                        <w:rPrChange w:id="3554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Science</w:delText>
                    </w:r>
                  </w:del>
                  <w:ins w:id="3555" w:author="Windows 使用者" w:date="2024-08-12T11:27:00Z">
                    <w:del w:id="3556" w:author="User" w:date="2025-08-19T10:23:00Z">
                      <w:r w:rsidR="00255B1D" w:rsidRPr="00710858" w:rsidDel="008044EA">
                        <w:rPr>
                          <w:rFonts w:eastAsia="標楷體"/>
                          <w:sz w:val="20"/>
                          <w:szCs w:val="20"/>
                          <w:rPrChange w:id="3557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201</w:delText>
                      </w:r>
                    </w:del>
                  </w:ins>
                </w:p>
              </w:tc>
              <w:tc>
                <w:tcPr>
                  <w:tcW w:w="1373" w:type="dxa"/>
                  <w:tcBorders>
                    <w:bottom w:val="single" w:sz="4" w:space="0" w:color="auto"/>
                  </w:tcBorders>
                  <w:vAlign w:val="center"/>
                </w:tcPr>
                <w:p w14:paraId="6C2BEE8D" w14:textId="77777777" w:rsidR="008044EA" w:rsidRPr="00710858" w:rsidRDefault="008044EA" w:rsidP="008044EA">
                  <w:pPr>
                    <w:snapToGrid w:val="0"/>
                    <w:spacing w:line="400" w:lineRule="exact"/>
                    <w:jc w:val="center"/>
                    <w:rPr>
                      <w:ins w:id="3558" w:author="User" w:date="2025-08-19T10:23:00Z"/>
                      <w:rFonts w:eastAsia="標楷體"/>
                      <w:sz w:val="36"/>
                      <w:szCs w:val="36"/>
                      <w:rPrChange w:id="3559" w:author="User" w:date="2025-08-27T11:49:00Z">
                        <w:rPr>
                          <w:ins w:id="3560" w:author="User" w:date="2025-08-19T10:2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561" w:author="User" w:date="2025-08-19T10:23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356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國文</w:t>
                    </w:r>
                  </w:ins>
                </w:p>
                <w:p w14:paraId="1B87D275" w14:textId="6C6B8E5B" w:rsidR="00CC2037" w:rsidRPr="00710858" w:rsidDel="008044EA" w:rsidRDefault="008044EA" w:rsidP="008044EA">
                  <w:pPr>
                    <w:snapToGrid w:val="0"/>
                    <w:spacing w:line="400" w:lineRule="exact"/>
                    <w:jc w:val="center"/>
                    <w:rPr>
                      <w:ins w:id="3563" w:author="Windows 使用者" w:date="2024-08-13T09:25:00Z"/>
                      <w:del w:id="3564" w:author="User" w:date="2025-08-19T10:21:00Z"/>
                      <w:rFonts w:eastAsia="標楷體"/>
                      <w:sz w:val="36"/>
                      <w:szCs w:val="36"/>
                      <w:rPrChange w:id="3565" w:author="User" w:date="2025-08-27T11:49:00Z">
                        <w:rPr>
                          <w:ins w:id="3566" w:author="Windows 使用者" w:date="2024-08-13T09:25:00Z"/>
                          <w:del w:id="3567" w:author="User" w:date="2025-08-19T10:2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568" w:author="User" w:date="2025-08-19T10:23:00Z">
                    <w:r w:rsidRPr="00710858">
                      <w:rPr>
                        <w:rFonts w:eastAsia="標楷體"/>
                        <w:sz w:val="20"/>
                        <w:szCs w:val="20"/>
                        <w:rPrChange w:id="3569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Chinese</w:t>
                    </w:r>
                  </w:ins>
                  <w:ins w:id="3570" w:author="Windows 使用者" w:date="2024-08-13T09:25:00Z">
                    <w:del w:id="3571" w:author="User" w:date="2025-08-19T10:21:00Z">
                      <w:r w:rsidR="00CC2037" w:rsidRPr="00710858" w:rsidDel="008044EA">
                        <w:rPr>
                          <w:rFonts w:eastAsia="標楷體" w:hint="eastAsia"/>
                          <w:sz w:val="36"/>
                          <w:szCs w:val="36"/>
                          <w:rPrChange w:id="3572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國文</w:delText>
                      </w:r>
                    </w:del>
                  </w:ins>
                </w:p>
                <w:p w14:paraId="7C57033C" w14:textId="15A4CFD2" w:rsidR="002176E2" w:rsidRPr="00710858" w:rsidDel="008044EA" w:rsidRDefault="00CC2037" w:rsidP="00CC2037">
                  <w:pPr>
                    <w:snapToGrid w:val="0"/>
                    <w:spacing w:line="400" w:lineRule="exact"/>
                    <w:jc w:val="center"/>
                    <w:rPr>
                      <w:del w:id="3573" w:author="User" w:date="2025-08-19T10:21:00Z"/>
                      <w:rFonts w:eastAsia="標楷體"/>
                      <w:sz w:val="36"/>
                      <w:szCs w:val="36"/>
                      <w:rPrChange w:id="3574" w:author="User" w:date="2025-08-27T11:49:00Z">
                        <w:rPr>
                          <w:del w:id="3575" w:author="User" w:date="2025-08-19T10:2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576" w:author="Windows 使用者" w:date="2024-08-13T09:25:00Z">
                    <w:del w:id="3577" w:author="User" w:date="2025-08-19T10:21:00Z">
                      <w:r w:rsidRPr="00710858" w:rsidDel="008044EA">
                        <w:rPr>
                          <w:rFonts w:eastAsia="標楷體"/>
                          <w:sz w:val="20"/>
                          <w:szCs w:val="20"/>
                          <w:rPrChange w:id="3578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Chinese</w:delText>
                      </w:r>
                    </w:del>
                  </w:ins>
                  <w:del w:id="3579" w:author="User" w:date="2025-08-19T10:21:00Z">
                    <w:r w:rsidR="002176E2" w:rsidRPr="00710858" w:rsidDel="008044EA">
                      <w:rPr>
                        <w:rFonts w:eastAsia="標楷體" w:hint="eastAsia"/>
                        <w:sz w:val="36"/>
                        <w:szCs w:val="36"/>
                        <w:rPrChange w:id="358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社會</w:delText>
                    </w:r>
                  </w:del>
                </w:p>
                <w:p w14:paraId="4A5546D1" w14:textId="6EC56BE0" w:rsidR="00514771" w:rsidRPr="00710858" w:rsidRDefault="002176E2" w:rsidP="002176E2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358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3582" w:author="User" w:date="2025-08-19T10:21:00Z">
                    <w:r w:rsidRPr="00710858" w:rsidDel="008044EA">
                      <w:rPr>
                        <w:rFonts w:eastAsia="標楷體"/>
                        <w:sz w:val="20"/>
                        <w:szCs w:val="20"/>
                        <w:rPrChange w:id="3583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Society</w:delText>
                    </w:r>
                  </w:del>
                </w:p>
              </w:tc>
              <w:tc>
                <w:tcPr>
                  <w:tcW w:w="1373" w:type="dxa"/>
                  <w:tcBorders>
                    <w:bottom w:val="single" w:sz="4" w:space="0" w:color="auto"/>
                  </w:tcBorders>
                  <w:vAlign w:val="center"/>
                </w:tcPr>
                <w:p w14:paraId="5064575C" w14:textId="77777777" w:rsidR="008044EA" w:rsidRPr="00710858" w:rsidRDefault="008044EA" w:rsidP="008044EA">
                  <w:pPr>
                    <w:snapToGrid w:val="0"/>
                    <w:spacing w:line="204" w:lineRule="auto"/>
                    <w:jc w:val="center"/>
                    <w:rPr>
                      <w:ins w:id="3584" w:author="User" w:date="2025-08-19T10:24:00Z"/>
                      <w:rFonts w:eastAsia="標楷體"/>
                      <w:sz w:val="36"/>
                      <w:szCs w:val="36"/>
                      <w:rPrChange w:id="3585" w:author="User" w:date="2025-08-27T11:49:00Z">
                        <w:rPr>
                          <w:ins w:id="3586" w:author="User" w:date="2025-08-19T10:2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587" w:author="User" w:date="2025-08-19T10:24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358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英語</w:t>
                    </w:r>
                  </w:ins>
                </w:p>
                <w:p w14:paraId="7644392B" w14:textId="34783F03" w:rsidR="00255B1D" w:rsidRPr="00710858" w:rsidDel="008044EA" w:rsidRDefault="008044EA" w:rsidP="008044EA">
                  <w:pPr>
                    <w:snapToGrid w:val="0"/>
                    <w:spacing w:after="120"/>
                    <w:jc w:val="center"/>
                    <w:rPr>
                      <w:ins w:id="3589" w:author="Windows 使用者" w:date="2024-08-12T11:29:00Z"/>
                      <w:del w:id="3590" w:author="User" w:date="2025-08-19T10:23:00Z"/>
                      <w:rFonts w:eastAsia="標楷體"/>
                      <w:sz w:val="36"/>
                      <w:szCs w:val="36"/>
                      <w:rPrChange w:id="3591" w:author="User" w:date="2025-08-27T11:49:00Z">
                        <w:rPr>
                          <w:ins w:id="3592" w:author="Windows 使用者" w:date="2024-08-12T11:29:00Z"/>
                          <w:del w:id="3593" w:author="User" w:date="2025-08-19T10:2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594" w:author="User" w:date="2025-08-19T10:24:00Z">
                    <w:r w:rsidRPr="00710858">
                      <w:rPr>
                        <w:rFonts w:eastAsia="標楷體"/>
                        <w:sz w:val="20"/>
                        <w:szCs w:val="20"/>
                        <w:rPrChange w:id="3595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English</w:t>
                    </w:r>
                  </w:ins>
                  <w:ins w:id="3596" w:author="Windows 使用者" w:date="2024-08-12T11:29:00Z">
                    <w:del w:id="3597" w:author="User" w:date="2025-08-19T10:23:00Z">
                      <w:r w:rsidR="00255B1D" w:rsidRPr="00710858" w:rsidDel="008044EA">
                        <w:rPr>
                          <w:rFonts w:eastAsia="標楷體" w:hint="eastAsia"/>
                          <w:sz w:val="36"/>
                          <w:szCs w:val="36"/>
                          <w:rPrChange w:id="3598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數學</w:delText>
                      </w:r>
                    </w:del>
                  </w:ins>
                </w:p>
                <w:p w14:paraId="1DFCCB00" w14:textId="0796E88F" w:rsidR="00CF5B53" w:rsidRPr="00710858" w:rsidDel="008044EA" w:rsidRDefault="00255B1D" w:rsidP="00255B1D">
                  <w:pPr>
                    <w:snapToGrid w:val="0"/>
                    <w:spacing w:line="400" w:lineRule="exact"/>
                    <w:jc w:val="center"/>
                    <w:rPr>
                      <w:del w:id="3599" w:author="User" w:date="2025-08-19T10:23:00Z"/>
                      <w:rFonts w:eastAsia="標楷體"/>
                      <w:sz w:val="36"/>
                      <w:szCs w:val="36"/>
                      <w:rPrChange w:id="3600" w:author="User" w:date="2025-08-27T11:49:00Z">
                        <w:rPr>
                          <w:del w:id="3601" w:author="User" w:date="2025-08-19T10:2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602" w:author="Windows 使用者" w:date="2024-08-12T11:29:00Z">
                    <w:del w:id="3603" w:author="User" w:date="2025-08-19T10:23:00Z">
                      <w:r w:rsidRPr="00710858" w:rsidDel="008044EA">
                        <w:rPr>
                          <w:rFonts w:eastAsia="標楷體"/>
                          <w:sz w:val="20"/>
                          <w:szCs w:val="20"/>
                          <w:rPrChange w:id="3604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Math</w:delText>
                      </w:r>
                    </w:del>
                  </w:ins>
                  <w:del w:id="3605" w:author="User" w:date="2025-08-19T10:23:00Z">
                    <w:r w:rsidR="00CF5B53" w:rsidRPr="00710858" w:rsidDel="008044EA">
                      <w:rPr>
                        <w:rFonts w:eastAsia="標楷體" w:hint="eastAsia"/>
                        <w:sz w:val="36"/>
                        <w:szCs w:val="36"/>
                        <w:rPrChange w:id="360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社會</w:delText>
                    </w:r>
                  </w:del>
                </w:p>
                <w:p w14:paraId="448A9CE9" w14:textId="43647437" w:rsidR="00514771" w:rsidRPr="00710858" w:rsidRDefault="00CF5B53" w:rsidP="00CF5B53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2"/>
                      <w:szCs w:val="32"/>
                      <w:rPrChange w:id="3607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del w:id="3608" w:author="User" w:date="2025-08-19T10:23:00Z">
                    <w:r w:rsidRPr="00710858" w:rsidDel="008044EA">
                      <w:rPr>
                        <w:rFonts w:eastAsia="標楷體"/>
                        <w:sz w:val="20"/>
                        <w:szCs w:val="20"/>
                        <w:rPrChange w:id="3609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Society</w:delText>
                    </w:r>
                  </w:del>
                </w:p>
              </w:tc>
            </w:tr>
            <w:tr w:rsidR="00710858" w:rsidRPr="00710858" w14:paraId="30639DFB" w14:textId="77777777" w:rsidTr="00CC029C">
              <w:trPr>
                <w:gridAfter w:val="2"/>
                <w:wAfter w:w="1609" w:type="dxa"/>
                <w:cantSplit/>
                <w:trHeight w:val="1135"/>
              </w:trPr>
              <w:tc>
                <w:tcPr>
                  <w:tcW w:w="1198" w:type="dxa"/>
                  <w:vMerge/>
                  <w:vAlign w:val="center"/>
                </w:tcPr>
                <w:p w14:paraId="1EF65B2D" w14:textId="77777777" w:rsidR="00514771" w:rsidRPr="00710858" w:rsidRDefault="00514771" w:rsidP="00514771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361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3" w:type="dxa"/>
                  <w:vAlign w:val="center"/>
                </w:tcPr>
                <w:p w14:paraId="6C1484F1" w14:textId="77777777" w:rsidR="00514771" w:rsidRPr="00710858" w:rsidRDefault="00514771" w:rsidP="00514771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3611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3612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3</w:t>
                  </w:r>
                </w:p>
              </w:tc>
              <w:tc>
                <w:tcPr>
                  <w:tcW w:w="1575" w:type="dxa"/>
                  <w:vAlign w:val="center"/>
                </w:tcPr>
                <w:p w14:paraId="6A3D0936" w14:textId="77777777" w:rsidR="00514771" w:rsidRPr="00710858" w:rsidRDefault="00514771" w:rsidP="00514771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361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361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3615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361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</w:p>
                <w:p w14:paraId="4297399A" w14:textId="77777777" w:rsidR="00514771" w:rsidRPr="00710858" w:rsidRDefault="00514771" w:rsidP="00514771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361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361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3E89B2BF" w14:textId="77777777" w:rsidR="00514771" w:rsidRPr="00710858" w:rsidRDefault="00514771" w:rsidP="00514771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361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362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3621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362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</w:tc>
              <w:tc>
                <w:tcPr>
                  <w:tcW w:w="503" w:type="dxa"/>
                  <w:vAlign w:val="center"/>
                </w:tcPr>
                <w:p w14:paraId="439B0F25" w14:textId="77777777" w:rsidR="00514771" w:rsidRPr="00710858" w:rsidRDefault="00514771" w:rsidP="00514771">
                  <w:pPr>
                    <w:snapToGrid w:val="0"/>
                    <w:spacing w:before="120" w:after="120"/>
                    <w:jc w:val="center"/>
                    <w:rPr>
                      <w:rFonts w:eastAsia="標楷體"/>
                      <w:rPrChange w:id="362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362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3" w:type="dxa"/>
                  <w:vAlign w:val="center"/>
                </w:tcPr>
                <w:p w14:paraId="16F860C8" w14:textId="77777777" w:rsidR="008044EA" w:rsidRPr="00710858" w:rsidRDefault="008044EA" w:rsidP="008044EA">
                  <w:pPr>
                    <w:snapToGrid w:val="0"/>
                    <w:spacing w:line="204" w:lineRule="auto"/>
                    <w:jc w:val="center"/>
                    <w:rPr>
                      <w:ins w:id="3625" w:author="User" w:date="2025-08-19T10:20:00Z"/>
                      <w:rFonts w:eastAsia="標楷體"/>
                      <w:sz w:val="36"/>
                      <w:szCs w:val="36"/>
                      <w:rPrChange w:id="3626" w:author="User" w:date="2025-08-27T11:49:00Z">
                        <w:rPr>
                          <w:ins w:id="3627" w:author="User" w:date="2025-08-19T10:2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628" w:author="User" w:date="2025-08-19T10:20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362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英語</w:t>
                    </w:r>
                  </w:ins>
                </w:p>
                <w:p w14:paraId="191AD468" w14:textId="51A5A5FB" w:rsidR="00B20EB7" w:rsidRPr="00710858" w:rsidDel="008044EA" w:rsidRDefault="008044EA" w:rsidP="008044EA">
                  <w:pPr>
                    <w:snapToGrid w:val="0"/>
                    <w:jc w:val="center"/>
                    <w:rPr>
                      <w:ins w:id="3630" w:author="Windows 使用者" w:date="2024-08-06T13:12:00Z"/>
                      <w:del w:id="3631" w:author="User" w:date="2025-08-19T10:20:00Z"/>
                      <w:rFonts w:eastAsia="標楷體"/>
                      <w:sz w:val="36"/>
                      <w:szCs w:val="36"/>
                      <w:rPrChange w:id="3632" w:author="User" w:date="2025-08-27T11:49:00Z">
                        <w:rPr>
                          <w:ins w:id="3633" w:author="Windows 使用者" w:date="2024-08-06T13:12:00Z"/>
                          <w:del w:id="3634" w:author="User" w:date="2025-08-19T10:2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635" w:author="User" w:date="2025-08-19T10:20:00Z">
                    <w:r w:rsidRPr="00710858">
                      <w:rPr>
                        <w:rFonts w:eastAsia="標楷體"/>
                        <w:sz w:val="20"/>
                        <w:szCs w:val="20"/>
                        <w:rPrChange w:id="3636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English</w:t>
                    </w:r>
                  </w:ins>
                  <w:ins w:id="3637" w:author="Windows 使用者" w:date="2024-08-06T13:12:00Z">
                    <w:del w:id="3638" w:author="User" w:date="2025-08-19T10:20:00Z">
                      <w:r w:rsidR="00B20EB7" w:rsidRPr="00710858" w:rsidDel="008044EA">
                        <w:rPr>
                          <w:rFonts w:eastAsia="標楷體" w:hint="eastAsia"/>
                          <w:sz w:val="36"/>
                          <w:szCs w:val="36"/>
                          <w:rPrChange w:id="3639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本土語</w:delText>
                      </w:r>
                    </w:del>
                  </w:ins>
                </w:p>
                <w:p w14:paraId="35534E9B" w14:textId="3DF83483" w:rsidR="00B20EB7" w:rsidRPr="00710858" w:rsidDel="008044EA" w:rsidRDefault="00B20EB7" w:rsidP="00B20EB7">
                  <w:pPr>
                    <w:snapToGrid w:val="0"/>
                    <w:jc w:val="center"/>
                    <w:rPr>
                      <w:ins w:id="3640" w:author="Windows 使用者" w:date="2024-08-06T13:12:00Z"/>
                      <w:del w:id="3641" w:author="User" w:date="2025-08-19T10:20:00Z"/>
                      <w:rFonts w:eastAsia="標楷體"/>
                      <w:rPrChange w:id="3642" w:author="User" w:date="2025-08-27T11:49:00Z">
                        <w:rPr>
                          <w:ins w:id="3643" w:author="Windows 使用者" w:date="2024-08-06T13:12:00Z"/>
                          <w:del w:id="3644" w:author="User" w:date="2025-08-19T10:20:00Z"/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ins w:id="3645" w:author="Windows 使用者" w:date="2024-08-06T13:12:00Z">
                    <w:del w:id="3646" w:author="User" w:date="2025-08-19T10:20:00Z">
                      <w:r w:rsidRPr="00710858" w:rsidDel="008044EA">
                        <w:rPr>
                          <w:rFonts w:eastAsia="標楷體"/>
                          <w:rPrChange w:id="3647" w:author="User" w:date="2025-08-27T11:49:00Z">
                            <w:rPr>
                              <w:rFonts w:eastAsia="標楷體"/>
                              <w:color w:val="000000" w:themeColor="text1"/>
                            </w:rPr>
                          </w:rPrChange>
                        </w:rPr>
                        <w:delText>Native</w:delText>
                      </w:r>
                    </w:del>
                  </w:ins>
                </w:p>
                <w:p w14:paraId="3ABA4E22" w14:textId="2C521884" w:rsidR="00A3592A" w:rsidRPr="00710858" w:rsidDel="008044EA" w:rsidRDefault="00B20EB7" w:rsidP="00B20EB7">
                  <w:pPr>
                    <w:snapToGrid w:val="0"/>
                    <w:spacing w:after="120"/>
                    <w:jc w:val="center"/>
                    <w:rPr>
                      <w:del w:id="3648" w:author="User" w:date="2025-08-19T10:20:00Z"/>
                      <w:rFonts w:eastAsia="標楷體"/>
                      <w:sz w:val="36"/>
                      <w:szCs w:val="36"/>
                      <w:rPrChange w:id="3649" w:author="User" w:date="2025-08-27T11:49:00Z">
                        <w:rPr>
                          <w:del w:id="3650" w:author="User" w:date="2025-08-19T10:2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651" w:author="Windows 使用者" w:date="2024-08-06T13:12:00Z">
                    <w:del w:id="3652" w:author="User" w:date="2025-08-19T10:20:00Z">
                      <w:r w:rsidRPr="00710858" w:rsidDel="008044EA">
                        <w:rPr>
                          <w:rFonts w:eastAsia="標楷體"/>
                          <w:rPrChange w:id="3653" w:author="User" w:date="2025-08-27T11:49:00Z">
                            <w:rPr>
                              <w:rFonts w:eastAsia="標楷體"/>
                              <w:color w:val="000000" w:themeColor="text1"/>
                            </w:rPr>
                          </w:rPrChange>
                        </w:rPr>
                        <w:delText>Language</w:delText>
                      </w:r>
                    </w:del>
                  </w:ins>
                  <w:del w:id="3654" w:author="User" w:date="2025-08-19T10:20:00Z">
                    <w:r w:rsidR="00A3592A" w:rsidRPr="00710858" w:rsidDel="008044EA">
                      <w:rPr>
                        <w:rFonts w:eastAsia="標楷體" w:hint="eastAsia"/>
                        <w:sz w:val="36"/>
                        <w:szCs w:val="36"/>
                        <w:rPrChange w:id="365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數學</w:delText>
                    </w:r>
                  </w:del>
                </w:p>
                <w:p w14:paraId="2EA0DC67" w14:textId="1D101E52" w:rsidR="00514771" w:rsidRPr="00710858" w:rsidRDefault="00A3592A" w:rsidP="00A3592A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Cs w:val="15"/>
                      <w:rPrChange w:id="3656" w:author="User" w:date="2025-08-27T11:49:00Z">
                        <w:rPr>
                          <w:rFonts w:eastAsia="標楷體"/>
                          <w:color w:val="000000" w:themeColor="text1"/>
                          <w:szCs w:val="15"/>
                        </w:rPr>
                      </w:rPrChange>
                    </w:rPr>
                  </w:pPr>
                  <w:del w:id="3657" w:author="User" w:date="2025-08-19T10:20:00Z">
                    <w:r w:rsidRPr="00710858" w:rsidDel="008044EA">
                      <w:rPr>
                        <w:rFonts w:eastAsia="標楷體"/>
                        <w:sz w:val="20"/>
                        <w:szCs w:val="20"/>
                        <w:rPrChange w:id="3658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Math</w:delText>
                    </w:r>
                  </w:del>
                </w:p>
              </w:tc>
              <w:tc>
                <w:tcPr>
                  <w:tcW w:w="1373" w:type="dxa"/>
                  <w:vAlign w:val="center"/>
                </w:tcPr>
                <w:p w14:paraId="13BA2247" w14:textId="77777777" w:rsidR="002F7BD4" w:rsidRPr="002F7BD4" w:rsidRDefault="002F7BD4" w:rsidP="002F7BD4">
                  <w:pPr>
                    <w:snapToGrid w:val="0"/>
                    <w:spacing w:after="120"/>
                    <w:jc w:val="center"/>
                    <w:rPr>
                      <w:ins w:id="3659" w:author="User" w:date="2025-11-28T15:34:00Z"/>
                      <w:rFonts w:eastAsia="標楷體"/>
                      <w:color w:val="FF0000"/>
                      <w:sz w:val="36"/>
                      <w:szCs w:val="36"/>
                      <w:rPrChange w:id="3660" w:author="User" w:date="2025-11-28T15:35:00Z">
                        <w:rPr>
                          <w:ins w:id="3661" w:author="User" w:date="2025-11-28T15:34:00Z"/>
                          <w:rFonts w:eastAsia="標楷體"/>
                          <w:sz w:val="36"/>
                          <w:szCs w:val="36"/>
                        </w:rPr>
                      </w:rPrChange>
                    </w:rPr>
                  </w:pPr>
                  <w:ins w:id="3662" w:author="User" w:date="2025-11-28T15:34:00Z">
                    <w:r w:rsidRPr="002F7BD4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3663" w:author="User" w:date="2025-11-28T15:35:00Z">
                          <w:rPr>
                            <w:rFonts w:eastAsia="標楷體" w:hint="eastAsia"/>
                            <w:sz w:val="36"/>
                            <w:szCs w:val="36"/>
                          </w:rPr>
                        </w:rPrChange>
                      </w:rPr>
                      <w:t>數學</w:t>
                    </w:r>
                  </w:ins>
                </w:p>
                <w:p w14:paraId="351F8856" w14:textId="3FF3C9F1" w:rsidR="000300C1" w:rsidRPr="002F7BD4" w:rsidDel="008044EA" w:rsidRDefault="002F7BD4" w:rsidP="002F7BD4">
                  <w:pPr>
                    <w:snapToGrid w:val="0"/>
                    <w:jc w:val="center"/>
                    <w:rPr>
                      <w:del w:id="3664" w:author="User" w:date="2025-08-19T10:20:00Z"/>
                      <w:rFonts w:eastAsia="標楷體"/>
                      <w:color w:val="FF0000"/>
                      <w:sz w:val="36"/>
                      <w:szCs w:val="36"/>
                      <w:rPrChange w:id="3665" w:author="User" w:date="2025-11-28T15:35:00Z">
                        <w:rPr>
                          <w:del w:id="3666" w:author="User" w:date="2025-08-19T10:2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3667" w:author="User" w:date="2025-11-28T15:34:00Z">
                      <w:pPr>
                        <w:snapToGrid w:val="0"/>
                        <w:ind w:leftChars="-50" w:left="-120" w:rightChars="-27" w:right="-65"/>
                        <w:jc w:val="center"/>
                      </w:pPr>
                    </w:pPrChange>
                  </w:pPr>
                  <w:ins w:id="3668" w:author="User" w:date="2025-11-28T15:34:00Z">
                    <w:r w:rsidRPr="002F7BD4">
                      <w:rPr>
                        <w:rFonts w:eastAsia="標楷體"/>
                        <w:color w:val="FF0000"/>
                        <w:sz w:val="20"/>
                        <w:szCs w:val="20"/>
                        <w:rPrChange w:id="3669" w:author="User" w:date="2025-11-28T15:35:00Z">
                          <w:rPr>
                            <w:rFonts w:eastAsia="標楷體"/>
                            <w:sz w:val="20"/>
                            <w:szCs w:val="20"/>
                          </w:rPr>
                        </w:rPrChange>
                      </w:rPr>
                      <w:t>Math</w:t>
                    </w:r>
                    <w:r w:rsidRPr="002F7BD4" w:rsidDel="008044EA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3670" w:author="User" w:date="2025-11-28T15:35:00Z">
                          <w:rPr>
                            <w:rFonts w:eastAsia="標楷體" w:hint="eastAsia"/>
                            <w:sz w:val="36"/>
                            <w:szCs w:val="36"/>
                          </w:rPr>
                        </w:rPrChange>
                      </w:rPr>
                      <w:t xml:space="preserve"> </w:t>
                    </w:r>
                  </w:ins>
                  <w:del w:id="3671" w:author="User" w:date="2025-08-19T10:20:00Z">
                    <w:r w:rsidR="000300C1" w:rsidRPr="002F7BD4" w:rsidDel="008044EA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3672" w:author="User" w:date="2025-11-28T15:35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體育</w:delText>
                    </w:r>
                  </w:del>
                </w:p>
                <w:p w14:paraId="28A44565" w14:textId="12012E18" w:rsidR="00514771" w:rsidRPr="00710858" w:rsidRDefault="000300C1" w:rsidP="002F7BD4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367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3674" w:author="User" w:date="2025-11-28T15:34:00Z">
                      <w:pPr>
                        <w:snapToGrid w:val="0"/>
                        <w:spacing w:line="360" w:lineRule="exact"/>
                        <w:jc w:val="center"/>
                      </w:pPr>
                    </w:pPrChange>
                  </w:pPr>
                  <w:del w:id="3675" w:author="User" w:date="2025-08-19T10:20:00Z">
                    <w:r w:rsidRPr="002F7BD4" w:rsidDel="008044EA">
                      <w:rPr>
                        <w:rFonts w:eastAsia="標楷體"/>
                        <w:color w:val="FF0000"/>
                        <w:sz w:val="20"/>
                        <w:szCs w:val="20"/>
                        <w:rPrChange w:id="3676" w:author="User" w:date="2025-11-28T15:35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PE</w:delText>
                    </w:r>
                  </w:del>
                </w:p>
              </w:tc>
              <w:tc>
                <w:tcPr>
                  <w:tcW w:w="1374" w:type="dxa"/>
                  <w:vAlign w:val="center"/>
                </w:tcPr>
                <w:p w14:paraId="0E67DE53" w14:textId="77777777" w:rsidR="008044EA" w:rsidRPr="00710858" w:rsidRDefault="008044EA" w:rsidP="008044EA">
                  <w:pPr>
                    <w:snapToGrid w:val="0"/>
                    <w:jc w:val="center"/>
                    <w:rPr>
                      <w:ins w:id="3677" w:author="User" w:date="2025-08-19T10:20:00Z"/>
                      <w:rFonts w:eastAsia="標楷體"/>
                      <w:sz w:val="36"/>
                      <w:szCs w:val="36"/>
                      <w:rPrChange w:id="3678" w:author="User" w:date="2025-08-27T11:49:00Z">
                        <w:rPr>
                          <w:ins w:id="3679" w:author="User" w:date="2025-08-19T10:2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680" w:author="User" w:date="2025-08-19T10:20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368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本土語</w:t>
                    </w:r>
                  </w:ins>
                </w:p>
                <w:p w14:paraId="41C8C1E9" w14:textId="77777777" w:rsidR="008044EA" w:rsidRPr="00710858" w:rsidRDefault="008044EA" w:rsidP="008044EA">
                  <w:pPr>
                    <w:snapToGrid w:val="0"/>
                    <w:jc w:val="center"/>
                    <w:rPr>
                      <w:ins w:id="3682" w:author="User" w:date="2025-08-19T10:20:00Z"/>
                      <w:rFonts w:eastAsia="標楷體"/>
                      <w:rPrChange w:id="3683" w:author="User" w:date="2025-08-27T11:49:00Z">
                        <w:rPr>
                          <w:ins w:id="3684" w:author="User" w:date="2025-08-19T10:20:00Z"/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ins w:id="3685" w:author="User" w:date="2025-08-19T10:20:00Z">
                    <w:r w:rsidRPr="00710858">
                      <w:rPr>
                        <w:rFonts w:eastAsia="標楷體"/>
                        <w:rPrChange w:id="3686" w:author="User" w:date="2025-08-27T11:49:00Z">
                          <w:rPr>
                            <w:rFonts w:eastAsia="標楷體"/>
                            <w:color w:val="000000" w:themeColor="text1"/>
                          </w:rPr>
                        </w:rPrChange>
                      </w:rPr>
                      <w:t>Native</w:t>
                    </w:r>
                  </w:ins>
                </w:p>
                <w:p w14:paraId="033CC8A1" w14:textId="08AACCE0" w:rsidR="00962B55" w:rsidRPr="00710858" w:rsidDel="008044EA" w:rsidRDefault="008044EA" w:rsidP="00807F70">
                  <w:pPr>
                    <w:snapToGrid w:val="0"/>
                    <w:spacing w:line="400" w:lineRule="exact"/>
                    <w:jc w:val="center"/>
                    <w:rPr>
                      <w:ins w:id="3687" w:author="Windows 使用者" w:date="2024-08-13T10:24:00Z"/>
                      <w:del w:id="3688" w:author="User" w:date="2025-08-19T10:20:00Z"/>
                      <w:rFonts w:eastAsia="標楷體"/>
                      <w:sz w:val="36"/>
                      <w:szCs w:val="36"/>
                      <w:rPrChange w:id="3689" w:author="User" w:date="2025-08-27T11:49:00Z">
                        <w:rPr>
                          <w:ins w:id="3690" w:author="Windows 使用者" w:date="2024-08-13T10:24:00Z"/>
                          <w:del w:id="3691" w:author="User" w:date="2025-08-19T10:2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692" w:author="User" w:date="2025-08-19T10:20:00Z">
                    <w:r w:rsidRPr="00710858">
                      <w:rPr>
                        <w:rFonts w:eastAsia="標楷體"/>
                        <w:rPrChange w:id="3693" w:author="User" w:date="2025-08-27T11:49:00Z">
                          <w:rPr>
                            <w:rFonts w:eastAsia="標楷體"/>
                            <w:color w:val="000000" w:themeColor="text1"/>
                          </w:rPr>
                        </w:rPrChange>
                      </w:rPr>
                      <w:t>Language</w:t>
                    </w:r>
                    <w:r w:rsidRPr="00710858" w:rsidDel="008044EA">
                      <w:rPr>
                        <w:rFonts w:eastAsia="標楷體"/>
                        <w:sz w:val="36"/>
                        <w:szCs w:val="36"/>
                        <w:rPrChange w:id="3694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 xml:space="preserve"> </w:t>
                    </w:r>
                  </w:ins>
                  <w:ins w:id="3695" w:author="Windows 使用者" w:date="2024-08-13T10:24:00Z">
                    <w:del w:id="3696" w:author="User" w:date="2025-08-19T10:20:00Z">
                      <w:r w:rsidR="00962B55" w:rsidRPr="00710858" w:rsidDel="008044EA">
                        <w:rPr>
                          <w:rFonts w:eastAsia="標楷體" w:hint="eastAsia"/>
                          <w:sz w:val="36"/>
                          <w:szCs w:val="36"/>
                          <w:rPrChange w:id="3697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社會</w:delText>
                      </w:r>
                    </w:del>
                  </w:ins>
                </w:p>
                <w:p w14:paraId="0ECEE396" w14:textId="31D3A2F3" w:rsidR="002176E2" w:rsidRPr="00710858" w:rsidDel="008044EA" w:rsidRDefault="00962B55">
                  <w:pPr>
                    <w:snapToGrid w:val="0"/>
                    <w:spacing w:line="400" w:lineRule="exact"/>
                    <w:jc w:val="center"/>
                    <w:rPr>
                      <w:del w:id="3698" w:author="User" w:date="2025-08-19T10:20:00Z"/>
                      <w:rFonts w:eastAsia="標楷體"/>
                      <w:sz w:val="36"/>
                      <w:szCs w:val="36"/>
                      <w:rPrChange w:id="3699" w:author="User" w:date="2025-08-27T11:49:00Z">
                        <w:rPr>
                          <w:del w:id="3700" w:author="User" w:date="2025-08-19T10:2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3701" w:author="User" w:date="2025-08-19T10:20:00Z">
                      <w:pPr>
                        <w:snapToGrid w:val="0"/>
                        <w:jc w:val="center"/>
                      </w:pPr>
                    </w:pPrChange>
                  </w:pPr>
                  <w:ins w:id="3702" w:author="Windows 使用者" w:date="2024-08-13T10:24:00Z">
                    <w:del w:id="3703" w:author="User" w:date="2025-08-19T10:20:00Z">
                      <w:r w:rsidRPr="00710858" w:rsidDel="008044EA">
                        <w:rPr>
                          <w:rFonts w:eastAsia="標楷體"/>
                          <w:sz w:val="20"/>
                          <w:szCs w:val="20"/>
                          <w:rPrChange w:id="3704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Society</w:delText>
                      </w:r>
                    </w:del>
                  </w:ins>
                  <w:del w:id="3705" w:author="User" w:date="2025-08-19T10:20:00Z">
                    <w:r w:rsidR="002176E2" w:rsidRPr="00710858" w:rsidDel="008044EA">
                      <w:rPr>
                        <w:rFonts w:eastAsia="標楷體" w:hint="eastAsia"/>
                        <w:sz w:val="36"/>
                        <w:szCs w:val="36"/>
                        <w:rPrChange w:id="370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音樂</w:delText>
                    </w:r>
                  </w:del>
                </w:p>
                <w:p w14:paraId="42381EC6" w14:textId="1F1F23BD" w:rsidR="00514771" w:rsidRPr="00710858" w:rsidRDefault="002176E2" w:rsidP="00807F70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2"/>
                      <w:szCs w:val="32"/>
                      <w:rPrChange w:id="3707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del w:id="3708" w:author="User" w:date="2025-08-19T10:20:00Z">
                    <w:r w:rsidRPr="00710858" w:rsidDel="008044EA">
                      <w:rPr>
                        <w:rFonts w:eastAsia="標楷體"/>
                        <w:sz w:val="20"/>
                        <w:szCs w:val="20"/>
                        <w:rPrChange w:id="3709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Music</w:delText>
                    </w:r>
                  </w:del>
                </w:p>
              </w:tc>
              <w:tc>
                <w:tcPr>
                  <w:tcW w:w="1373" w:type="dxa"/>
                  <w:vAlign w:val="center"/>
                </w:tcPr>
                <w:p w14:paraId="6F191495" w14:textId="77777777" w:rsidR="008044EA" w:rsidRPr="00710858" w:rsidRDefault="008044EA" w:rsidP="008044EA">
                  <w:pPr>
                    <w:snapToGrid w:val="0"/>
                    <w:spacing w:after="120"/>
                    <w:jc w:val="center"/>
                    <w:rPr>
                      <w:ins w:id="3710" w:author="User" w:date="2025-08-19T10:23:00Z"/>
                      <w:rFonts w:eastAsia="標楷體"/>
                      <w:sz w:val="36"/>
                      <w:szCs w:val="36"/>
                      <w:rPrChange w:id="3711" w:author="User" w:date="2025-08-27T11:49:00Z">
                        <w:rPr>
                          <w:ins w:id="3712" w:author="User" w:date="2025-08-19T10:2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713" w:author="User" w:date="2025-08-19T10:23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371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數學</w:t>
                    </w:r>
                  </w:ins>
                </w:p>
                <w:p w14:paraId="21DEA201" w14:textId="30377DA8" w:rsidR="00AC027D" w:rsidRPr="00710858" w:rsidDel="008044EA" w:rsidRDefault="008044EA" w:rsidP="008044EA">
                  <w:pPr>
                    <w:snapToGrid w:val="0"/>
                    <w:spacing w:line="400" w:lineRule="exact"/>
                    <w:jc w:val="center"/>
                    <w:rPr>
                      <w:ins w:id="3715" w:author="Windows 使用者" w:date="2024-08-06T13:23:00Z"/>
                      <w:del w:id="3716" w:author="User" w:date="2025-08-19T10:21:00Z"/>
                      <w:rFonts w:eastAsia="標楷體"/>
                      <w:sz w:val="36"/>
                      <w:szCs w:val="36"/>
                      <w:rPrChange w:id="3717" w:author="User" w:date="2025-08-27T11:49:00Z">
                        <w:rPr>
                          <w:ins w:id="3718" w:author="Windows 使用者" w:date="2024-08-06T13:23:00Z"/>
                          <w:del w:id="3719" w:author="User" w:date="2025-08-19T10:2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720" w:author="User" w:date="2025-08-19T10:23:00Z">
                    <w:r w:rsidRPr="00710858">
                      <w:rPr>
                        <w:rFonts w:eastAsia="標楷體"/>
                        <w:sz w:val="20"/>
                        <w:szCs w:val="20"/>
                        <w:rPrChange w:id="3721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Math</w:t>
                    </w:r>
                  </w:ins>
                  <w:ins w:id="3722" w:author="Windows 使用者" w:date="2024-08-06T13:23:00Z">
                    <w:del w:id="3723" w:author="User" w:date="2025-08-19T10:21:00Z">
                      <w:r w:rsidR="00AC027D" w:rsidRPr="00710858" w:rsidDel="008044EA">
                        <w:rPr>
                          <w:rFonts w:eastAsia="標楷體" w:hint="eastAsia"/>
                          <w:sz w:val="36"/>
                          <w:szCs w:val="36"/>
                          <w:rPrChange w:id="3724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社會</w:delText>
                      </w:r>
                    </w:del>
                  </w:ins>
                </w:p>
                <w:p w14:paraId="1FDC81E6" w14:textId="4434BD58" w:rsidR="002176E2" w:rsidRPr="00710858" w:rsidDel="008044EA" w:rsidRDefault="00AC027D" w:rsidP="00AC027D">
                  <w:pPr>
                    <w:snapToGrid w:val="0"/>
                    <w:spacing w:after="120"/>
                    <w:jc w:val="center"/>
                    <w:rPr>
                      <w:del w:id="3725" w:author="User" w:date="2025-08-19T10:21:00Z"/>
                      <w:rFonts w:eastAsia="標楷體"/>
                      <w:sz w:val="36"/>
                      <w:szCs w:val="36"/>
                      <w:rPrChange w:id="3726" w:author="User" w:date="2025-08-27T11:49:00Z">
                        <w:rPr>
                          <w:del w:id="3727" w:author="User" w:date="2025-08-19T10:2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728" w:author="Windows 使用者" w:date="2024-08-06T13:23:00Z">
                    <w:del w:id="3729" w:author="User" w:date="2025-08-19T10:21:00Z">
                      <w:r w:rsidRPr="00710858" w:rsidDel="008044EA">
                        <w:rPr>
                          <w:rFonts w:eastAsia="標楷體"/>
                          <w:sz w:val="20"/>
                          <w:szCs w:val="20"/>
                          <w:rPrChange w:id="3730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Society</w:delText>
                      </w:r>
                    </w:del>
                  </w:ins>
                  <w:del w:id="3731" w:author="User" w:date="2025-08-19T10:21:00Z">
                    <w:r w:rsidR="002176E2" w:rsidRPr="00710858" w:rsidDel="008044EA">
                      <w:rPr>
                        <w:rFonts w:eastAsia="標楷體" w:hint="eastAsia"/>
                        <w:sz w:val="36"/>
                        <w:szCs w:val="36"/>
                        <w:rPrChange w:id="373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數學</w:delText>
                    </w:r>
                  </w:del>
                </w:p>
                <w:p w14:paraId="181FEFC6" w14:textId="52B46C2E" w:rsidR="00514771" w:rsidRPr="00710858" w:rsidRDefault="002176E2" w:rsidP="002176E2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szCs w:val="36"/>
                      <w:rPrChange w:id="3733" w:author="User" w:date="2025-08-27T11:49:00Z">
                        <w:rPr>
                          <w:rFonts w:eastAsia="標楷體"/>
                          <w:color w:val="000000" w:themeColor="text1"/>
                          <w:szCs w:val="36"/>
                        </w:rPr>
                      </w:rPrChange>
                    </w:rPr>
                  </w:pPr>
                  <w:del w:id="3734" w:author="User" w:date="2025-08-19T10:21:00Z">
                    <w:r w:rsidRPr="00710858" w:rsidDel="008044EA">
                      <w:rPr>
                        <w:rFonts w:eastAsia="標楷體"/>
                        <w:sz w:val="20"/>
                        <w:szCs w:val="20"/>
                        <w:rPrChange w:id="3735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Math</w:delText>
                    </w:r>
                  </w:del>
                </w:p>
              </w:tc>
              <w:tc>
                <w:tcPr>
                  <w:tcW w:w="1373" w:type="dxa"/>
                  <w:vAlign w:val="center"/>
                </w:tcPr>
                <w:p w14:paraId="0B8D2FC4" w14:textId="77777777" w:rsidR="008044EA" w:rsidRPr="00710858" w:rsidRDefault="008044EA" w:rsidP="008044EA">
                  <w:pPr>
                    <w:snapToGrid w:val="0"/>
                    <w:spacing w:after="120"/>
                    <w:jc w:val="center"/>
                    <w:rPr>
                      <w:ins w:id="3736" w:author="User" w:date="2025-08-19T10:24:00Z"/>
                      <w:rFonts w:eastAsia="標楷體"/>
                      <w:sz w:val="36"/>
                      <w:szCs w:val="36"/>
                      <w:rPrChange w:id="3737" w:author="User" w:date="2025-08-27T11:49:00Z">
                        <w:rPr>
                          <w:ins w:id="3738" w:author="User" w:date="2025-08-19T10:2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739" w:author="User" w:date="2025-08-19T10:24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374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數學</w:t>
                    </w:r>
                  </w:ins>
                </w:p>
                <w:p w14:paraId="5513F3D0" w14:textId="426E28E7" w:rsidR="00555338" w:rsidRPr="00710858" w:rsidDel="008044EA" w:rsidRDefault="008044EA" w:rsidP="008044EA">
                  <w:pPr>
                    <w:snapToGrid w:val="0"/>
                    <w:ind w:leftChars="-50" w:left="-120" w:rightChars="-27" w:right="-65"/>
                    <w:jc w:val="center"/>
                    <w:rPr>
                      <w:ins w:id="3741" w:author="Windows 使用者" w:date="2024-08-15T08:34:00Z"/>
                      <w:del w:id="3742" w:author="User" w:date="2025-08-19T10:23:00Z"/>
                      <w:rFonts w:eastAsia="標楷體"/>
                      <w:sz w:val="36"/>
                      <w:szCs w:val="36"/>
                      <w:rPrChange w:id="3743" w:author="User" w:date="2025-08-27T11:49:00Z">
                        <w:rPr>
                          <w:ins w:id="3744" w:author="Windows 使用者" w:date="2024-08-15T08:34:00Z"/>
                          <w:del w:id="3745" w:author="User" w:date="2025-08-19T10:2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746" w:author="User" w:date="2025-08-19T10:24:00Z">
                    <w:r w:rsidRPr="00710858">
                      <w:rPr>
                        <w:rFonts w:eastAsia="標楷體"/>
                        <w:sz w:val="20"/>
                        <w:szCs w:val="20"/>
                        <w:rPrChange w:id="3747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Math</w:t>
                    </w:r>
                  </w:ins>
                  <w:ins w:id="3748" w:author="Windows 使用者" w:date="2024-08-15T08:34:00Z">
                    <w:del w:id="3749" w:author="User" w:date="2025-08-19T10:23:00Z">
                      <w:r w:rsidR="00555338" w:rsidRPr="00710858" w:rsidDel="008044EA">
                        <w:rPr>
                          <w:rFonts w:eastAsia="標楷體" w:hint="eastAsia"/>
                          <w:sz w:val="36"/>
                          <w:szCs w:val="36"/>
                          <w:rPrChange w:id="3750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表演</w:delText>
                      </w:r>
                    </w:del>
                  </w:ins>
                </w:p>
                <w:p w14:paraId="0CD3AB58" w14:textId="228455BC" w:rsidR="002176E2" w:rsidRPr="00710858" w:rsidDel="00255B1D" w:rsidRDefault="00555338" w:rsidP="00555338">
                  <w:pPr>
                    <w:snapToGrid w:val="0"/>
                    <w:spacing w:after="120"/>
                    <w:jc w:val="center"/>
                    <w:rPr>
                      <w:del w:id="3751" w:author="Windows 使用者" w:date="2024-08-12T11:29:00Z"/>
                      <w:rFonts w:eastAsia="標楷體"/>
                      <w:sz w:val="36"/>
                      <w:szCs w:val="36"/>
                      <w:rPrChange w:id="3752" w:author="User" w:date="2025-08-27T11:49:00Z">
                        <w:rPr>
                          <w:del w:id="3753" w:author="Windows 使用者" w:date="2024-08-12T11:29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754" w:author="Windows 使用者" w:date="2024-08-15T08:34:00Z">
                    <w:del w:id="3755" w:author="User" w:date="2025-08-19T10:23:00Z">
                      <w:r w:rsidRPr="00710858" w:rsidDel="008044EA">
                        <w:rPr>
                          <w:rFonts w:eastAsia="標楷體"/>
                          <w:sz w:val="20"/>
                          <w:szCs w:val="20"/>
                          <w:rPrChange w:id="3756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Performance</w:delText>
                      </w:r>
                    </w:del>
                  </w:ins>
                  <w:del w:id="3757" w:author="Windows 使用者" w:date="2024-08-12T11:29:00Z">
                    <w:r w:rsidR="002176E2" w:rsidRPr="00710858" w:rsidDel="00255B1D">
                      <w:rPr>
                        <w:rFonts w:eastAsia="標楷體" w:hint="eastAsia"/>
                        <w:sz w:val="36"/>
                        <w:szCs w:val="36"/>
                        <w:rPrChange w:id="375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數學</w:delText>
                    </w:r>
                  </w:del>
                </w:p>
                <w:p w14:paraId="1CACE897" w14:textId="2E574E05" w:rsidR="00514771" w:rsidRPr="00710858" w:rsidRDefault="002176E2" w:rsidP="002176E2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375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3760" w:author="Windows 使用者" w:date="2024-08-12T11:29:00Z">
                    <w:r w:rsidRPr="00710858" w:rsidDel="00255B1D">
                      <w:rPr>
                        <w:rFonts w:eastAsia="標楷體"/>
                        <w:sz w:val="20"/>
                        <w:szCs w:val="20"/>
                        <w:rPrChange w:id="3761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Math</w:delText>
                    </w:r>
                  </w:del>
                </w:p>
              </w:tc>
            </w:tr>
            <w:tr w:rsidR="00710858" w:rsidRPr="00710858" w14:paraId="133ABC9B" w14:textId="77777777" w:rsidTr="00CC029C">
              <w:trPr>
                <w:gridAfter w:val="2"/>
                <w:wAfter w:w="1609" w:type="dxa"/>
                <w:cantSplit/>
                <w:trHeight w:val="1087"/>
              </w:trPr>
              <w:tc>
                <w:tcPr>
                  <w:tcW w:w="1198" w:type="dxa"/>
                  <w:vMerge/>
                  <w:vAlign w:val="center"/>
                </w:tcPr>
                <w:p w14:paraId="78B077B4" w14:textId="77777777" w:rsidR="00514771" w:rsidRPr="00710858" w:rsidRDefault="00514771" w:rsidP="00514771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rPrChange w:id="376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3" w:type="dxa"/>
                  <w:vAlign w:val="center"/>
                </w:tcPr>
                <w:p w14:paraId="24ED2635" w14:textId="77777777" w:rsidR="00514771" w:rsidRPr="00710858" w:rsidRDefault="00514771" w:rsidP="00514771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3763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3764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4</w:t>
                  </w:r>
                </w:p>
              </w:tc>
              <w:tc>
                <w:tcPr>
                  <w:tcW w:w="1575" w:type="dxa"/>
                  <w:vAlign w:val="center"/>
                </w:tcPr>
                <w:p w14:paraId="38DF95CC" w14:textId="77777777" w:rsidR="00514771" w:rsidRPr="00710858" w:rsidRDefault="00514771" w:rsidP="00514771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376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376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3767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376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05</w:t>
                  </w:r>
                </w:p>
                <w:p w14:paraId="74828514" w14:textId="77777777" w:rsidR="00514771" w:rsidRPr="00710858" w:rsidRDefault="00514771" w:rsidP="00514771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376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377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4E384587" w14:textId="77777777" w:rsidR="00514771" w:rsidRPr="00710858" w:rsidRDefault="00514771" w:rsidP="00514771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377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377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3773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377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</w:tc>
              <w:tc>
                <w:tcPr>
                  <w:tcW w:w="503" w:type="dxa"/>
                  <w:vAlign w:val="center"/>
                </w:tcPr>
                <w:p w14:paraId="5FD03038" w14:textId="77777777" w:rsidR="00514771" w:rsidRPr="00710858" w:rsidRDefault="00514771" w:rsidP="00514771">
                  <w:pPr>
                    <w:snapToGrid w:val="0"/>
                    <w:spacing w:before="120" w:after="120"/>
                    <w:jc w:val="center"/>
                    <w:rPr>
                      <w:rFonts w:eastAsia="標楷體"/>
                      <w:rPrChange w:id="377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377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3" w:type="dxa"/>
                  <w:vAlign w:val="center"/>
                </w:tcPr>
                <w:p w14:paraId="51C0AD83" w14:textId="77777777" w:rsidR="00CC2037" w:rsidRPr="00710858" w:rsidRDefault="00CC2037">
                  <w:pPr>
                    <w:snapToGrid w:val="0"/>
                    <w:jc w:val="center"/>
                    <w:rPr>
                      <w:ins w:id="3777" w:author="Windows 使用者" w:date="2024-08-13T09:24:00Z"/>
                      <w:rFonts w:eastAsia="標楷體"/>
                      <w:sz w:val="36"/>
                      <w:szCs w:val="36"/>
                      <w:rPrChange w:id="3778" w:author="User" w:date="2025-08-27T11:49:00Z">
                        <w:rPr>
                          <w:ins w:id="3779" w:author="Windows 使用者" w:date="2024-08-13T09:2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3780" w:author="User" w:date="2025-08-19T10:25:00Z">
                      <w:pPr>
                        <w:snapToGrid w:val="0"/>
                        <w:spacing w:line="400" w:lineRule="exact"/>
                        <w:jc w:val="center"/>
                      </w:pPr>
                    </w:pPrChange>
                  </w:pPr>
                  <w:ins w:id="3781" w:author="Windows 使用者" w:date="2024-08-13T09:24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378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社會</w:t>
                    </w:r>
                  </w:ins>
                </w:p>
                <w:p w14:paraId="4507AD30" w14:textId="67CD4EBB" w:rsidR="00A3592A" w:rsidRPr="00710858" w:rsidDel="00546550" w:rsidRDefault="00CC2037">
                  <w:pPr>
                    <w:snapToGrid w:val="0"/>
                    <w:jc w:val="center"/>
                    <w:rPr>
                      <w:del w:id="3783" w:author="Windows 使用者" w:date="2024-08-02T14:20:00Z"/>
                      <w:rFonts w:eastAsia="標楷體"/>
                      <w:sz w:val="36"/>
                      <w:szCs w:val="36"/>
                      <w:rPrChange w:id="3784" w:author="User" w:date="2025-08-27T11:49:00Z">
                        <w:rPr>
                          <w:del w:id="3785" w:author="Windows 使用者" w:date="2024-08-02T14:2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3786" w:author="User" w:date="2025-08-19T10:25:00Z">
                      <w:pPr>
                        <w:snapToGrid w:val="0"/>
                        <w:spacing w:line="400" w:lineRule="exact"/>
                        <w:jc w:val="center"/>
                      </w:pPr>
                    </w:pPrChange>
                  </w:pPr>
                  <w:ins w:id="3787" w:author="Windows 使用者" w:date="2024-08-13T09:24:00Z">
                    <w:r w:rsidRPr="00710858">
                      <w:rPr>
                        <w:rFonts w:eastAsia="標楷體"/>
                        <w:sz w:val="20"/>
                        <w:szCs w:val="20"/>
                        <w:rPrChange w:id="3788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Society</w:t>
                    </w:r>
                  </w:ins>
                  <w:ins w:id="3789" w:author="Windows 使用者" w:date="2024-08-06T13:12:00Z">
                    <w:r w:rsidR="00B20EB7" w:rsidRPr="00710858" w:rsidDel="00546550">
                      <w:rPr>
                        <w:rFonts w:eastAsia="標楷體"/>
                        <w:sz w:val="36"/>
                        <w:szCs w:val="36"/>
                        <w:rPrChange w:id="3790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 xml:space="preserve"> </w:t>
                    </w:r>
                  </w:ins>
                  <w:del w:id="3791" w:author="Windows 使用者" w:date="2024-08-02T14:20:00Z">
                    <w:r w:rsidR="00A3592A" w:rsidRPr="00710858" w:rsidDel="00546550">
                      <w:rPr>
                        <w:rFonts w:eastAsia="標楷體" w:hint="eastAsia"/>
                        <w:sz w:val="36"/>
                        <w:szCs w:val="36"/>
                        <w:rPrChange w:id="379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國文</w:delText>
                    </w:r>
                  </w:del>
                </w:p>
                <w:p w14:paraId="5BCD3A3B" w14:textId="5A4E0C83" w:rsidR="00514771" w:rsidRPr="00710858" w:rsidRDefault="00A3592A" w:rsidP="00807F70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379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3794" w:author="Windows 使用者" w:date="2024-08-02T14:20:00Z">
                    <w:r w:rsidRPr="00710858" w:rsidDel="00546550">
                      <w:rPr>
                        <w:rFonts w:eastAsia="標楷體"/>
                        <w:sz w:val="20"/>
                        <w:szCs w:val="20"/>
                        <w:rPrChange w:id="3795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Chinese</w:delText>
                    </w:r>
                  </w:del>
                </w:p>
              </w:tc>
              <w:tc>
                <w:tcPr>
                  <w:tcW w:w="1373" w:type="dxa"/>
                  <w:vAlign w:val="center"/>
                </w:tcPr>
                <w:p w14:paraId="70BB6A0A" w14:textId="77777777" w:rsidR="008044EA" w:rsidRPr="00710858" w:rsidRDefault="008044EA">
                  <w:pPr>
                    <w:snapToGrid w:val="0"/>
                    <w:spacing w:line="240" w:lineRule="atLeast"/>
                    <w:jc w:val="center"/>
                    <w:rPr>
                      <w:ins w:id="3796" w:author="User" w:date="2025-08-19T10:25:00Z"/>
                      <w:rFonts w:eastAsia="標楷體"/>
                      <w:sz w:val="36"/>
                      <w:szCs w:val="36"/>
                      <w:rPrChange w:id="3797" w:author="User" w:date="2025-08-27T11:49:00Z">
                        <w:rPr>
                          <w:ins w:id="3798" w:author="User" w:date="2025-08-19T10:25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3799" w:author="User" w:date="2025-08-19T10:25:00Z">
                      <w:pPr>
                        <w:snapToGrid w:val="0"/>
                        <w:jc w:val="center"/>
                      </w:pPr>
                    </w:pPrChange>
                  </w:pPr>
                  <w:ins w:id="3800" w:author="User" w:date="2025-08-19T10:25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380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社會</w:t>
                    </w:r>
                  </w:ins>
                </w:p>
                <w:p w14:paraId="74966464" w14:textId="60DFF09A" w:rsidR="000E50A9" w:rsidRPr="00710858" w:rsidDel="008044EA" w:rsidRDefault="008044EA">
                  <w:pPr>
                    <w:snapToGrid w:val="0"/>
                    <w:spacing w:line="240" w:lineRule="atLeast"/>
                    <w:jc w:val="center"/>
                    <w:rPr>
                      <w:ins w:id="3802" w:author="Windows 使用者" w:date="2024-08-06T11:51:00Z"/>
                      <w:del w:id="3803" w:author="User" w:date="2025-08-19T10:21:00Z"/>
                      <w:rFonts w:eastAsia="標楷體"/>
                      <w:sz w:val="28"/>
                      <w:szCs w:val="36"/>
                      <w:rPrChange w:id="3804" w:author="User" w:date="2025-08-27T11:49:00Z">
                        <w:rPr>
                          <w:ins w:id="3805" w:author="Windows 使用者" w:date="2024-08-06T11:51:00Z"/>
                          <w:del w:id="3806" w:author="User" w:date="2025-08-19T10:21:00Z"/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  <w:pPrChange w:id="3807" w:author="User" w:date="2025-08-19T10:25:00Z">
                      <w:pPr>
                        <w:snapToGrid w:val="0"/>
                        <w:spacing w:line="180" w:lineRule="auto"/>
                        <w:jc w:val="center"/>
                      </w:pPr>
                    </w:pPrChange>
                  </w:pPr>
                  <w:ins w:id="3808" w:author="User" w:date="2025-08-19T10:25:00Z">
                    <w:r w:rsidRPr="00710858">
                      <w:rPr>
                        <w:rFonts w:eastAsia="標楷體"/>
                        <w:sz w:val="20"/>
                        <w:szCs w:val="20"/>
                        <w:rPrChange w:id="3809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Society</w:t>
                    </w:r>
                  </w:ins>
                  <w:ins w:id="3810" w:author="Windows 使用者" w:date="2024-08-06T11:51:00Z">
                    <w:del w:id="3811" w:author="User" w:date="2025-08-19T10:21:00Z">
                      <w:r w:rsidR="000E50A9" w:rsidRPr="00710858" w:rsidDel="008044EA">
                        <w:rPr>
                          <w:rFonts w:eastAsia="標楷體" w:hint="eastAsia"/>
                          <w:sz w:val="28"/>
                          <w:szCs w:val="36"/>
                          <w:rPrChange w:id="3812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36"/>
                            </w:rPr>
                          </w:rPrChange>
                        </w:rPr>
                        <w:delText>生活科技</w:delText>
                      </w:r>
                    </w:del>
                  </w:ins>
                </w:p>
                <w:p w14:paraId="086B6A66" w14:textId="5D094F58" w:rsidR="00C80798" w:rsidRPr="00710858" w:rsidDel="008044EA" w:rsidRDefault="000E50A9">
                  <w:pPr>
                    <w:snapToGrid w:val="0"/>
                    <w:spacing w:after="120" w:line="240" w:lineRule="atLeast"/>
                    <w:jc w:val="center"/>
                    <w:rPr>
                      <w:del w:id="3813" w:author="User" w:date="2025-08-19T10:25:00Z"/>
                      <w:rFonts w:eastAsia="標楷體"/>
                      <w:sz w:val="28"/>
                      <w:szCs w:val="36"/>
                      <w:rPrChange w:id="3814" w:author="User" w:date="2025-08-27T11:49:00Z">
                        <w:rPr>
                          <w:del w:id="3815" w:author="User" w:date="2025-08-19T10:25:00Z"/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  <w:pPrChange w:id="3816" w:author="User" w:date="2025-08-19T10:25:00Z">
                      <w:pPr>
                        <w:snapToGrid w:val="0"/>
                        <w:spacing w:after="120"/>
                        <w:jc w:val="center"/>
                      </w:pPr>
                    </w:pPrChange>
                  </w:pPr>
                  <w:ins w:id="3817" w:author="Windows 使用者" w:date="2024-08-06T11:51:00Z">
                    <w:del w:id="3818" w:author="User" w:date="2025-08-19T10:21:00Z">
                      <w:r w:rsidRPr="00710858" w:rsidDel="008044EA">
                        <w:rPr>
                          <w:rFonts w:eastAsia="標楷體"/>
                          <w:sz w:val="20"/>
                          <w:szCs w:val="36"/>
                          <w:rPrChange w:id="3819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36"/>
                            </w:rPr>
                          </w:rPrChange>
                        </w:rPr>
                        <w:delText>Living Technology</w:delText>
                      </w:r>
                    </w:del>
                  </w:ins>
                  <w:del w:id="3820" w:author="User" w:date="2025-08-19T10:25:00Z">
                    <w:r w:rsidR="00C80798" w:rsidRPr="00710858" w:rsidDel="008044EA">
                      <w:rPr>
                        <w:rFonts w:eastAsia="標楷體" w:hint="eastAsia"/>
                        <w:sz w:val="28"/>
                        <w:szCs w:val="36"/>
                        <w:rPrChange w:id="382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delText>邏輯推理</w:delText>
                    </w:r>
                  </w:del>
                </w:p>
                <w:p w14:paraId="08754321" w14:textId="2D6E04D0" w:rsidR="00514771" w:rsidRPr="00710858" w:rsidRDefault="00C80798">
                  <w:pPr>
                    <w:snapToGrid w:val="0"/>
                    <w:spacing w:before="120" w:after="120"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382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3823" w:author="User" w:date="2025-08-19T10:25:00Z">
                      <w:pPr>
                        <w:snapToGrid w:val="0"/>
                        <w:spacing w:before="120" w:after="120" w:line="180" w:lineRule="auto"/>
                        <w:jc w:val="center"/>
                      </w:pPr>
                    </w:pPrChange>
                  </w:pPr>
                  <w:del w:id="3824" w:author="User" w:date="2025-08-19T10:25:00Z">
                    <w:r w:rsidRPr="00710858" w:rsidDel="008044EA">
                      <w:rPr>
                        <w:rFonts w:eastAsia="標楷體"/>
                        <w:sz w:val="20"/>
                        <w:szCs w:val="20"/>
                        <w:rPrChange w:id="3825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Math</w:delText>
                    </w:r>
                  </w:del>
                </w:p>
              </w:tc>
              <w:tc>
                <w:tcPr>
                  <w:tcW w:w="1374" w:type="dxa"/>
                  <w:vAlign w:val="center"/>
                </w:tcPr>
                <w:p w14:paraId="7A1973D3" w14:textId="77777777" w:rsidR="002F7BD4" w:rsidRPr="002F7BD4" w:rsidRDefault="002F7BD4" w:rsidP="002F7BD4">
                  <w:pPr>
                    <w:snapToGrid w:val="0"/>
                    <w:ind w:leftChars="-50" w:left="-120" w:rightChars="-27" w:right="-65"/>
                    <w:jc w:val="center"/>
                    <w:rPr>
                      <w:ins w:id="3826" w:author="User" w:date="2025-11-28T15:35:00Z"/>
                      <w:rFonts w:eastAsia="標楷體"/>
                      <w:color w:val="FF0000"/>
                      <w:sz w:val="32"/>
                      <w:szCs w:val="32"/>
                      <w:rPrChange w:id="3827" w:author="User" w:date="2025-11-28T15:35:00Z">
                        <w:rPr>
                          <w:ins w:id="3828" w:author="User" w:date="2025-11-28T15:35:00Z"/>
                          <w:rFonts w:eastAsia="標楷體"/>
                          <w:sz w:val="32"/>
                          <w:szCs w:val="32"/>
                        </w:rPr>
                      </w:rPrChange>
                    </w:rPr>
                  </w:pPr>
                  <w:ins w:id="3829" w:author="User" w:date="2025-11-28T15:35:00Z">
                    <w:r w:rsidRPr="002F7BD4">
                      <w:rPr>
                        <w:rFonts w:eastAsia="標楷體" w:hint="eastAsia"/>
                        <w:color w:val="FF0000"/>
                        <w:sz w:val="32"/>
                        <w:szCs w:val="32"/>
                        <w:rPrChange w:id="3830" w:author="User" w:date="2025-11-28T15:35:00Z">
                          <w:rPr>
                            <w:rFonts w:eastAsia="標楷體" w:hint="eastAsia"/>
                            <w:sz w:val="32"/>
                            <w:szCs w:val="32"/>
                          </w:rPr>
                        </w:rPrChange>
                      </w:rPr>
                      <w:t>資訊科技</w:t>
                    </w:r>
                  </w:ins>
                </w:p>
                <w:p w14:paraId="3BE8DD02" w14:textId="7CBF34AE" w:rsidR="00962B55" w:rsidRPr="00710858" w:rsidDel="008044EA" w:rsidRDefault="002F7BD4" w:rsidP="002F7BD4">
                  <w:pPr>
                    <w:snapToGrid w:val="0"/>
                    <w:spacing w:line="400" w:lineRule="exact"/>
                    <w:jc w:val="center"/>
                    <w:rPr>
                      <w:ins w:id="3831" w:author="Windows 使用者" w:date="2024-08-13T10:24:00Z"/>
                      <w:del w:id="3832" w:author="User" w:date="2025-08-19T10:20:00Z"/>
                      <w:rFonts w:eastAsia="標楷體"/>
                      <w:sz w:val="36"/>
                      <w:szCs w:val="36"/>
                      <w:rPrChange w:id="3833" w:author="User" w:date="2025-08-27T11:49:00Z">
                        <w:rPr>
                          <w:ins w:id="3834" w:author="Windows 使用者" w:date="2024-08-13T10:24:00Z"/>
                          <w:del w:id="3835" w:author="User" w:date="2025-08-19T10:2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3836" w:author="User" w:date="2025-11-28T15:35:00Z">
                      <w:pPr>
                        <w:snapToGrid w:val="0"/>
                        <w:spacing w:after="120"/>
                        <w:jc w:val="center"/>
                      </w:pPr>
                    </w:pPrChange>
                  </w:pPr>
                  <w:ins w:id="3837" w:author="User" w:date="2025-11-28T15:35:00Z">
                    <w:r w:rsidRPr="002F7BD4">
                      <w:rPr>
                        <w:rFonts w:eastAsia="標楷體"/>
                        <w:color w:val="FF0000"/>
                        <w:sz w:val="32"/>
                        <w:szCs w:val="32"/>
                        <w:rPrChange w:id="3838" w:author="User" w:date="2025-11-28T15:35:00Z">
                          <w:rPr>
                            <w:rFonts w:eastAsia="標楷體"/>
                            <w:sz w:val="32"/>
                            <w:szCs w:val="32"/>
                          </w:rPr>
                        </w:rPrChange>
                      </w:rPr>
                      <w:t>IT</w:t>
                    </w:r>
                    <w:r w:rsidRPr="002F7BD4" w:rsidDel="008044EA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3839" w:author="User" w:date="2025-11-28T15:35:00Z">
                          <w:rPr>
                            <w:rFonts w:eastAsia="標楷體" w:hint="eastAsia"/>
                            <w:sz w:val="36"/>
                            <w:szCs w:val="36"/>
                          </w:rPr>
                        </w:rPrChange>
                      </w:rPr>
                      <w:t xml:space="preserve"> </w:t>
                    </w:r>
                  </w:ins>
                  <w:ins w:id="3840" w:author="Windows 使用者" w:date="2024-08-13T10:24:00Z">
                    <w:del w:id="3841" w:author="User" w:date="2025-08-19T10:20:00Z">
                      <w:r w:rsidR="00962B55" w:rsidRPr="00710858" w:rsidDel="008044EA">
                        <w:rPr>
                          <w:rFonts w:eastAsia="標楷體" w:hint="eastAsia"/>
                          <w:sz w:val="36"/>
                          <w:szCs w:val="36"/>
                          <w:rPrChange w:id="3842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數學</w:delText>
                      </w:r>
                    </w:del>
                  </w:ins>
                </w:p>
                <w:p w14:paraId="595D15A6" w14:textId="70689B86" w:rsidR="002176E2" w:rsidRPr="00710858" w:rsidDel="002F7BD4" w:rsidRDefault="00962B55" w:rsidP="002F7BD4">
                  <w:pPr>
                    <w:snapToGrid w:val="0"/>
                    <w:spacing w:line="400" w:lineRule="exact"/>
                    <w:jc w:val="center"/>
                    <w:rPr>
                      <w:del w:id="3843" w:author="User" w:date="2025-11-28T15:35:00Z"/>
                      <w:rFonts w:eastAsia="標楷體"/>
                      <w:sz w:val="36"/>
                      <w:szCs w:val="36"/>
                      <w:rPrChange w:id="3844" w:author="User" w:date="2025-08-27T11:49:00Z">
                        <w:rPr>
                          <w:del w:id="3845" w:author="User" w:date="2025-11-28T15:35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3846" w:author="User" w:date="2025-11-28T15:35:00Z">
                      <w:pPr>
                        <w:snapToGrid w:val="0"/>
                        <w:spacing w:after="120"/>
                        <w:jc w:val="center"/>
                      </w:pPr>
                    </w:pPrChange>
                  </w:pPr>
                  <w:ins w:id="3847" w:author="Windows 使用者" w:date="2024-08-13T10:24:00Z">
                    <w:del w:id="3848" w:author="User" w:date="2025-08-19T10:20:00Z">
                      <w:r w:rsidRPr="00710858" w:rsidDel="008044EA">
                        <w:rPr>
                          <w:rFonts w:eastAsia="標楷體"/>
                          <w:sz w:val="20"/>
                          <w:szCs w:val="20"/>
                          <w:rPrChange w:id="3849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Math</w:delText>
                      </w:r>
                    </w:del>
                  </w:ins>
                  <w:del w:id="3850" w:author="User" w:date="2025-11-28T15:35:00Z">
                    <w:r w:rsidR="002176E2" w:rsidRPr="00710858" w:rsidDel="002F7BD4">
                      <w:rPr>
                        <w:rFonts w:eastAsia="標楷體" w:hint="eastAsia"/>
                        <w:sz w:val="36"/>
                        <w:szCs w:val="36"/>
                        <w:rPrChange w:id="385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數學</w:delText>
                    </w:r>
                  </w:del>
                </w:p>
                <w:p w14:paraId="458AD080" w14:textId="78234948" w:rsidR="00514771" w:rsidRPr="00710858" w:rsidRDefault="002176E2" w:rsidP="002F7BD4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385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3853" w:author="User" w:date="2025-11-28T15:35:00Z">
                      <w:pPr>
                        <w:snapToGrid w:val="0"/>
                        <w:spacing w:line="360" w:lineRule="exact"/>
                        <w:jc w:val="center"/>
                      </w:pPr>
                    </w:pPrChange>
                  </w:pPr>
                  <w:del w:id="3854" w:author="User" w:date="2025-11-28T15:35:00Z">
                    <w:r w:rsidRPr="00710858" w:rsidDel="002F7BD4">
                      <w:rPr>
                        <w:rFonts w:eastAsia="標楷體"/>
                        <w:sz w:val="20"/>
                        <w:szCs w:val="20"/>
                        <w:rPrChange w:id="3855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Math</w:delText>
                    </w:r>
                  </w:del>
                </w:p>
              </w:tc>
              <w:tc>
                <w:tcPr>
                  <w:tcW w:w="1373" w:type="dxa"/>
                  <w:vAlign w:val="center"/>
                </w:tcPr>
                <w:p w14:paraId="0CBA0478" w14:textId="77777777" w:rsidR="008044EA" w:rsidRPr="00710858" w:rsidRDefault="008044EA" w:rsidP="008044EA">
                  <w:pPr>
                    <w:snapToGrid w:val="0"/>
                    <w:spacing w:line="400" w:lineRule="exact"/>
                    <w:jc w:val="center"/>
                    <w:rPr>
                      <w:ins w:id="3856" w:author="User" w:date="2025-08-19T10:23:00Z"/>
                      <w:rFonts w:eastAsia="標楷體"/>
                      <w:sz w:val="36"/>
                      <w:szCs w:val="36"/>
                      <w:rPrChange w:id="3857" w:author="User" w:date="2025-08-27T11:49:00Z">
                        <w:rPr>
                          <w:ins w:id="3858" w:author="User" w:date="2025-08-19T10:2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859" w:author="User" w:date="2025-08-19T10:23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386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自然</w:t>
                    </w:r>
                  </w:ins>
                </w:p>
                <w:p w14:paraId="4D1E18AB" w14:textId="574A2EE8" w:rsidR="00255B1D" w:rsidRPr="00710858" w:rsidDel="008044EA" w:rsidRDefault="008044EA" w:rsidP="008044EA">
                  <w:pPr>
                    <w:snapToGrid w:val="0"/>
                    <w:spacing w:line="400" w:lineRule="exact"/>
                    <w:jc w:val="center"/>
                    <w:rPr>
                      <w:ins w:id="3861" w:author="Windows 使用者" w:date="2024-08-12T11:28:00Z"/>
                      <w:del w:id="3862" w:author="User" w:date="2025-08-19T10:23:00Z"/>
                      <w:rFonts w:eastAsia="標楷體"/>
                      <w:sz w:val="36"/>
                      <w:szCs w:val="36"/>
                      <w:rPrChange w:id="3863" w:author="User" w:date="2025-08-27T11:49:00Z">
                        <w:rPr>
                          <w:ins w:id="3864" w:author="Windows 使用者" w:date="2024-08-12T11:28:00Z"/>
                          <w:del w:id="3865" w:author="User" w:date="2025-08-19T10:2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866" w:author="User" w:date="2025-08-19T10:23:00Z">
                    <w:r w:rsidRPr="00710858">
                      <w:rPr>
                        <w:rFonts w:eastAsia="標楷體"/>
                        <w:sz w:val="20"/>
                        <w:szCs w:val="20"/>
                        <w:rPrChange w:id="3867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Science</w:t>
                    </w:r>
                  </w:ins>
                  <w:ins w:id="3868" w:author="Windows 使用者" w:date="2024-08-12T11:28:00Z">
                    <w:del w:id="3869" w:author="User" w:date="2025-08-19T10:23:00Z">
                      <w:r w:rsidR="00255B1D" w:rsidRPr="00710858" w:rsidDel="008044EA">
                        <w:rPr>
                          <w:rFonts w:eastAsia="標楷體" w:hint="eastAsia"/>
                          <w:sz w:val="36"/>
                          <w:szCs w:val="36"/>
                          <w:rPrChange w:id="3870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自然</w:delText>
                      </w:r>
                    </w:del>
                  </w:ins>
                </w:p>
                <w:p w14:paraId="556EAE45" w14:textId="733AF85A" w:rsidR="000300C1" w:rsidRPr="00710858" w:rsidDel="00255B1D" w:rsidRDefault="00255B1D" w:rsidP="00255B1D">
                  <w:pPr>
                    <w:snapToGrid w:val="0"/>
                    <w:spacing w:line="400" w:lineRule="exact"/>
                    <w:jc w:val="center"/>
                    <w:rPr>
                      <w:del w:id="3871" w:author="Windows 使用者" w:date="2024-08-12T11:28:00Z"/>
                      <w:rFonts w:eastAsia="標楷體"/>
                      <w:sz w:val="36"/>
                      <w:szCs w:val="36"/>
                      <w:rPrChange w:id="3872" w:author="User" w:date="2025-08-27T11:49:00Z">
                        <w:rPr>
                          <w:del w:id="3873" w:author="Windows 使用者" w:date="2024-08-12T11:2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874" w:author="Windows 使用者" w:date="2024-08-12T11:28:00Z">
                    <w:del w:id="3875" w:author="User" w:date="2025-08-19T10:23:00Z">
                      <w:r w:rsidRPr="00710858" w:rsidDel="008044EA">
                        <w:rPr>
                          <w:rFonts w:eastAsia="標楷體"/>
                          <w:sz w:val="20"/>
                          <w:szCs w:val="20"/>
                          <w:rPrChange w:id="3876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Science</w:delText>
                      </w:r>
                    </w:del>
                  </w:ins>
                  <w:del w:id="3877" w:author="Windows 使用者" w:date="2024-08-12T11:28:00Z">
                    <w:r w:rsidR="000300C1" w:rsidRPr="00710858" w:rsidDel="00255B1D">
                      <w:rPr>
                        <w:rFonts w:eastAsia="標楷體" w:hint="eastAsia"/>
                        <w:sz w:val="36"/>
                        <w:szCs w:val="36"/>
                        <w:rPrChange w:id="387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國文</w:delText>
                    </w:r>
                  </w:del>
                </w:p>
                <w:p w14:paraId="7EDB77DB" w14:textId="7FB7E6CC" w:rsidR="00514771" w:rsidRPr="00710858" w:rsidRDefault="000300C1" w:rsidP="000300C1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387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3880" w:author="Windows 使用者" w:date="2024-08-12T11:28:00Z">
                    <w:r w:rsidRPr="00710858" w:rsidDel="00255B1D">
                      <w:rPr>
                        <w:rFonts w:eastAsia="標楷體"/>
                        <w:sz w:val="20"/>
                        <w:szCs w:val="20"/>
                        <w:rPrChange w:id="3881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Chinese</w:delText>
                    </w:r>
                  </w:del>
                </w:p>
              </w:tc>
              <w:tc>
                <w:tcPr>
                  <w:tcW w:w="1373" w:type="dxa"/>
                  <w:vAlign w:val="center"/>
                </w:tcPr>
                <w:p w14:paraId="04C8B696" w14:textId="77777777" w:rsidR="008044EA" w:rsidRPr="00710858" w:rsidRDefault="008044EA" w:rsidP="008044EA">
                  <w:pPr>
                    <w:snapToGrid w:val="0"/>
                    <w:spacing w:line="180" w:lineRule="auto"/>
                    <w:jc w:val="center"/>
                    <w:rPr>
                      <w:ins w:id="3882" w:author="User" w:date="2025-08-19T10:21:00Z"/>
                      <w:rFonts w:eastAsia="標楷體"/>
                      <w:sz w:val="28"/>
                      <w:szCs w:val="36"/>
                      <w:rPrChange w:id="3883" w:author="User" w:date="2025-08-27T11:49:00Z">
                        <w:rPr>
                          <w:ins w:id="3884" w:author="User" w:date="2025-08-19T10:21:00Z"/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</w:pPr>
                  <w:ins w:id="3885" w:author="User" w:date="2025-08-19T10:21:00Z">
                    <w:r w:rsidRPr="00710858">
                      <w:rPr>
                        <w:rFonts w:eastAsia="標楷體" w:hint="eastAsia"/>
                        <w:sz w:val="28"/>
                        <w:szCs w:val="36"/>
                        <w:rPrChange w:id="388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t>生活科技</w:t>
                    </w:r>
                  </w:ins>
                </w:p>
                <w:p w14:paraId="541C45E1" w14:textId="231152DD" w:rsidR="00B80314" w:rsidRPr="00710858" w:rsidDel="008044EA" w:rsidRDefault="008044EA" w:rsidP="008044EA">
                  <w:pPr>
                    <w:snapToGrid w:val="0"/>
                    <w:spacing w:line="400" w:lineRule="exact"/>
                    <w:jc w:val="center"/>
                    <w:rPr>
                      <w:ins w:id="3887" w:author="Windows 使用者" w:date="2024-08-22T11:57:00Z"/>
                      <w:del w:id="3888" w:author="User" w:date="2025-08-19T10:21:00Z"/>
                      <w:rFonts w:eastAsia="標楷體"/>
                      <w:sz w:val="36"/>
                      <w:szCs w:val="36"/>
                      <w:rPrChange w:id="3889" w:author="User" w:date="2025-08-27T11:49:00Z">
                        <w:rPr>
                          <w:ins w:id="3890" w:author="Windows 使用者" w:date="2024-08-22T11:57:00Z"/>
                          <w:del w:id="3891" w:author="User" w:date="2025-08-19T10:2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892" w:author="User" w:date="2025-08-19T10:21:00Z">
                    <w:r w:rsidRPr="00710858">
                      <w:rPr>
                        <w:rFonts w:eastAsia="標楷體"/>
                        <w:sz w:val="20"/>
                        <w:szCs w:val="36"/>
                        <w:rPrChange w:id="3893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36"/>
                          </w:rPr>
                        </w:rPrChange>
                      </w:rPr>
                      <w:t>Living Technology</w:t>
                    </w:r>
                  </w:ins>
                  <w:ins w:id="3894" w:author="Windows 使用者" w:date="2024-08-22T11:57:00Z">
                    <w:del w:id="3895" w:author="User" w:date="2025-08-19T10:21:00Z">
                      <w:r w:rsidR="00B80314" w:rsidRPr="00710858" w:rsidDel="008044EA">
                        <w:rPr>
                          <w:rFonts w:eastAsia="標楷體" w:hint="eastAsia"/>
                          <w:sz w:val="36"/>
                          <w:szCs w:val="36"/>
                          <w:rPrChange w:id="3896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國文</w:delText>
                      </w:r>
                    </w:del>
                  </w:ins>
                </w:p>
                <w:p w14:paraId="7D1E3911" w14:textId="0B3B49B6" w:rsidR="002176E2" w:rsidRPr="00710858" w:rsidDel="00255B1D" w:rsidRDefault="00B80314" w:rsidP="00B80314">
                  <w:pPr>
                    <w:snapToGrid w:val="0"/>
                    <w:spacing w:line="400" w:lineRule="exact"/>
                    <w:jc w:val="center"/>
                    <w:rPr>
                      <w:del w:id="3897" w:author="Windows 使用者" w:date="2024-08-12T11:30:00Z"/>
                      <w:rFonts w:eastAsia="標楷體"/>
                      <w:sz w:val="36"/>
                      <w:szCs w:val="36"/>
                      <w:rPrChange w:id="3898" w:author="User" w:date="2025-08-27T11:49:00Z">
                        <w:rPr>
                          <w:del w:id="3899" w:author="Windows 使用者" w:date="2024-08-12T11:3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900" w:author="Windows 使用者" w:date="2024-08-22T11:57:00Z">
                    <w:del w:id="3901" w:author="User" w:date="2025-08-19T10:21:00Z">
                      <w:r w:rsidRPr="00710858" w:rsidDel="008044EA">
                        <w:rPr>
                          <w:rFonts w:eastAsia="標楷體"/>
                          <w:sz w:val="20"/>
                          <w:szCs w:val="20"/>
                          <w:rPrChange w:id="3902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Chinese</w:delText>
                      </w:r>
                    </w:del>
                  </w:ins>
                  <w:del w:id="3903" w:author="Windows 使用者" w:date="2024-08-12T11:30:00Z">
                    <w:r w:rsidR="002176E2" w:rsidRPr="00710858" w:rsidDel="00255B1D">
                      <w:rPr>
                        <w:rFonts w:eastAsia="標楷體" w:hint="eastAsia"/>
                        <w:sz w:val="36"/>
                        <w:szCs w:val="36"/>
                        <w:rPrChange w:id="390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輔導</w:delText>
                    </w:r>
                  </w:del>
                </w:p>
                <w:p w14:paraId="0B802A87" w14:textId="49B9D69E" w:rsidR="002176E2" w:rsidRPr="00710858" w:rsidDel="00255B1D" w:rsidRDefault="002176E2" w:rsidP="002176E2">
                  <w:pPr>
                    <w:snapToGrid w:val="0"/>
                    <w:jc w:val="center"/>
                    <w:rPr>
                      <w:del w:id="3905" w:author="Windows 使用者" w:date="2024-08-12T11:30:00Z"/>
                      <w:rFonts w:eastAsia="標楷體"/>
                      <w:sz w:val="20"/>
                      <w:szCs w:val="36"/>
                      <w:rPrChange w:id="3906" w:author="User" w:date="2025-08-27T11:49:00Z">
                        <w:rPr>
                          <w:del w:id="3907" w:author="Windows 使用者" w:date="2024-08-12T11:30:00Z"/>
                          <w:rFonts w:eastAsia="標楷體"/>
                          <w:color w:val="000000" w:themeColor="text1"/>
                          <w:sz w:val="20"/>
                          <w:szCs w:val="36"/>
                        </w:rPr>
                      </w:rPrChange>
                    </w:rPr>
                  </w:pPr>
                  <w:del w:id="3908" w:author="Windows 使用者" w:date="2024-08-12T11:30:00Z">
                    <w:r w:rsidRPr="00710858" w:rsidDel="00255B1D">
                      <w:rPr>
                        <w:rFonts w:eastAsia="標楷體"/>
                        <w:sz w:val="20"/>
                        <w:szCs w:val="36"/>
                        <w:rPrChange w:id="3909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36"/>
                          </w:rPr>
                        </w:rPrChange>
                      </w:rPr>
                      <w:delText>Counseling</w:delText>
                    </w:r>
                  </w:del>
                </w:p>
                <w:p w14:paraId="3342581A" w14:textId="796B35B9" w:rsidR="00514771" w:rsidRPr="00710858" w:rsidRDefault="002176E2" w:rsidP="002176E2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391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3911" w:author="Windows 使用者" w:date="2024-08-12T11:30:00Z">
                    <w:r w:rsidRPr="00710858" w:rsidDel="00255B1D">
                      <w:rPr>
                        <w:rFonts w:eastAsia="標楷體"/>
                        <w:sz w:val="20"/>
                        <w:szCs w:val="36"/>
                        <w:rPrChange w:id="3912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36"/>
                          </w:rPr>
                        </w:rPrChange>
                      </w:rPr>
                      <w:delText>Activity</w:delText>
                    </w:r>
                  </w:del>
                </w:p>
              </w:tc>
            </w:tr>
            <w:tr w:rsidR="00710858" w:rsidRPr="00710858" w14:paraId="492E4915" w14:textId="77777777" w:rsidTr="00CC029C">
              <w:trPr>
                <w:gridAfter w:val="2"/>
                <w:wAfter w:w="1609" w:type="dxa"/>
                <w:cantSplit/>
                <w:trHeight w:val="133"/>
              </w:trPr>
              <w:tc>
                <w:tcPr>
                  <w:tcW w:w="1198" w:type="dxa"/>
                  <w:vMerge w:val="restart"/>
                  <w:vAlign w:val="center"/>
                </w:tcPr>
                <w:p w14:paraId="4F625402" w14:textId="77777777" w:rsidR="00514771" w:rsidRPr="00710858" w:rsidRDefault="00514771" w:rsidP="00514771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3913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3914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下午</w:t>
                  </w:r>
                </w:p>
                <w:p w14:paraId="0A3DB86E" w14:textId="77777777" w:rsidR="00514771" w:rsidRPr="00710858" w:rsidRDefault="00514771" w:rsidP="00514771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20"/>
                      <w:szCs w:val="20"/>
                      <w:rPrChange w:id="3915" w:author="User" w:date="2025-08-27T11:49:00Z">
                        <w:rPr>
                          <w:rFonts w:eastAsia="標楷體"/>
                          <w:color w:val="000000" w:themeColor="text1"/>
                          <w:sz w:val="20"/>
                          <w:szCs w:val="20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0"/>
                      <w:szCs w:val="20"/>
                      <w:rPrChange w:id="3916" w:author="User" w:date="2025-08-27T11:49:00Z">
                        <w:rPr>
                          <w:rFonts w:eastAsia="標楷體"/>
                          <w:color w:val="000000" w:themeColor="text1"/>
                          <w:sz w:val="20"/>
                          <w:szCs w:val="20"/>
                        </w:rPr>
                      </w:rPrChange>
                    </w:rPr>
                    <w:t>Afternoon</w:t>
                  </w:r>
                </w:p>
              </w:tc>
              <w:tc>
                <w:tcPr>
                  <w:tcW w:w="2098" w:type="dxa"/>
                  <w:gridSpan w:val="2"/>
                  <w:vAlign w:val="center"/>
                </w:tcPr>
                <w:p w14:paraId="7CD9166B" w14:textId="77777777" w:rsidR="00514771" w:rsidRPr="00710858" w:rsidRDefault="00514771" w:rsidP="00514771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391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391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391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392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3921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392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12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3923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392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</w:tc>
              <w:tc>
                <w:tcPr>
                  <w:tcW w:w="503" w:type="dxa"/>
                  <w:vAlign w:val="center"/>
                </w:tcPr>
                <w:p w14:paraId="2F3E0B7F" w14:textId="77777777" w:rsidR="00514771" w:rsidRPr="00710858" w:rsidRDefault="00514771" w:rsidP="00514771">
                  <w:pPr>
                    <w:snapToGrid w:val="0"/>
                    <w:jc w:val="center"/>
                    <w:rPr>
                      <w:rFonts w:eastAsia="標楷體"/>
                      <w:rPrChange w:id="392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392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60</w:t>
                  </w:r>
                </w:p>
              </w:tc>
              <w:tc>
                <w:tcPr>
                  <w:tcW w:w="6866" w:type="dxa"/>
                  <w:gridSpan w:val="5"/>
                  <w:tcBorders>
                    <w:bottom w:val="nil"/>
                  </w:tcBorders>
                  <w:vAlign w:val="center"/>
                </w:tcPr>
                <w:p w14:paraId="7A4BCE17" w14:textId="6F4367BB" w:rsidR="00514771" w:rsidRPr="00710858" w:rsidRDefault="00514771" w:rsidP="00514771">
                  <w:pPr>
                    <w:snapToGrid w:val="0"/>
                    <w:spacing w:line="400" w:lineRule="exact"/>
                    <w:ind w:rightChars="532" w:right="1277"/>
                    <w:jc w:val="center"/>
                    <w:rPr>
                      <w:rFonts w:eastAsia="標楷體"/>
                      <w:sz w:val="32"/>
                      <w:szCs w:val="32"/>
                      <w:rPrChange w:id="3927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32"/>
                      <w:szCs w:val="32"/>
                      <w:rPrChange w:id="3928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 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3929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午餐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3930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(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3931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午間靜息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3932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) </w:t>
                  </w:r>
                  <w:proofErr w:type="spellStart"/>
                  <w:r w:rsidRPr="00710858">
                    <w:rPr>
                      <w:rFonts w:eastAsia="標楷體"/>
                      <w:sz w:val="32"/>
                      <w:szCs w:val="32"/>
                      <w:rPrChange w:id="3933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LunchTime&amp;Break</w:t>
                  </w:r>
                  <w:proofErr w:type="spellEnd"/>
                </w:p>
              </w:tc>
            </w:tr>
            <w:tr w:rsidR="00710858" w:rsidRPr="00710858" w14:paraId="335A42B3" w14:textId="77777777" w:rsidTr="00CC029C">
              <w:trPr>
                <w:gridAfter w:val="2"/>
                <w:wAfter w:w="1609" w:type="dxa"/>
                <w:cantSplit/>
                <w:trHeight w:val="1157"/>
              </w:trPr>
              <w:tc>
                <w:tcPr>
                  <w:tcW w:w="1198" w:type="dxa"/>
                  <w:vMerge/>
                  <w:vAlign w:val="center"/>
                </w:tcPr>
                <w:p w14:paraId="00F5152F" w14:textId="77777777" w:rsidR="00514771" w:rsidRPr="00710858" w:rsidRDefault="00514771" w:rsidP="00514771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393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3" w:type="dxa"/>
                  <w:vAlign w:val="center"/>
                </w:tcPr>
                <w:p w14:paraId="553A5CC7" w14:textId="77777777" w:rsidR="00514771" w:rsidRPr="00710858" w:rsidRDefault="00514771" w:rsidP="00514771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3935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3936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5</w:t>
                  </w:r>
                </w:p>
              </w:tc>
              <w:tc>
                <w:tcPr>
                  <w:tcW w:w="1575" w:type="dxa"/>
                  <w:vAlign w:val="center"/>
                </w:tcPr>
                <w:p w14:paraId="3B061AAE" w14:textId="77777777" w:rsidR="00514771" w:rsidRPr="00710858" w:rsidRDefault="00514771" w:rsidP="00514771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393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393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393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394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  <w:p w14:paraId="743A6916" w14:textId="77777777" w:rsidR="00514771" w:rsidRPr="00710858" w:rsidRDefault="00514771" w:rsidP="00514771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394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394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7FDE7610" w14:textId="77777777" w:rsidR="00514771" w:rsidRPr="00710858" w:rsidRDefault="00514771" w:rsidP="00514771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394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394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3945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394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503" w:type="dxa"/>
                  <w:vAlign w:val="center"/>
                </w:tcPr>
                <w:p w14:paraId="1464346F" w14:textId="77777777" w:rsidR="00514771" w:rsidRPr="00710858" w:rsidRDefault="00514771" w:rsidP="00514771">
                  <w:pPr>
                    <w:snapToGrid w:val="0"/>
                    <w:jc w:val="center"/>
                    <w:rPr>
                      <w:rFonts w:eastAsia="標楷體"/>
                      <w:rPrChange w:id="394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394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3" w:type="dxa"/>
                  <w:vAlign w:val="center"/>
                </w:tcPr>
                <w:p w14:paraId="26C8603F" w14:textId="77777777" w:rsidR="008044EA" w:rsidRPr="00710858" w:rsidRDefault="008044EA" w:rsidP="008044EA">
                  <w:pPr>
                    <w:snapToGrid w:val="0"/>
                    <w:spacing w:line="400" w:lineRule="exact"/>
                    <w:jc w:val="center"/>
                    <w:rPr>
                      <w:ins w:id="3949" w:author="User" w:date="2025-08-19T10:21:00Z"/>
                      <w:rFonts w:eastAsia="標楷體"/>
                      <w:sz w:val="36"/>
                      <w:szCs w:val="36"/>
                      <w:rPrChange w:id="3950" w:author="User" w:date="2025-08-27T11:49:00Z">
                        <w:rPr>
                          <w:ins w:id="3951" w:author="User" w:date="2025-08-19T10:2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952" w:author="User" w:date="2025-08-19T10:21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395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國文</w:t>
                    </w:r>
                  </w:ins>
                </w:p>
                <w:p w14:paraId="618A3F38" w14:textId="70210BB4" w:rsidR="007A6B6C" w:rsidRPr="00710858" w:rsidDel="008044EA" w:rsidRDefault="008044EA" w:rsidP="008044EA">
                  <w:pPr>
                    <w:snapToGrid w:val="0"/>
                    <w:jc w:val="center"/>
                    <w:rPr>
                      <w:ins w:id="3954" w:author="Windows 使用者" w:date="2024-08-13T10:04:00Z"/>
                      <w:del w:id="3955" w:author="User" w:date="2025-08-19T10:21:00Z"/>
                      <w:rFonts w:eastAsia="標楷體"/>
                      <w:sz w:val="36"/>
                      <w:szCs w:val="36"/>
                      <w:rPrChange w:id="3956" w:author="User" w:date="2025-08-27T11:49:00Z">
                        <w:rPr>
                          <w:ins w:id="3957" w:author="Windows 使用者" w:date="2024-08-13T10:04:00Z"/>
                          <w:del w:id="3958" w:author="User" w:date="2025-08-19T10:2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959" w:author="User" w:date="2025-08-19T10:21:00Z">
                    <w:r w:rsidRPr="00710858">
                      <w:rPr>
                        <w:rFonts w:eastAsia="標楷體"/>
                        <w:sz w:val="20"/>
                        <w:szCs w:val="20"/>
                        <w:rPrChange w:id="3960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Chinese</w:t>
                    </w:r>
                  </w:ins>
                  <w:ins w:id="3961" w:author="Windows 使用者" w:date="2024-08-13T10:04:00Z">
                    <w:del w:id="3962" w:author="User" w:date="2025-08-19T10:21:00Z">
                      <w:r w:rsidR="007A6B6C" w:rsidRPr="00710858" w:rsidDel="008044EA">
                        <w:rPr>
                          <w:rFonts w:eastAsia="標楷體" w:hint="eastAsia"/>
                          <w:sz w:val="36"/>
                          <w:szCs w:val="36"/>
                          <w:rPrChange w:id="3963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音樂</w:delText>
                      </w:r>
                    </w:del>
                  </w:ins>
                </w:p>
                <w:p w14:paraId="34058B2F" w14:textId="0EC14552" w:rsidR="00A3592A" w:rsidRPr="00710858" w:rsidDel="008044EA" w:rsidRDefault="007A6B6C" w:rsidP="007A6B6C">
                  <w:pPr>
                    <w:snapToGrid w:val="0"/>
                    <w:ind w:leftChars="-50" w:left="-120" w:rightChars="-27" w:right="-65"/>
                    <w:jc w:val="center"/>
                    <w:rPr>
                      <w:del w:id="3964" w:author="User" w:date="2025-08-19T10:21:00Z"/>
                      <w:rFonts w:eastAsia="標楷體"/>
                      <w:sz w:val="36"/>
                      <w:szCs w:val="36"/>
                      <w:rPrChange w:id="3965" w:author="User" w:date="2025-08-27T11:49:00Z">
                        <w:rPr>
                          <w:del w:id="3966" w:author="User" w:date="2025-08-19T10:2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967" w:author="Windows 使用者" w:date="2024-08-13T10:04:00Z">
                    <w:del w:id="3968" w:author="User" w:date="2025-08-19T10:21:00Z">
                      <w:r w:rsidRPr="00710858" w:rsidDel="008044EA">
                        <w:rPr>
                          <w:rFonts w:eastAsia="標楷體"/>
                          <w:sz w:val="20"/>
                          <w:szCs w:val="20"/>
                          <w:rPrChange w:id="3969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Music</w:delText>
                      </w:r>
                    </w:del>
                  </w:ins>
                  <w:del w:id="3970" w:author="User" w:date="2025-08-19T10:21:00Z">
                    <w:r w:rsidR="00A3592A" w:rsidRPr="00710858" w:rsidDel="008044EA">
                      <w:rPr>
                        <w:rFonts w:eastAsia="標楷體" w:hint="eastAsia"/>
                        <w:sz w:val="36"/>
                        <w:szCs w:val="36"/>
                        <w:rPrChange w:id="397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健教</w:delText>
                    </w:r>
                  </w:del>
                </w:p>
                <w:p w14:paraId="10D6EF66" w14:textId="6999F62D" w:rsidR="00514771" w:rsidRPr="00710858" w:rsidRDefault="00A3592A" w:rsidP="00A3592A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397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3973" w:author="User" w:date="2025-08-19T10:21:00Z">
                    <w:r w:rsidRPr="00710858" w:rsidDel="008044EA">
                      <w:rPr>
                        <w:rFonts w:eastAsia="標楷體"/>
                        <w:sz w:val="20"/>
                        <w:szCs w:val="20"/>
                        <w:rPrChange w:id="3974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Health</w:delText>
                    </w:r>
                  </w:del>
                </w:p>
              </w:tc>
              <w:tc>
                <w:tcPr>
                  <w:tcW w:w="1373" w:type="dxa"/>
                  <w:vAlign w:val="center"/>
                </w:tcPr>
                <w:p w14:paraId="4E54FC35" w14:textId="77777777" w:rsidR="002F7BD4" w:rsidRPr="002F7BD4" w:rsidRDefault="002F7BD4" w:rsidP="002F7BD4">
                  <w:pPr>
                    <w:snapToGrid w:val="0"/>
                    <w:spacing w:line="400" w:lineRule="exact"/>
                    <w:jc w:val="center"/>
                    <w:rPr>
                      <w:ins w:id="3975" w:author="User" w:date="2025-11-28T15:35:00Z"/>
                      <w:rFonts w:eastAsia="標楷體"/>
                      <w:color w:val="FF0000"/>
                      <w:sz w:val="36"/>
                      <w:szCs w:val="36"/>
                      <w:rPrChange w:id="3976" w:author="User" w:date="2025-11-28T15:35:00Z">
                        <w:rPr>
                          <w:ins w:id="3977" w:author="User" w:date="2025-11-28T15:35:00Z"/>
                          <w:rFonts w:eastAsia="標楷體"/>
                          <w:sz w:val="36"/>
                          <w:szCs w:val="36"/>
                        </w:rPr>
                      </w:rPrChange>
                    </w:rPr>
                  </w:pPr>
                  <w:ins w:id="3978" w:author="User" w:date="2025-11-28T15:35:00Z">
                    <w:r w:rsidRPr="002F7BD4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3979" w:author="User" w:date="2025-11-28T15:35:00Z">
                          <w:rPr>
                            <w:rFonts w:eastAsia="標楷體" w:hint="eastAsia"/>
                            <w:sz w:val="36"/>
                            <w:szCs w:val="36"/>
                          </w:rPr>
                        </w:rPrChange>
                      </w:rPr>
                      <w:t>國文</w:t>
                    </w:r>
                  </w:ins>
                </w:p>
                <w:p w14:paraId="5C936962" w14:textId="2D5C66FB" w:rsidR="006C22D3" w:rsidRPr="00710858" w:rsidDel="008044EA" w:rsidRDefault="002F7BD4" w:rsidP="002F7BD4">
                  <w:pPr>
                    <w:snapToGrid w:val="0"/>
                    <w:ind w:leftChars="-50" w:left="-120" w:rightChars="-27" w:right="-65"/>
                    <w:jc w:val="center"/>
                    <w:rPr>
                      <w:ins w:id="3980" w:author="Windows 使用者" w:date="2024-08-21T15:38:00Z"/>
                      <w:del w:id="3981" w:author="User" w:date="2025-08-19T10:22:00Z"/>
                      <w:rFonts w:eastAsia="標楷體"/>
                      <w:kern w:val="0"/>
                      <w:sz w:val="36"/>
                      <w:rPrChange w:id="3982" w:author="User" w:date="2025-08-27T11:49:00Z">
                        <w:rPr>
                          <w:ins w:id="3983" w:author="Windows 使用者" w:date="2024-08-21T15:38:00Z"/>
                          <w:del w:id="3984" w:author="User" w:date="2025-08-19T10:22:00Z"/>
                          <w:rFonts w:eastAsia="標楷體"/>
                          <w:color w:val="000000" w:themeColor="text1"/>
                          <w:kern w:val="0"/>
                          <w:sz w:val="36"/>
                        </w:rPr>
                      </w:rPrChange>
                    </w:rPr>
                  </w:pPr>
                  <w:ins w:id="3985" w:author="User" w:date="2025-11-28T15:35:00Z">
                    <w:r w:rsidRPr="002F7BD4">
                      <w:rPr>
                        <w:rFonts w:eastAsia="標楷體"/>
                        <w:color w:val="FF0000"/>
                        <w:sz w:val="20"/>
                        <w:szCs w:val="20"/>
                        <w:rPrChange w:id="3986" w:author="User" w:date="2025-11-28T15:35:00Z">
                          <w:rPr>
                            <w:rFonts w:eastAsia="標楷體"/>
                            <w:sz w:val="20"/>
                            <w:szCs w:val="20"/>
                          </w:rPr>
                        </w:rPrChange>
                      </w:rPr>
                      <w:t>Chinese</w:t>
                    </w:r>
                  </w:ins>
                  <w:ins w:id="3987" w:author="Windows 使用者" w:date="2024-08-21T15:38:00Z">
                    <w:del w:id="3988" w:author="User" w:date="2025-08-19T10:22:00Z">
                      <w:r w:rsidR="006C22D3" w:rsidRPr="00710858" w:rsidDel="008044EA">
                        <w:rPr>
                          <w:rFonts w:eastAsia="標楷體" w:hint="eastAsia"/>
                          <w:kern w:val="0"/>
                          <w:sz w:val="36"/>
                          <w:rPrChange w:id="3989" w:author="User" w:date="2025-08-27T11:49:00Z">
                            <w:rPr>
                              <w:rFonts w:eastAsia="標楷體" w:hint="eastAsia"/>
                              <w:color w:val="000000" w:themeColor="text1"/>
                              <w:kern w:val="0"/>
                              <w:sz w:val="36"/>
                            </w:rPr>
                          </w:rPrChange>
                        </w:rPr>
                        <w:delText>視覺</w:delText>
                      </w:r>
                    </w:del>
                  </w:ins>
                </w:p>
                <w:p w14:paraId="6BAE9E96" w14:textId="2C258493" w:rsidR="00514771" w:rsidRPr="00710858" w:rsidDel="002F7BD4" w:rsidRDefault="006C22D3" w:rsidP="006C22D3">
                  <w:pPr>
                    <w:snapToGrid w:val="0"/>
                    <w:spacing w:line="400" w:lineRule="exact"/>
                    <w:jc w:val="center"/>
                    <w:rPr>
                      <w:del w:id="3990" w:author="User" w:date="2025-11-28T15:35:00Z"/>
                      <w:rFonts w:eastAsia="標楷體"/>
                      <w:sz w:val="36"/>
                      <w:szCs w:val="36"/>
                      <w:rPrChange w:id="3991" w:author="User" w:date="2025-08-27T11:49:00Z">
                        <w:rPr>
                          <w:del w:id="3992" w:author="User" w:date="2025-11-28T15:35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3993" w:author="Windows 使用者" w:date="2024-08-21T15:38:00Z">
                    <w:del w:id="3994" w:author="User" w:date="2025-08-19T10:22:00Z">
                      <w:r w:rsidRPr="00710858" w:rsidDel="008044EA">
                        <w:rPr>
                          <w:rFonts w:eastAsia="標楷體"/>
                          <w:kern w:val="0"/>
                          <w:sz w:val="20"/>
                          <w:szCs w:val="20"/>
                          <w:rPrChange w:id="3995" w:author="User" w:date="2025-08-27T11:49:00Z">
                            <w:rPr>
                              <w:rFonts w:eastAsia="標楷體"/>
                              <w:color w:val="000000" w:themeColor="text1"/>
                              <w:kern w:val="0"/>
                              <w:sz w:val="20"/>
                              <w:szCs w:val="20"/>
                            </w:rPr>
                          </w:rPrChange>
                        </w:rPr>
                        <w:delText>Visual Art</w:delText>
                      </w:r>
                    </w:del>
                  </w:ins>
                  <w:del w:id="3996" w:author="User" w:date="2025-11-28T15:35:00Z">
                    <w:r w:rsidR="000300C1" w:rsidRPr="00710858" w:rsidDel="002F7BD4">
                      <w:rPr>
                        <w:rFonts w:eastAsia="標楷體" w:hint="eastAsia"/>
                        <w:sz w:val="36"/>
                        <w:szCs w:val="36"/>
                        <w:rPrChange w:id="399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閱讀</w:delText>
                    </w:r>
                  </w:del>
                </w:p>
                <w:p w14:paraId="52645789" w14:textId="365BC821" w:rsidR="000300C1" w:rsidRPr="00710858" w:rsidRDefault="000300C1" w:rsidP="00514771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20"/>
                      <w:szCs w:val="36"/>
                      <w:rPrChange w:id="3998" w:author="User" w:date="2025-08-27T11:49:00Z">
                        <w:rPr>
                          <w:rFonts w:eastAsia="標楷體"/>
                          <w:color w:val="000000" w:themeColor="text1"/>
                          <w:sz w:val="20"/>
                          <w:szCs w:val="36"/>
                        </w:rPr>
                      </w:rPrChange>
                    </w:rPr>
                  </w:pPr>
                  <w:del w:id="3999" w:author="User" w:date="2025-11-28T15:35:00Z">
                    <w:r w:rsidRPr="00710858" w:rsidDel="002F7BD4">
                      <w:rPr>
                        <w:rFonts w:eastAsia="標楷體"/>
                        <w:sz w:val="20"/>
                        <w:szCs w:val="36"/>
                        <w:rPrChange w:id="4000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36"/>
                          </w:rPr>
                        </w:rPrChange>
                      </w:rPr>
                      <w:delText>Reading</w:delText>
                    </w:r>
                  </w:del>
                </w:p>
              </w:tc>
              <w:tc>
                <w:tcPr>
                  <w:tcW w:w="1374" w:type="dxa"/>
                  <w:tcBorders>
                    <w:bottom w:val="single" w:sz="4" w:space="0" w:color="auto"/>
                  </w:tcBorders>
                  <w:vAlign w:val="center"/>
                </w:tcPr>
                <w:p w14:paraId="74349C1A" w14:textId="77777777" w:rsidR="008044EA" w:rsidRPr="00710858" w:rsidRDefault="008044EA" w:rsidP="008044EA">
                  <w:pPr>
                    <w:snapToGrid w:val="0"/>
                    <w:jc w:val="center"/>
                    <w:rPr>
                      <w:ins w:id="4001" w:author="User" w:date="2025-08-19T10:22:00Z"/>
                      <w:rFonts w:eastAsia="標楷體"/>
                      <w:sz w:val="28"/>
                      <w:szCs w:val="36"/>
                      <w:rPrChange w:id="4002" w:author="User" w:date="2025-08-27T11:49:00Z">
                        <w:rPr>
                          <w:ins w:id="4003" w:author="User" w:date="2025-08-19T10:22:00Z"/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</w:pPr>
                  <w:ins w:id="4004" w:author="User" w:date="2025-08-19T10:22:00Z">
                    <w:r w:rsidRPr="00710858">
                      <w:rPr>
                        <w:rFonts w:eastAsia="標楷體" w:hint="eastAsia"/>
                        <w:sz w:val="28"/>
                        <w:szCs w:val="36"/>
                        <w:rPrChange w:id="400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t>生活英語</w:t>
                    </w:r>
                  </w:ins>
                </w:p>
                <w:p w14:paraId="54AC93D6" w14:textId="21558E34" w:rsidR="00555338" w:rsidRPr="00710858" w:rsidDel="008044EA" w:rsidRDefault="008044EA" w:rsidP="008044EA">
                  <w:pPr>
                    <w:snapToGrid w:val="0"/>
                    <w:ind w:leftChars="-50" w:left="-120" w:rightChars="-27" w:right="-65"/>
                    <w:jc w:val="center"/>
                    <w:rPr>
                      <w:ins w:id="4006" w:author="Windows 使用者" w:date="2024-08-15T08:35:00Z"/>
                      <w:del w:id="4007" w:author="User" w:date="2025-08-19T10:22:00Z"/>
                      <w:rFonts w:eastAsia="標楷體"/>
                      <w:sz w:val="32"/>
                      <w:szCs w:val="32"/>
                      <w:rPrChange w:id="4008" w:author="User" w:date="2025-08-27T11:49:00Z">
                        <w:rPr>
                          <w:ins w:id="4009" w:author="Windows 使用者" w:date="2024-08-15T08:35:00Z"/>
                          <w:del w:id="4010" w:author="User" w:date="2025-08-19T10:22:00Z"/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ins w:id="4011" w:author="User" w:date="2025-08-19T10:22:00Z">
                    <w:r w:rsidRPr="00710858">
                      <w:rPr>
                        <w:rFonts w:eastAsia="標楷體"/>
                        <w:sz w:val="20"/>
                        <w:szCs w:val="20"/>
                        <w:rPrChange w:id="4012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English</w:t>
                    </w:r>
                  </w:ins>
                  <w:ins w:id="4013" w:author="Windows 使用者" w:date="2024-08-15T08:35:00Z">
                    <w:del w:id="4014" w:author="User" w:date="2025-08-19T10:22:00Z">
                      <w:r w:rsidR="00555338" w:rsidRPr="00710858" w:rsidDel="008044EA">
                        <w:rPr>
                          <w:rFonts w:eastAsia="標楷體" w:hint="eastAsia"/>
                          <w:sz w:val="32"/>
                          <w:szCs w:val="32"/>
                          <w:rPrChange w:id="4015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2"/>
                              <w:szCs w:val="32"/>
                            </w:rPr>
                          </w:rPrChange>
                        </w:rPr>
                        <w:delText>資訊科技</w:delText>
                      </w:r>
                    </w:del>
                  </w:ins>
                </w:p>
                <w:p w14:paraId="4BAA8E20" w14:textId="55D91005" w:rsidR="000300C1" w:rsidRPr="00710858" w:rsidDel="008044EA" w:rsidRDefault="00555338" w:rsidP="00555338">
                  <w:pPr>
                    <w:snapToGrid w:val="0"/>
                    <w:spacing w:line="400" w:lineRule="exact"/>
                    <w:jc w:val="center"/>
                    <w:rPr>
                      <w:del w:id="4016" w:author="User" w:date="2025-08-19T10:22:00Z"/>
                      <w:rFonts w:eastAsia="標楷體"/>
                      <w:sz w:val="36"/>
                      <w:szCs w:val="36"/>
                      <w:rPrChange w:id="4017" w:author="User" w:date="2025-08-27T11:49:00Z">
                        <w:rPr>
                          <w:del w:id="4018" w:author="User" w:date="2025-08-19T10:2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4019" w:author="Windows 使用者" w:date="2024-08-15T08:35:00Z">
                    <w:del w:id="4020" w:author="User" w:date="2025-08-19T10:22:00Z">
                      <w:r w:rsidRPr="00710858" w:rsidDel="008044EA">
                        <w:rPr>
                          <w:rFonts w:eastAsia="標楷體"/>
                          <w:sz w:val="32"/>
                          <w:szCs w:val="32"/>
                          <w:rPrChange w:id="4021" w:author="User" w:date="2025-08-27T11:49:00Z">
                            <w:rPr>
                              <w:rFonts w:eastAsia="標楷體"/>
                              <w:color w:val="000000" w:themeColor="text1"/>
                              <w:sz w:val="32"/>
                              <w:szCs w:val="32"/>
                            </w:rPr>
                          </w:rPrChange>
                        </w:rPr>
                        <w:delText>IT</w:delText>
                      </w:r>
                    </w:del>
                  </w:ins>
                  <w:del w:id="4022" w:author="User" w:date="2025-08-19T10:22:00Z">
                    <w:r w:rsidR="000300C1" w:rsidRPr="00710858" w:rsidDel="008044EA">
                      <w:rPr>
                        <w:rFonts w:eastAsia="標楷體" w:hint="eastAsia"/>
                        <w:sz w:val="36"/>
                        <w:szCs w:val="36"/>
                        <w:rPrChange w:id="402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國文</w:delText>
                    </w:r>
                  </w:del>
                </w:p>
                <w:p w14:paraId="1B7F3DE3" w14:textId="0FAD79CE" w:rsidR="00514771" w:rsidRPr="00710858" w:rsidRDefault="000300C1" w:rsidP="000300C1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402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4025" w:author="User" w:date="2025-08-19T10:22:00Z">
                    <w:r w:rsidRPr="00710858" w:rsidDel="008044EA">
                      <w:rPr>
                        <w:rFonts w:eastAsia="標楷體"/>
                        <w:sz w:val="20"/>
                        <w:szCs w:val="20"/>
                        <w:rPrChange w:id="4026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Chinese</w:delText>
                    </w:r>
                  </w:del>
                </w:p>
              </w:tc>
              <w:tc>
                <w:tcPr>
                  <w:tcW w:w="1373" w:type="dxa"/>
                  <w:vAlign w:val="center"/>
                </w:tcPr>
                <w:p w14:paraId="44E3C51B" w14:textId="77777777" w:rsidR="008044EA" w:rsidRPr="00710858" w:rsidRDefault="008044EA" w:rsidP="008044EA">
                  <w:pPr>
                    <w:snapToGrid w:val="0"/>
                    <w:ind w:leftChars="-50" w:left="-120" w:rightChars="-27" w:right="-65"/>
                    <w:jc w:val="center"/>
                    <w:rPr>
                      <w:ins w:id="4027" w:author="User" w:date="2025-08-19T10:23:00Z"/>
                      <w:rFonts w:eastAsia="標楷體"/>
                      <w:sz w:val="36"/>
                      <w:szCs w:val="36"/>
                      <w:rPrChange w:id="4028" w:author="User" w:date="2025-08-27T11:49:00Z">
                        <w:rPr>
                          <w:ins w:id="4029" w:author="User" w:date="2025-08-19T10:2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4030" w:author="User" w:date="2025-08-19T10:23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403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表演</w:t>
                    </w:r>
                  </w:ins>
                </w:p>
                <w:p w14:paraId="026EA10A" w14:textId="710D7226" w:rsidR="00CC2037" w:rsidRPr="00710858" w:rsidDel="008044EA" w:rsidRDefault="008044EA" w:rsidP="008044EA">
                  <w:pPr>
                    <w:snapToGrid w:val="0"/>
                    <w:spacing w:after="120"/>
                    <w:jc w:val="center"/>
                    <w:rPr>
                      <w:ins w:id="4032" w:author="Windows 使用者" w:date="2024-08-13T09:26:00Z"/>
                      <w:del w:id="4033" w:author="User" w:date="2025-08-19T10:23:00Z"/>
                      <w:rFonts w:eastAsia="標楷體"/>
                      <w:sz w:val="36"/>
                      <w:szCs w:val="36"/>
                      <w:rPrChange w:id="4034" w:author="User" w:date="2025-08-27T11:49:00Z">
                        <w:rPr>
                          <w:ins w:id="4035" w:author="Windows 使用者" w:date="2024-08-13T09:26:00Z"/>
                          <w:del w:id="4036" w:author="User" w:date="2025-08-19T10:2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4037" w:author="User" w:date="2025-08-19T10:23:00Z">
                    <w:r w:rsidRPr="00710858">
                      <w:rPr>
                        <w:rFonts w:eastAsia="標楷體"/>
                        <w:sz w:val="20"/>
                        <w:szCs w:val="20"/>
                        <w:rPrChange w:id="4038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Performance</w:t>
                    </w:r>
                  </w:ins>
                  <w:ins w:id="4039" w:author="Windows 使用者" w:date="2024-08-13T09:26:00Z">
                    <w:del w:id="4040" w:author="User" w:date="2025-08-19T10:23:00Z">
                      <w:r w:rsidR="00CC2037" w:rsidRPr="00710858" w:rsidDel="008044EA">
                        <w:rPr>
                          <w:rFonts w:eastAsia="標楷體" w:hint="eastAsia"/>
                          <w:sz w:val="36"/>
                          <w:szCs w:val="36"/>
                          <w:rPrChange w:id="4041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數學</w:delText>
                      </w:r>
                    </w:del>
                  </w:ins>
                </w:p>
                <w:p w14:paraId="4792E6E8" w14:textId="2856309E" w:rsidR="00BE73BE" w:rsidRPr="00710858" w:rsidDel="008044EA" w:rsidRDefault="00CC2037" w:rsidP="00CC2037">
                  <w:pPr>
                    <w:snapToGrid w:val="0"/>
                    <w:jc w:val="center"/>
                    <w:rPr>
                      <w:del w:id="4042" w:author="User" w:date="2025-08-19T10:23:00Z"/>
                      <w:rFonts w:eastAsia="標楷體"/>
                      <w:sz w:val="28"/>
                      <w:szCs w:val="36"/>
                      <w:rPrChange w:id="4043" w:author="User" w:date="2025-08-27T11:49:00Z">
                        <w:rPr>
                          <w:del w:id="4044" w:author="User" w:date="2025-08-19T10:23:00Z"/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</w:pPr>
                  <w:ins w:id="4045" w:author="Windows 使用者" w:date="2024-08-13T09:26:00Z">
                    <w:del w:id="4046" w:author="User" w:date="2025-08-19T10:23:00Z">
                      <w:r w:rsidRPr="00710858" w:rsidDel="008044EA">
                        <w:rPr>
                          <w:rFonts w:eastAsia="標楷體"/>
                          <w:sz w:val="20"/>
                          <w:szCs w:val="20"/>
                          <w:rPrChange w:id="4047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Math</w:delText>
                      </w:r>
                    </w:del>
                  </w:ins>
                  <w:del w:id="4048" w:author="User" w:date="2025-08-19T10:23:00Z">
                    <w:r w:rsidR="00BE73BE" w:rsidRPr="00710858" w:rsidDel="008044EA">
                      <w:rPr>
                        <w:rFonts w:eastAsia="標楷體" w:hint="eastAsia"/>
                        <w:sz w:val="28"/>
                        <w:szCs w:val="36"/>
                        <w:rPrChange w:id="404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delText>生活英語</w:delText>
                    </w:r>
                  </w:del>
                </w:p>
                <w:p w14:paraId="746B8D69" w14:textId="7E6A08E2" w:rsidR="00514771" w:rsidRPr="00710858" w:rsidRDefault="00BE73BE" w:rsidP="00BE73BE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sz w:val="32"/>
                      <w:szCs w:val="32"/>
                      <w:rPrChange w:id="4050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del w:id="4051" w:author="User" w:date="2025-08-19T10:23:00Z">
                    <w:r w:rsidRPr="00710858" w:rsidDel="008044EA">
                      <w:rPr>
                        <w:rFonts w:eastAsia="標楷體"/>
                        <w:sz w:val="20"/>
                        <w:szCs w:val="20"/>
                        <w:rPrChange w:id="4052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English</w:delText>
                    </w:r>
                  </w:del>
                </w:p>
              </w:tc>
              <w:tc>
                <w:tcPr>
                  <w:tcW w:w="1373" w:type="dxa"/>
                  <w:vAlign w:val="center"/>
                </w:tcPr>
                <w:p w14:paraId="2AD4ADB3" w14:textId="77777777" w:rsidR="008044EA" w:rsidRPr="00710858" w:rsidRDefault="008044EA" w:rsidP="008044EA">
                  <w:pPr>
                    <w:snapToGrid w:val="0"/>
                    <w:spacing w:line="400" w:lineRule="exact"/>
                    <w:jc w:val="center"/>
                    <w:rPr>
                      <w:ins w:id="4053" w:author="User" w:date="2025-08-19T10:24:00Z"/>
                      <w:rFonts w:eastAsia="標楷體"/>
                      <w:sz w:val="36"/>
                      <w:szCs w:val="36"/>
                      <w:rPrChange w:id="4054" w:author="User" w:date="2025-08-27T11:49:00Z">
                        <w:rPr>
                          <w:ins w:id="4055" w:author="User" w:date="2025-08-19T10:2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4056" w:author="User" w:date="2025-08-19T10:24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405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國文</w:t>
                    </w:r>
                  </w:ins>
                </w:p>
                <w:p w14:paraId="67642A8F" w14:textId="3C186306" w:rsidR="00AA41F7" w:rsidRPr="00710858" w:rsidDel="008044EA" w:rsidRDefault="008044EA" w:rsidP="008044EA">
                  <w:pPr>
                    <w:snapToGrid w:val="0"/>
                    <w:jc w:val="center"/>
                    <w:rPr>
                      <w:del w:id="4058" w:author="User" w:date="2025-08-19T10:22:00Z"/>
                      <w:rFonts w:eastAsia="標楷體"/>
                      <w:sz w:val="36"/>
                      <w:szCs w:val="36"/>
                      <w:rPrChange w:id="4059" w:author="User" w:date="2025-08-27T11:49:00Z">
                        <w:rPr>
                          <w:del w:id="4060" w:author="User" w:date="2025-08-19T10:2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4061" w:author="User" w:date="2025-08-19T10:24:00Z">
                    <w:r w:rsidRPr="00710858">
                      <w:rPr>
                        <w:rFonts w:eastAsia="標楷體"/>
                        <w:sz w:val="20"/>
                        <w:szCs w:val="20"/>
                        <w:rPrChange w:id="4062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Chinese</w:t>
                    </w:r>
                  </w:ins>
                  <w:del w:id="4063" w:author="User" w:date="2025-08-19T10:22:00Z">
                    <w:r w:rsidR="00AA41F7" w:rsidRPr="00710858" w:rsidDel="008044EA">
                      <w:rPr>
                        <w:rFonts w:eastAsia="標楷體" w:hint="eastAsia"/>
                        <w:sz w:val="36"/>
                        <w:szCs w:val="36"/>
                        <w:rPrChange w:id="406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家政</w:delText>
                    </w:r>
                  </w:del>
                </w:p>
                <w:p w14:paraId="6480917D" w14:textId="2F0F8630" w:rsidR="00514771" w:rsidRPr="00710858" w:rsidRDefault="00AA41F7" w:rsidP="00602A27">
                  <w:pPr>
                    <w:snapToGrid w:val="0"/>
                    <w:jc w:val="center"/>
                    <w:rPr>
                      <w:kern w:val="0"/>
                      <w:sz w:val="18"/>
                      <w:rPrChange w:id="4065" w:author="User" w:date="2025-08-27T11:49:00Z">
                        <w:rPr>
                          <w:color w:val="000000" w:themeColor="text1"/>
                          <w:kern w:val="0"/>
                          <w:sz w:val="18"/>
                        </w:rPr>
                      </w:rPrChange>
                    </w:rPr>
                  </w:pPr>
                  <w:del w:id="4066" w:author="User" w:date="2025-08-19T10:22:00Z">
                    <w:r w:rsidRPr="00710858" w:rsidDel="008044EA">
                      <w:rPr>
                        <w:rFonts w:eastAsia="標楷體"/>
                        <w:sz w:val="20"/>
                        <w:szCs w:val="20"/>
                        <w:rPrChange w:id="4067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Home Economics</w:delText>
                    </w:r>
                  </w:del>
                </w:p>
              </w:tc>
            </w:tr>
            <w:tr w:rsidR="00710858" w:rsidRPr="00710858" w14:paraId="64B28EC6" w14:textId="77777777" w:rsidTr="00CC029C">
              <w:trPr>
                <w:gridAfter w:val="2"/>
                <w:wAfter w:w="1609" w:type="dxa"/>
                <w:cantSplit/>
                <w:trHeight w:val="1117"/>
              </w:trPr>
              <w:tc>
                <w:tcPr>
                  <w:tcW w:w="1198" w:type="dxa"/>
                  <w:vMerge/>
                  <w:vAlign w:val="center"/>
                </w:tcPr>
                <w:p w14:paraId="28BDA226" w14:textId="77777777" w:rsidR="00514771" w:rsidRPr="00710858" w:rsidRDefault="00514771" w:rsidP="00514771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406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3" w:type="dxa"/>
                  <w:vAlign w:val="center"/>
                </w:tcPr>
                <w:p w14:paraId="0E024C79" w14:textId="77777777" w:rsidR="00514771" w:rsidRPr="00710858" w:rsidRDefault="00514771" w:rsidP="00514771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4069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4070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6</w:t>
                  </w:r>
                </w:p>
              </w:tc>
              <w:tc>
                <w:tcPr>
                  <w:tcW w:w="1575" w:type="dxa"/>
                  <w:vAlign w:val="center"/>
                </w:tcPr>
                <w:p w14:paraId="093C6812" w14:textId="77777777" w:rsidR="00514771" w:rsidRPr="00710858" w:rsidRDefault="00514771" w:rsidP="00514771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407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407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4073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407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  <w:p w14:paraId="6D713129" w14:textId="77777777" w:rsidR="00514771" w:rsidRPr="00710858" w:rsidRDefault="00514771" w:rsidP="00514771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407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407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2A77DBB2" w14:textId="77777777" w:rsidR="00514771" w:rsidRPr="00710858" w:rsidRDefault="00514771" w:rsidP="00514771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407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407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14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407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408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40</w:t>
                  </w:r>
                </w:p>
              </w:tc>
              <w:tc>
                <w:tcPr>
                  <w:tcW w:w="503" w:type="dxa"/>
                  <w:vAlign w:val="center"/>
                </w:tcPr>
                <w:p w14:paraId="5334016C" w14:textId="77777777" w:rsidR="00514771" w:rsidRPr="00710858" w:rsidRDefault="00514771" w:rsidP="00514771">
                  <w:pPr>
                    <w:snapToGrid w:val="0"/>
                    <w:jc w:val="center"/>
                    <w:rPr>
                      <w:rFonts w:eastAsia="標楷體"/>
                      <w:rPrChange w:id="408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408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40</w:t>
                  </w:r>
                </w:p>
              </w:tc>
              <w:tc>
                <w:tcPr>
                  <w:tcW w:w="1373" w:type="dxa"/>
                  <w:tcBorders>
                    <w:bottom w:val="single" w:sz="4" w:space="0" w:color="auto"/>
                  </w:tcBorders>
                  <w:vAlign w:val="center"/>
                </w:tcPr>
                <w:p w14:paraId="7C878AE1" w14:textId="77777777" w:rsidR="008044EA" w:rsidRPr="00710858" w:rsidRDefault="008044EA" w:rsidP="008044EA">
                  <w:pPr>
                    <w:snapToGrid w:val="0"/>
                    <w:spacing w:line="400" w:lineRule="exact"/>
                    <w:jc w:val="center"/>
                    <w:rPr>
                      <w:ins w:id="4083" w:author="User" w:date="2025-08-19T10:21:00Z"/>
                      <w:rFonts w:eastAsia="標楷體"/>
                      <w:sz w:val="36"/>
                      <w:szCs w:val="36"/>
                      <w:rPrChange w:id="4084" w:author="User" w:date="2025-08-27T11:49:00Z">
                        <w:rPr>
                          <w:ins w:id="4085" w:author="User" w:date="2025-08-19T10:2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4086" w:author="User" w:date="2025-08-19T10:21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408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國文</w:t>
                    </w:r>
                  </w:ins>
                </w:p>
                <w:p w14:paraId="3B14840C" w14:textId="33FC7CDD" w:rsidR="007A6B6C" w:rsidRPr="00710858" w:rsidDel="008044EA" w:rsidRDefault="008044EA" w:rsidP="00807F70">
                  <w:pPr>
                    <w:snapToGrid w:val="0"/>
                    <w:spacing w:line="204" w:lineRule="auto"/>
                    <w:jc w:val="center"/>
                    <w:rPr>
                      <w:ins w:id="4088" w:author="Windows 使用者" w:date="2024-08-13T10:04:00Z"/>
                      <w:del w:id="4089" w:author="User" w:date="2025-08-19T10:21:00Z"/>
                      <w:rFonts w:eastAsia="標楷體"/>
                      <w:sz w:val="36"/>
                      <w:szCs w:val="36"/>
                      <w:rPrChange w:id="4090" w:author="User" w:date="2025-08-27T11:49:00Z">
                        <w:rPr>
                          <w:ins w:id="4091" w:author="Windows 使用者" w:date="2024-08-13T10:04:00Z"/>
                          <w:del w:id="4092" w:author="User" w:date="2025-08-19T10:2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4093" w:author="User" w:date="2025-08-19T10:21:00Z">
                    <w:r w:rsidRPr="00710858">
                      <w:rPr>
                        <w:rFonts w:eastAsia="標楷體"/>
                        <w:sz w:val="20"/>
                        <w:szCs w:val="20"/>
                        <w:rPrChange w:id="4094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Chinese</w:t>
                    </w:r>
                    <w:r w:rsidRPr="00710858" w:rsidDel="008044EA">
                      <w:rPr>
                        <w:rFonts w:eastAsia="標楷體"/>
                        <w:sz w:val="36"/>
                        <w:szCs w:val="36"/>
                        <w:rPrChange w:id="4095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 xml:space="preserve"> </w:t>
                    </w:r>
                  </w:ins>
                  <w:ins w:id="4096" w:author="Windows 使用者" w:date="2024-08-13T10:04:00Z">
                    <w:del w:id="4097" w:author="User" w:date="2025-08-19T10:21:00Z">
                      <w:r w:rsidR="007A6B6C" w:rsidRPr="00710858" w:rsidDel="008044EA">
                        <w:rPr>
                          <w:rFonts w:eastAsia="標楷體" w:hint="eastAsia"/>
                          <w:sz w:val="36"/>
                          <w:szCs w:val="36"/>
                          <w:rPrChange w:id="4098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英語</w:delText>
                      </w:r>
                    </w:del>
                  </w:ins>
                </w:p>
                <w:p w14:paraId="05CED0DB" w14:textId="32969C72" w:rsidR="00602A27" w:rsidRPr="00710858" w:rsidDel="008044EA" w:rsidRDefault="007A6B6C">
                  <w:pPr>
                    <w:snapToGrid w:val="0"/>
                    <w:spacing w:line="204" w:lineRule="auto"/>
                    <w:jc w:val="center"/>
                    <w:rPr>
                      <w:del w:id="4099" w:author="User" w:date="2025-08-19T10:21:00Z"/>
                      <w:rFonts w:eastAsia="標楷體"/>
                      <w:sz w:val="36"/>
                      <w:szCs w:val="36"/>
                      <w:rPrChange w:id="4100" w:author="User" w:date="2025-08-27T11:49:00Z">
                        <w:rPr>
                          <w:del w:id="4101" w:author="User" w:date="2025-08-19T10:2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4102" w:author="User" w:date="2025-08-19T10:21:00Z">
                      <w:pPr>
                        <w:snapToGrid w:val="0"/>
                        <w:spacing w:line="400" w:lineRule="exact"/>
                        <w:jc w:val="center"/>
                      </w:pPr>
                    </w:pPrChange>
                  </w:pPr>
                  <w:ins w:id="4103" w:author="Windows 使用者" w:date="2024-08-13T10:04:00Z">
                    <w:del w:id="4104" w:author="User" w:date="2025-08-19T10:21:00Z">
                      <w:r w:rsidRPr="00710858" w:rsidDel="008044EA">
                        <w:rPr>
                          <w:rFonts w:eastAsia="標楷體"/>
                          <w:sz w:val="20"/>
                          <w:szCs w:val="20"/>
                          <w:rPrChange w:id="4105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English</w:delText>
                      </w:r>
                    </w:del>
                  </w:ins>
                  <w:del w:id="4106" w:author="User" w:date="2025-08-19T10:21:00Z">
                    <w:r w:rsidR="00602A27" w:rsidRPr="00710858" w:rsidDel="008044EA">
                      <w:rPr>
                        <w:rFonts w:eastAsia="標楷體" w:hint="eastAsia"/>
                        <w:sz w:val="36"/>
                        <w:szCs w:val="36"/>
                        <w:rPrChange w:id="410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社會</w:delText>
                    </w:r>
                  </w:del>
                </w:p>
                <w:p w14:paraId="3C21D176" w14:textId="56FC9C14" w:rsidR="00514771" w:rsidRPr="00710858" w:rsidRDefault="00602A27">
                  <w:pPr>
                    <w:snapToGrid w:val="0"/>
                    <w:spacing w:line="204" w:lineRule="auto"/>
                    <w:jc w:val="center"/>
                    <w:rPr>
                      <w:rFonts w:eastAsia="標楷體"/>
                      <w:sz w:val="20"/>
                      <w:szCs w:val="20"/>
                      <w:rPrChange w:id="4108" w:author="User" w:date="2025-08-27T11:49:00Z">
                        <w:rPr>
                          <w:rFonts w:eastAsia="標楷體"/>
                          <w:color w:val="000000" w:themeColor="text1"/>
                          <w:sz w:val="20"/>
                          <w:szCs w:val="20"/>
                        </w:rPr>
                      </w:rPrChange>
                    </w:rPr>
                    <w:pPrChange w:id="4109" w:author="User" w:date="2025-08-19T10:21:00Z">
                      <w:pPr>
                        <w:snapToGrid w:val="0"/>
                        <w:jc w:val="center"/>
                      </w:pPr>
                    </w:pPrChange>
                  </w:pPr>
                  <w:del w:id="4110" w:author="User" w:date="2025-08-19T10:21:00Z">
                    <w:r w:rsidRPr="00710858" w:rsidDel="008044EA">
                      <w:rPr>
                        <w:rFonts w:eastAsia="標楷體"/>
                        <w:sz w:val="20"/>
                        <w:szCs w:val="20"/>
                        <w:rPrChange w:id="4111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Society</w:delText>
                    </w:r>
                  </w:del>
                </w:p>
              </w:tc>
              <w:tc>
                <w:tcPr>
                  <w:tcW w:w="1373" w:type="dxa"/>
                  <w:tcBorders>
                    <w:bottom w:val="single" w:sz="4" w:space="0" w:color="auto"/>
                  </w:tcBorders>
                  <w:vAlign w:val="center"/>
                </w:tcPr>
                <w:p w14:paraId="741D4C36" w14:textId="77777777" w:rsidR="008044EA" w:rsidRPr="00710858" w:rsidRDefault="008044EA" w:rsidP="008044EA">
                  <w:pPr>
                    <w:snapToGrid w:val="0"/>
                    <w:spacing w:line="400" w:lineRule="exact"/>
                    <w:jc w:val="center"/>
                    <w:rPr>
                      <w:ins w:id="4112" w:author="User" w:date="2025-08-19T10:22:00Z"/>
                      <w:rFonts w:eastAsia="標楷體"/>
                      <w:sz w:val="36"/>
                      <w:szCs w:val="36"/>
                      <w:rPrChange w:id="4113" w:author="User" w:date="2025-08-27T11:49:00Z">
                        <w:rPr>
                          <w:ins w:id="4114" w:author="User" w:date="2025-08-19T10:2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4115" w:author="User" w:date="2025-08-19T10:22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411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輔導</w:t>
                    </w:r>
                  </w:ins>
                </w:p>
                <w:p w14:paraId="2301A2D0" w14:textId="77777777" w:rsidR="008044EA" w:rsidRPr="00710858" w:rsidRDefault="008044EA" w:rsidP="008044EA">
                  <w:pPr>
                    <w:snapToGrid w:val="0"/>
                    <w:jc w:val="center"/>
                    <w:rPr>
                      <w:ins w:id="4117" w:author="User" w:date="2025-08-19T10:22:00Z"/>
                      <w:rFonts w:eastAsia="標楷體"/>
                      <w:sz w:val="20"/>
                      <w:szCs w:val="36"/>
                      <w:rPrChange w:id="4118" w:author="User" w:date="2025-08-27T11:49:00Z">
                        <w:rPr>
                          <w:ins w:id="4119" w:author="User" w:date="2025-08-19T10:22:00Z"/>
                          <w:rFonts w:eastAsia="標楷體"/>
                          <w:color w:val="000000" w:themeColor="text1"/>
                          <w:sz w:val="20"/>
                          <w:szCs w:val="36"/>
                        </w:rPr>
                      </w:rPrChange>
                    </w:rPr>
                  </w:pPr>
                  <w:ins w:id="4120" w:author="User" w:date="2025-08-19T10:22:00Z">
                    <w:r w:rsidRPr="00710858">
                      <w:rPr>
                        <w:rFonts w:eastAsia="標楷體"/>
                        <w:sz w:val="20"/>
                        <w:szCs w:val="36"/>
                        <w:rPrChange w:id="4121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36"/>
                          </w:rPr>
                        </w:rPrChange>
                      </w:rPr>
                      <w:t>Counseling</w:t>
                    </w:r>
                  </w:ins>
                </w:p>
                <w:p w14:paraId="2F905B9A" w14:textId="10CFCE52" w:rsidR="002901E2" w:rsidRPr="00710858" w:rsidDel="008044EA" w:rsidRDefault="008044EA" w:rsidP="008044EA">
                  <w:pPr>
                    <w:snapToGrid w:val="0"/>
                    <w:spacing w:after="120"/>
                    <w:jc w:val="center"/>
                    <w:rPr>
                      <w:ins w:id="4122" w:author="Windows 使用者" w:date="2024-08-12T09:01:00Z"/>
                      <w:del w:id="4123" w:author="User" w:date="2025-08-19T10:22:00Z"/>
                      <w:rFonts w:eastAsia="標楷體"/>
                      <w:sz w:val="28"/>
                      <w:szCs w:val="36"/>
                      <w:rPrChange w:id="4124" w:author="User" w:date="2025-08-27T11:49:00Z">
                        <w:rPr>
                          <w:ins w:id="4125" w:author="Windows 使用者" w:date="2024-08-12T09:01:00Z"/>
                          <w:del w:id="4126" w:author="User" w:date="2025-08-19T10:22:00Z"/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</w:pPr>
                  <w:ins w:id="4127" w:author="User" w:date="2025-08-19T10:22:00Z">
                    <w:r w:rsidRPr="00710858">
                      <w:rPr>
                        <w:rFonts w:eastAsia="標楷體"/>
                        <w:sz w:val="20"/>
                        <w:szCs w:val="36"/>
                        <w:rPrChange w:id="4128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36"/>
                          </w:rPr>
                        </w:rPrChange>
                      </w:rPr>
                      <w:t>Activity</w:t>
                    </w:r>
                  </w:ins>
                  <w:ins w:id="4129" w:author="Windows 使用者" w:date="2024-08-12T09:01:00Z">
                    <w:del w:id="4130" w:author="User" w:date="2025-08-19T10:22:00Z">
                      <w:r w:rsidR="002901E2" w:rsidRPr="00710858" w:rsidDel="008044EA">
                        <w:rPr>
                          <w:rFonts w:eastAsia="標楷體" w:hint="eastAsia"/>
                          <w:sz w:val="28"/>
                          <w:szCs w:val="36"/>
                          <w:rPrChange w:id="4131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36"/>
                            </w:rPr>
                          </w:rPrChange>
                        </w:rPr>
                        <w:delText>邏輯推理</w:delText>
                      </w:r>
                    </w:del>
                  </w:ins>
                </w:p>
                <w:p w14:paraId="5921D5CD" w14:textId="36DE0232" w:rsidR="00C80798" w:rsidRPr="00710858" w:rsidDel="000E50A9" w:rsidRDefault="002901E2" w:rsidP="002901E2">
                  <w:pPr>
                    <w:snapToGrid w:val="0"/>
                    <w:spacing w:line="180" w:lineRule="auto"/>
                    <w:jc w:val="center"/>
                    <w:rPr>
                      <w:del w:id="4132" w:author="Windows 使用者" w:date="2024-08-06T11:52:00Z"/>
                      <w:rFonts w:eastAsia="標楷體"/>
                      <w:sz w:val="28"/>
                      <w:szCs w:val="36"/>
                      <w:rPrChange w:id="4133" w:author="User" w:date="2025-08-27T11:49:00Z">
                        <w:rPr>
                          <w:del w:id="4134" w:author="Windows 使用者" w:date="2024-08-06T11:52:00Z"/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</w:pPr>
                  <w:ins w:id="4135" w:author="Windows 使用者" w:date="2024-08-12T09:01:00Z">
                    <w:del w:id="4136" w:author="User" w:date="2025-08-19T10:22:00Z">
                      <w:r w:rsidRPr="00710858" w:rsidDel="008044EA">
                        <w:rPr>
                          <w:rFonts w:eastAsia="標楷體"/>
                          <w:sz w:val="20"/>
                          <w:szCs w:val="20"/>
                          <w:rPrChange w:id="4137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Math</w:delText>
                      </w:r>
                    </w:del>
                  </w:ins>
                  <w:ins w:id="4138" w:author="Windows 使用者" w:date="2024-08-06T13:29:00Z">
                    <w:del w:id="4139" w:author="User" w:date="2025-08-19T10:22:00Z">
                      <w:r w:rsidR="00EF113A" w:rsidRPr="00710858" w:rsidDel="008044EA">
                        <w:rPr>
                          <w:rFonts w:eastAsia="標楷體"/>
                          <w:sz w:val="28"/>
                          <w:szCs w:val="36"/>
                          <w:rPrChange w:id="4140" w:author="User" w:date="2025-08-27T11:49:00Z">
                            <w:rPr>
                              <w:rFonts w:eastAsia="標楷體"/>
                              <w:color w:val="000000" w:themeColor="text1"/>
                              <w:sz w:val="28"/>
                              <w:szCs w:val="36"/>
                            </w:rPr>
                          </w:rPrChange>
                        </w:rPr>
                        <w:delText xml:space="preserve"> </w:delText>
                      </w:r>
                    </w:del>
                  </w:ins>
                  <w:del w:id="4141" w:author="Windows 使用者" w:date="2024-08-06T11:52:00Z">
                    <w:r w:rsidR="00C80798" w:rsidRPr="00710858" w:rsidDel="000E50A9">
                      <w:rPr>
                        <w:rFonts w:eastAsia="標楷體" w:hint="eastAsia"/>
                        <w:sz w:val="28"/>
                        <w:szCs w:val="36"/>
                        <w:rPrChange w:id="414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delText>生活科技</w:delText>
                    </w:r>
                  </w:del>
                </w:p>
                <w:p w14:paraId="1ABF4D20" w14:textId="616C6BC9" w:rsidR="00514771" w:rsidRPr="00710858" w:rsidRDefault="00C80798" w:rsidP="00C80798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414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4144" w:author="Windows 使用者" w:date="2024-08-06T11:52:00Z">
                    <w:r w:rsidRPr="00710858" w:rsidDel="000E50A9">
                      <w:rPr>
                        <w:rFonts w:eastAsia="標楷體"/>
                        <w:sz w:val="20"/>
                        <w:szCs w:val="36"/>
                        <w:rPrChange w:id="4145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36"/>
                          </w:rPr>
                        </w:rPrChange>
                      </w:rPr>
                      <w:delText>Living Technology</w:delText>
                    </w:r>
                  </w:del>
                </w:p>
              </w:tc>
              <w:tc>
                <w:tcPr>
                  <w:tcW w:w="137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9D0726C" w14:textId="77777777" w:rsidR="008044EA" w:rsidRPr="00710858" w:rsidRDefault="008044EA" w:rsidP="008044EA">
                  <w:pPr>
                    <w:snapToGrid w:val="0"/>
                    <w:ind w:leftChars="-50" w:left="-120" w:rightChars="-27" w:right="-65"/>
                    <w:jc w:val="center"/>
                    <w:rPr>
                      <w:ins w:id="4146" w:author="User" w:date="2025-08-19T10:22:00Z"/>
                      <w:rFonts w:eastAsia="標楷體"/>
                      <w:sz w:val="36"/>
                      <w:szCs w:val="36"/>
                      <w:rPrChange w:id="4147" w:author="User" w:date="2025-08-27T11:49:00Z">
                        <w:rPr>
                          <w:ins w:id="4148" w:author="User" w:date="2025-08-19T10:2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4149" w:author="User" w:date="2025-08-19T10:22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415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體育</w:t>
                    </w:r>
                  </w:ins>
                </w:p>
                <w:p w14:paraId="2B0239FD" w14:textId="6CC24D75" w:rsidR="00555338" w:rsidRPr="00710858" w:rsidDel="008044EA" w:rsidRDefault="008044EA" w:rsidP="008044EA">
                  <w:pPr>
                    <w:snapToGrid w:val="0"/>
                    <w:spacing w:line="400" w:lineRule="exact"/>
                    <w:jc w:val="center"/>
                    <w:rPr>
                      <w:ins w:id="4151" w:author="Windows 使用者" w:date="2024-08-15T08:35:00Z"/>
                      <w:del w:id="4152" w:author="User" w:date="2025-08-19T10:21:00Z"/>
                      <w:rFonts w:eastAsia="標楷體"/>
                      <w:sz w:val="36"/>
                      <w:szCs w:val="36"/>
                      <w:rPrChange w:id="4153" w:author="User" w:date="2025-08-27T11:49:00Z">
                        <w:rPr>
                          <w:ins w:id="4154" w:author="Windows 使用者" w:date="2024-08-15T08:35:00Z"/>
                          <w:del w:id="4155" w:author="User" w:date="2025-08-19T10:2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4156" w:author="User" w:date="2025-08-19T10:22:00Z">
                    <w:r w:rsidRPr="00710858">
                      <w:rPr>
                        <w:rFonts w:eastAsia="標楷體"/>
                        <w:sz w:val="20"/>
                        <w:szCs w:val="20"/>
                        <w:rPrChange w:id="4157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PE</w:t>
                    </w:r>
                  </w:ins>
                  <w:ins w:id="4158" w:author="Windows 使用者" w:date="2024-08-15T08:35:00Z">
                    <w:del w:id="4159" w:author="User" w:date="2025-08-19T10:21:00Z">
                      <w:r w:rsidR="00555338" w:rsidRPr="00710858" w:rsidDel="008044EA">
                        <w:rPr>
                          <w:rFonts w:eastAsia="標楷體" w:hint="eastAsia"/>
                          <w:sz w:val="36"/>
                          <w:szCs w:val="36"/>
                          <w:rPrChange w:id="4160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自然</w:delText>
                      </w:r>
                    </w:del>
                  </w:ins>
                </w:p>
                <w:p w14:paraId="033BDDBA" w14:textId="0C2E72F9" w:rsidR="00335FE0" w:rsidRPr="00710858" w:rsidDel="008044EA" w:rsidRDefault="00555338" w:rsidP="00555338">
                  <w:pPr>
                    <w:snapToGrid w:val="0"/>
                    <w:ind w:leftChars="-50" w:left="-120" w:rightChars="-27" w:right="-65"/>
                    <w:jc w:val="center"/>
                    <w:rPr>
                      <w:del w:id="4161" w:author="User" w:date="2025-08-19T10:21:00Z"/>
                      <w:rFonts w:eastAsia="標楷體"/>
                      <w:sz w:val="32"/>
                      <w:szCs w:val="32"/>
                      <w:rPrChange w:id="4162" w:author="User" w:date="2025-08-27T11:49:00Z">
                        <w:rPr>
                          <w:del w:id="4163" w:author="User" w:date="2025-08-19T10:21:00Z"/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ins w:id="4164" w:author="Windows 使用者" w:date="2024-08-15T08:35:00Z">
                    <w:del w:id="4165" w:author="User" w:date="2025-08-19T10:21:00Z">
                      <w:r w:rsidRPr="00710858" w:rsidDel="008044EA">
                        <w:rPr>
                          <w:rFonts w:eastAsia="標楷體"/>
                          <w:sz w:val="20"/>
                          <w:szCs w:val="20"/>
                          <w:rPrChange w:id="4166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Science</w:delText>
                      </w:r>
                    </w:del>
                  </w:ins>
                  <w:del w:id="4167" w:author="User" w:date="2025-08-19T10:21:00Z">
                    <w:r w:rsidR="00335FE0" w:rsidRPr="00710858" w:rsidDel="008044EA">
                      <w:rPr>
                        <w:rFonts w:eastAsia="標楷體" w:hint="eastAsia"/>
                        <w:sz w:val="32"/>
                        <w:szCs w:val="32"/>
                        <w:rPrChange w:id="416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2"/>
                            <w:szCs w:val="32"/>
                          </w:rPr>
                        </w:rPrChange>
                      </w:rPr>
                      <w:delText>資訊科技</w:delText>
                    </w:r>
                  </w:del>
                </w:p>
                <w:p w14:paraId="3BB0A852" w14:textId="6CFD683C" w:rsidR="00514771" w:rsidRPr="00710858" w:rsidRDefault="00335FE0" w:rsidP="00335FE0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416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4170" w:author="User" w:date="2025-08-19T10:21:00Z">
                    <w:r w:rsidRPr="00710858" w:rsidDel="008044EA">
                      <w:rPr>
                        <w:rFonts w:eastAsia="標楷體"/>
                        <w:sz w:val="32"/>
                        <w:szCs w:val="32"/>
                        <w:rPrChange w:id="4171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32"/>
                          </w:rPr>
                        </w:rPrChange>
                      </w:rPr>
                      <w:delText>IT</w:delText>
                    </w:r>
                  </w:del>
                </w:p>
              </w:tc>
              <w:tc>
                <w:tcPr>
                  <w:tcW w:w="1373" w:type="dxa"/>
                  <w:tcBorders>
                    <w:bottom w:val="single" w:sz="4" w:space="0" w:color="auto"/>
                  </w:tcBorders>
                  <w:vAlign w:val="center"/>
                </w:tcPr>
                <w:p w14:paraId="4ED5E0F0" w14:textId="371770A4" w:rsidR="00514771" w:rsidRPr="00710858" w:rsidRDefault="008044EA" w:rsidP="00795102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417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4173" w:author="User" w:date="2025-08-19T10:23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417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社團</w:t>
                    </w:r>
                  </w:ins>
                  <w:del w:id="4175" w:author="User" w:date="2025-08-19T10:23:00Z">
                    <w:r w:rsidR="00795102" w:rsidRPr="00710858" w:rsidDel="008044EA">
                      <w:rPr>
                        <w:rFonts w:eastAsia="標楷體" w:hint="eastAsia"/>
                        <w:sz w:val="36"/>
                        <w:szCs w:val="36"/>
                        <w:rPrChange w:id="417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聯課</w:delText>
                    </w:r>
                  </w:del>
                  <w:r w:rsidR="00795102" w:rsidRPr="00710858">
                    <w:rPr>
                      <w:rFonts w:eastAsia="標楷體"/>
                      <w:sz w:val="36"/>
                      <w:szCs w:val="36"/>
                      <w:rPrChange w:id="417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/</w:t>
                  </w:r>
                  <w:r w:rsidR="00795102" w:rsidRPr="00710858">
                    <w:rPr>
                      <w:rFonts w:eastAsia="標楷體" w:hint="eastAsia"/>
                      <w:sz w:val="36"/>
                      <w:szCs w:val="36"/>
                      <w:rPrChange w:id="4178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童軍</w:t>
                  </w:r>
                </w:p>
              </w:tc>
              <w:tc>
                <w:tcPr>
                  <w:tcW w:w="1373" w:type="dxa"/>
                  <w:vAlign w:val="center"/>
                </w:tcPr>
                <w:p w14:paraId="6008EB2B" w14:textId="77777777" w:rsidR="008044EA" w:rsidRPr="00710858" w:rsidRDefault="008044EA" w:rsidP="008044EA">
                  <w:pPr>
                    <w:snapToGrid w:val="0"/>
                    <w:ind w:leftChars="-50" w:left="-120" w:rightChars="-27" w:right="-65"/>
                    <w:jc w:val="center"/>
                    <w:rPr>
                      <w:ins w:id="4179" w:author="User" w:date="2025-08-19T10:21:00Z"/>
                      <w:rFonts w:eastAsia="標楷體"/>
                      <w:sz w:val="36"/>
                      <w:szCs w:val="36"/>
                      <w:rPrChange w:id="4180" w:author="User" w:date="2025-08-27T11:49:00Z">
                        <w:rPr>
                          <w:ins w:id="4181" w:author="User" w:date="2025-08-19T10:2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4182" w:author="User" w:date="2025-08-19T10:21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418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健教</w:t>
                    </w:r>
                  </w:ins>
                </w:p>
                <w:p w14:paraId="3AC3E6C0" w14:textId="0EFB3797" w:rsidR="000300C1" w:rsidRPr="00710858" w:rsidDel="008044EA" w:rsidRDefault="008044EA" w:rsidP="00807F70">
                  <w:pPr>
                    <w:snapToGrid w:val="0"/>
                    <w:ind w:leftChars="-50" w:left="-120" w:rightChars="-27" w:right="-65"/>
                    <w:jc w:val="center"/>
                    <w:rPr>
                      <w:del w:id="4184" w:author="User" w:date="2025-08-19T10:22:00Z"/>
                      <w:rFonts w:eastAsia="標楷體"/>
                      <w:sz w:val="36"/>
                      <w:szCs w:val="36"/>
                      <w:rPrChange w:id="4185" w:author="User" w:date="2025-08-27T11:49:00Z">
                        <w:rPr>
                          <w:del w:id="4186" w:author="User" w:date="2025-08-19T10:2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4187" w:author="User" w:date="2025-08-19T10:21:00Z">
                    <w:r w:rsidRPr="00710858">
                      <w:rPr>
                        <w:rFonts w:eastAsia="標楷體"/>
                        <w:sz w:val="20"/>
                        <w:szCs w:val="20"/>
                        <w:rPrChange w:id="4188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Health</w:t>
                    </w:r>
                  </w:ins>
                  <w:del w:id="4189" w:author="User" w:date="2025-08-19T10:22:00Z">
                    <w:r w:rsidR="000300C1" w:rsidRPr="00710858" w:rsidDel="008044EA">
                      <w:rPr>
                        <w:rFonts w:eastAsia="標楷體" w:hint="eastAsia"/>
                        <w:sz w:val="36"/>
                        <w:szCs w:val="36"/>
                        <w:rPrChange w:id="419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體育</w:delText>
                    </w:r>
                  </w:del>
                </w:p>
                <w:p w14:paraId="4287897E" w14:textId="7751D7CB" w:rsidR="00514771" w:rsidRPr="00710858" w:rsidRDefault="000300C1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419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4192" w:author="User" w:date="2025-08-19T10:22:00Z">
                      <w:pPr>
                        <w:snapToGrid w:val="0"/>
                        <w:jc w:val="center"/>
                      </w:pPr>
                    </w:pPrChange>
                  </w:pPr>
                  <w:del w:id="4193" w:author="User" w:date="2025-08-19T10:22:00Z">
                    <w:r w:rsidRPr="00710858" w:rsidDel="008044EA">
                      <w:rPr>
                        <w:rFonts w:eastAsia="標楷體"/>
                        <w:sz w:val="20"/>
                        <w:szCs w:val="20"/>
                        <w:rPrChange w:id="4194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PE</w:delText>
                    </w:r>
                  </w:del>
                </w:p>
              </w:tc>
            </w:tr>
            <w:tr w:rsidR="00710858" w:rsidRPr="00710858" w14:paraId="6845B7AB" w14:textId="77777777" w:rsidTr="00CC029C">
              <w:trPr>
                <w:gridAfter w:val="2"/>
                <w:wAfter w:w="1609" w:type="dxa"/>
                <w:cantSplit/>
                <w:trHeight w:val="661"/>
              </w:trPr>
              <w:tc>
                <w:tcPr>
                  <w:tcW w:w="1198" w:type="dxa"/>
                  <w:vMerge/>
                  <w:vAlign w:val="center"/>
                </w:tcPr>
                <w:p w14:paraId="311C2044" w14:textId="77777777" w:rsidR="00514771" w:rsidRPr="00710858" w:rsidRDefault="00514771" w:rsidP="00514771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419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2098" w:type="dxa"/>
                  <w:gridSpan w:val="2"/>
                  <w:vAlign w:val="center"/>
                </w:tcPr>
                <w:p w14:paraId="1F0E9E7B" w14:textId="77777777" w:rsidR="00514771" w:rsidRPr="00710858" w:rsidRDefault="00514771" w:rsidP="00514771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419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419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14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4198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419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4200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420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4202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420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</w:tc>
              <w:tc>
                <w:tcPr>
                  <w:tcW w:w="503" w:type="dxa"/>
                  <w:vAlign w:val="center"/>
                </w:tcPr>
                <w:p w14:paraId="0EE29CFE" w14:textId="77777777" w:rsidR="00514771" w:rsidRPr="00710858" w:rsidRDefault="00514771" w:rsidP="00514771">
                  <w:pPr>
                    <w:snapToGrid w:val="0"/>
                    <w:jc w:val="center"/>
                    <w:rPr>
                      <w:rFonts w:eastAsia="標楷體"/>
                      <w:rPrChange w:id="420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420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20</w:t>
                  </w:r>
                </w:p>
              </w:tc>
              <w:tc>
                <w:tcPr>
                  <w:tcW w:w="6866" w:type="dxa"/>
                  <w:gridSpan w:val="5"/>
                  <w:tcBorders>
                    <w:bottom w:val="single" w:sz="4" w:space="0" w:color="auto"/>
                  </w:tcBorders>
                  <w:vAlign w:val="center"/>
                </w:tcPr>
                <w:p w14:paraId="26AD7A9E" w14:textId="77777777" w:rsidR="00514771" w:rsidRPr="00710858" w:rsidRDefault="00514771" w:rsidP="00514771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420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4207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打掃時間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420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PrChange w:id="4209" w:author="User" w:date="2025-08-27T11:49:00Z">
                        <w:rPr>
                          <w:color w:val="000000" w:themeColor="text1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421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clean  Time</w:t>
                  </w:r>
                </w:p>
              </w:tc>
            </w:tr>
            <w:tr w:rsidR="00710858" w:rsidRPr="00710858" w14:paraId="01F92925" w14:textId="77777777" w:rsidTr="00CC029C">
              <w:trPr>
                <w:gridAfter w:val="2"/>
                <w:wAfter w:w="1609" w:type="dxa"/>
                <w:cantSplit/>
                <w:trHeight w:val="857"/>
              </w:trPr>
              <w:tc>
                <w:tcPr>
                  <w:tcW w:w="1198" w:type="dxa"/>
                  <w:vMerge/>
                  <w:vAlign w:val="center"/>
                </w:tcPr>
                <w:p w14:paraId="55A404C5" w14:textId="77777777" w:rsidR="00F752BD" w:rsidRPr="00710858" w:rsidRDefault="00F752BD" w:rsidP="00F752BD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421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3" w:type="dxa"/>
                  <w:vAlign w:val="center"/>
                </w:tcPr>
                <w:p w14:paraId="1057D7C1" w14:textId="77777777" w:rsidR="00F752BD" w:rsidRPr="00710858" w:rsidRDefault="00F752BD" w:rsidP="00F752BD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4212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4213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7</w:t>
                  </w:r>
                </w:p>
              </w:tc>
              <w:tc>
                <w:tcPr>
                  <w:tcW w:w="1575" w:type="dxa"/>
                  <w:vAlign w:val="center"/>
                </w:tcPr>
                <w:p w14:paraId="14FCC6F5" w14:textId="77777777" w:rsidR="00F752BD" w:rsidRPr="00710858" w:rsidRDefault="00F752BD" w:rsidP="00F752BD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421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421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4216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421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  <w:p w14:paraId="40694F30" w14:textId="77777777" w:rsidR="00F752BD" w:rsidRPr="00710858" w:rsidRDefault="00F752BD" w:rsidP="00F752BD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421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421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230FC865" w14:textId="77777777" w:rsidR="00F752BD" w:rsidRPr="00710858" w:rsidRDefault="00F752BD" w:rsidP="00F752BD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422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422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4222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422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503" w:type="dxa"/>
                  <w:vAlign w:val="center"/>
                </w:tcPr>
                <w:p w14:paraId="2F878A02" w14:textId="77777777" w:rsidR="00F752BD" w:rsidRPr="00710858" w:rsidRDefault="00F752BD" w:rsidP="00F752BD">
                  <w:pPr>
                    <w:snapToGrid w:val="0"/>
                    <w:jc w:val="center"/>
                    <w:rPr>
                      <w:rFonts w:eastAsia="標楷體"/>
                      <w:rPrChange w:id="422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422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40</w:t>
                  </w:r>
                </w:p>
              </w:tc>
              <w:tc>
                <w:tcPr>
                  <w:tcW w:w="1373" w:type="dxa"/>
                  <w:vAlign w:val="center"/>
                </w:tcPr>
                <w:p w14:paraId="0FE7B2B1" w14:textId="77777777" w:rsidR="008044EA" w:rsidRPr="00710858" w:rsidRDefault="008044EA" w:rsidP="008044EA">
                  <w:pPr>
                    <w:snapToGrid w:val="0"/>
                    <w:ind w:leftChars="-50" w:left="-120" w:rightChars="-27" w:right="-65"/>
                    <w:jc w:val="center"/>
                    <w:rPr>
                      <w:ins w:id="4226" w:author="User" w:date="2025-08-19T10:21:00Z"/>
                      <w:rFonts w:eastAsia="標楷體"/>
                      <w:sz w:val="36"/>
                      <w:szCs w:val="36"/>
                      <w:rPrChange w:id="4227" w:author="User" w:date="2025-08-27T11:49:00Z">
                        <w:rPr>
                          <w:ins w:id="4228" w:author="User" w:date="2025-08-19T10:2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4229" w:author="User" w:date="2025-08-19T10:21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423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體育</w:t>
                    </w:r>
                  </w:ins>
                </w:p>
                <w:p w14:paraId="2ABFEA62" w14:textId="46BEF28A" w:rsidR="007A6B6C" w:rsidRPr="00710858" w:rsidDel="008044EA" w:rsidRDefault="008044EA" w:rsidP="008044EA">
                  <w:pPr>
                    <w:snapToGrid w:val="0"/>
                    <w:spacing w:after="120"/>
                    <w:jc w:val="center"/>
                    <w:rPr>
                      <w:ins w:id="4231" w:author="Windows 使用者" w:date="2024-08-13T10:04:00Z"/>
                      <w:del w:id="4232" w:author="User" w:date="2025-08-19T10:21:00Z"/>
                      <w:rFonts w:eastAsia="標楷體"/>
                      <w:sz w:val="36"/>
                      <w:szCs w:val="36"/>
                      <w:rPrChange w:id="4233" w:author="User" w:date="2025-08-27T11:49:00Z">
                        <w:rPr>
                          <w:ins w:id="4234" w:author="Windows 使用者" w:date="2024-08-13T10:04:00Z"/>
                          <w:del w:id="4235" w:author="User" w:date="2025-08-19T10:2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4236" w:author="User" w:date="2025-08-19T10:21:00Z">
                    <w:r w:rsidRPr="00710858">
                      <w:rPr>
                        <w:rFonts w:eastAsia="標楷體"/>
                        <w:sz w:val="20"/>
                        <w:szCs w:val="20"/>
                        <w:rPrChange w:id="4237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PE</w:t>
                    </w:r>
                  </w:ins>
                  <w:ins w:id="4238" w:author="Windows 使用者" w:date="2024-08-13T10:04:00Z">
                    <w:del w:id="4239" w:author="User" w:date="2025-08-19T10:21:00Z">
                      <w:r w:rsidR="007A6B6C" w:rsidRPr="00710858" w:rsidDel="008044EA">
                        <w:rPr>
                          <w:rFonts w:eastAsia="標楷體" w:hint="eastAsia"/>
                          <w:sz w:val="36"/>
                          <w:szCs w:val="36"/>
                          <w:rPrChange w:id="4240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數學</w:delText>
                      </w:r>
                    </w:del>
                  </w:ins>
                </w:p>
                <w:p w14:paraId="6A11669F" w14:textId="0533A91B" w:rsidR="007C2AD2" w:rsidRPr="00710858" w:rsidDel="008044EA" w:rsidRDefault="007A6B6C" w:rsidP="007A6B6C">
                  <w:pPr>
                    <w:snapToGrid w:val="0"/>
                    <w:spacing w:line="204" w:lineRule="auto"/>
                    <w:jc w:val="center"/>
                    <w:rPr>
                      <w:del w:id="4241" w:author="User" w:date="2025-08-19T10:21:00Z"/>
                      <w:rFonts w:eastAsia="標楷體"/>
                      <w:sz w:val="36"/>
                      <w:szCs w:val="36"/>
                      <w:rPrChange w:id="4242" w:author="User" w:date="2025-08-27T11:49:00Z">
                        <w:rPr>
                          <w:del w:id="4243" w:author="User" w:date="2025-08-19T10:2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4244" w:author="Windows 使用者" w:date="2024-08-13T10:04:00Z">
                    <w:del w:id="4245" w:author="User" w:date="2025-08-19T10:21:00Z">
                      <w:r w:rsidRPr="00710858" w:rsidDel="008044EA">
                        <w:rPr>
                          <w:rFonts w:eastAsia="標楷體"/>
                          <w:sz w:val="20"/>
                          <w:szCs w:val="20"/>
                          <w:rPrChange w:id="4246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20"/>
                            </w:rPr>
                          </w:rPrChange>
                        </w:rPr>
                        <w:delText>Math</w:delText>
                      </w:r>
                    </w:del>
                  </w:ins>
                  <w:del w:id="4247" w:author="User" w:date="2025-08-19T10:21:00Z">
                    <w:r w:rsidR="007C2AD2" w:rsidRPr="00710858" w:rsidDel="008044EA">
                      <w:rPr>
                        <w:rFonts w:eastAsia="標楷體" w:hint="eastAsia"/>
                        <w:sz w:val="36"/>
                        <w:szCs w:val="36"/>
                        <w:rPrChange w:id="424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英語</w:delText>
                    </w:r>
                  </w:del>
                </w:p>
                <w:p w14:paraId="37E6B65C" w14:textId="3C7FDA55" w:rsidR="00F752BD" w:rsidRPr="00710858" w:rsidRDefault="007C2AD2" w:rsidP="007C2AD2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424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4250" w:author="User" w:date="2025-08-19T10:21:00Z">
                    <w:r w:rsidRPr="00710858" w:rsidDel="008044EA">
                      <w:rPr>
                        <w:rFonts w:eastAsia="標楷體"/>
                        <w:sz w:val="20"/>
                        <w:szCs w:val="20"/>
                        <w:rPrChange w:id="4251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English</w:delText>
                    </w:r>
                  </w:del>
                </w:p>
              </w:tc>
              <w:tc>
                <w:tcPr>
                  <w:tcW w:w="1373" w:type="dxa"/>
                  <w:vAlign w:val="center"/>
                </w:tcPr>
                <w:p w14:paraId="337F1E43" w14:textId="77777777" w:rsidR="008044EA" w:rsidRPr="00710858" w:rsidRDefault="008044EA" w:rsidP="008044EA">
                  <w:pPr>
                    <w:snapToGrid w:val="0"/>
                    <w:ind w:leftChars="-50" w:left="-120" w:rightChars="-27" w:right="-65"/>
                    <w:jc w:val="center"/>
                    <w:rPr>
                      <w:ins w:id="4252" w:author="User" w:date="2025-08-19T10:22:00Z"/>
                      <w:rFonts w:eastAsia="標楷體"/>
                      <w:kern w:val="0"/>
                      <w:sz w:val="36"/>
                      <w:rPrChange w:id="4253" w:author="User" w:date="2025-08-27T11:49:00Z">
                        <w:rPr>
                          <w:ins w:id="4254" w:author="User" w:date="2025-08-19T10:22:00Z"/>
                          <w:rFonts w:eastAsia="標楷體"/>
                          <w:color w:val="000000" w:themeColor="text1"/>
                          <w:kern w:val="0"/>
                          <w:sz w:val="36"/>
                        </w:rPr>
                      </w:rPrChange>
                    </w:rPr>
                  </w:pPr>
                  <w:ins w:id="4255" w:author="User" w:date="2025-08-19T10:22:00Z">
                    <w:r w:rsidRPr="00710858">
                      <w:rPr>
                        <w:rFonts w:eastAsia="標楷體" w:hint="eastAsia"/>
                        <w:kern w:val="0"/>
                        <w:sz w:val="36"/>
                        <w:rPrChange w:id="4256" w:author="User" w:date="2025-08-27T11:49:00Z">
                          <w:rPr>
                            <w:rFonts w:eastAsia="標楷體" w:hint="eastAsia"/>
                            <w:color w:val="000000" w:themeColor="text1"/>
                            <w:kern w:val="0"/>
                            <w:sz w:val="36"/>
                          </w:rPr>
                        </w:rPrChange>
                      </w:rPr>
                      <w:t>視覺</w:t>
                    </w:r>
                  </w:ins>
                </w:p>
                <w:p w14:paraId="31C55B68" w14:textId="2EB8C430" w:rsidR="000300C1" w:rsidRPr="00710858" w:rsidDel="008044EA" w:rsidRDefault="008044EA" w:rsidP="008044EA">
                  <w:pPr>
                    <w:snapToGrid w:val="0"/>
                    <w:jc w:val="center"/>
                    <w:rPr>
                      <w:del w:id="4257" w:author="User" w:date="2025-08-19T10:20:00Z"/>
                      <w:rFonts w:eastAsia="標楷體"/>
                      <w:sz w:val="28"/>
                      <w:szCs w:val="15"/>
                      <w:rPrChange w:id="4258" w:author="User" w:date="2025-08-27T11:49:00Z">
                        <w:rPr>
                          <w:del w:id="4259" w:author="User" w:date="2025-08-19T10:20:00Z"/>
                          <w:rFonts w:eastAsia="標楷體"/>
                          <w:color w:val="000000" w:themeColor="text1"/>
                          <w:sz w:val="28"/>
                          <w:szCs w:val="15"/>
                        </w:rPr>
                      </w:rPrChange>
                    </w:rPr>
                  </w:pPr>
                  <w:ins w:id="4260" w:author="User" w:date="2025-08-19T10:22:00Z">
                    <w:r w:rsidRPr="00710858">
                      <w:rPr>
                        <w:rFonts w:eastAsia="標楷體"/>
                        <w:kern w:val="0"/>
                        <w:sz w:val="20"/>
                        <w:szCs w:val="20"/>
                        <w:rPrChange w:id="4261" w:author="User" w:date="2025-08-27T11:49:00Z">
                          <w:rPr>
                            <w:rFonts w:eastAsia="標楷體"/>
                            <w:color w:val="000000" w:themeColor="text1"/>
                            <w:kern w:val="0"/>
                            <w:sz w:val="20"/>
                            <w:szCs w:val="20"/>
                          </w:rPr>
                        </w:rPrChange>
                      </w:rPr>
                      <w:t>Visual Art</w:t>
                    </w:r>
                  </w:ins>
                  <w:ins w:id="4262" w:author="Windows 使用者" w:date="2024-08-08T13:09:00Z">
                    <w:del w:id="4263" w:author="User" w:date="2025-08-19T10:20:00Z">
                      <w:r w:rsidR="00FB36C5" w:rsidRPr="00710858" w:rsidDel="008044EA">
                        <w:rPr>
                          <w:rFonts w:eastAsia="標楷體" w:hint="eastAsia"/>
                          <w:sz w:val="28"/>
                          <w:szCs w:val="15"/>
                          <w:rPrChange w:id="4264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15"/>
                            </w:rPr>
                          </w:rPrChange>
                        </w:rPr>
                        <w:delText>生活科學</w:delText>
                      </w:r>
                    </w:del>
                  </w:ins>
                  <w:del w:id="4265" w:author="User" w:date="2025-08-19T10:20:00Z">
                    <w:r w:rsidR="000300C1" w:rsidRPr="00710858" w:rsidDel="008044EA">
                      <w:rPr>
                        <w:rFonts w:eastAsia="標楷體" w:hint="eastAsia"/>
                        <w:sz w:val="28"/>
                        <w:szCs w:val="15"/>
                        <w:rPrChange w:id="426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15"/>
                          </w:rPr>
                        </w:rPrChange>
                      </w:rPr>
                      <w:delText>環境探索</w:delText>
                    </w:r>
                  </w:del>
                </w:p>
                <w:p w14:paraId="6BDD68F9" w14:textId="46F1A6CF" w:rsidR="00F752BD" w:rsidRPr="00710858" w:rsidRDefault="000300C1" w:rsidP="000300C1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426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4268" w:author="User" w:date="2025-08-19T10:20:00Z">
                    <w:r w:rsidRPr="00710858" w:rsidDel="008044EA">
                      <w:rPr>
                        <w:rFonts w:eastAsia="標楷體"/>
                        <w:sz w:val="20"/>
                        <w:szCs w:val="20"/>
                        <w:rPrChange w:id="4269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Science</w:delText>
                    </w:r>
                  </w:del>
                </w:p>
              </w:tc>
              <w:tc>
                <w:tcPr>
                  <w:tcW w:w="1374" w:type="dxa"/>
                  <w:tcBorders>
                    <w:top w:val="single" w:sz="4" w:space="0" w:color="auto"/>
                  </w:tcBorders>
                  <w:vAlign w:val="center"/>
                </w:tcPr>
                <w:p w14:paraId="019BAE0B" w14:textId="77777777" w:rsidR="008044EA" w:rsidRPr="00710858" w:rsidRDefault="008044EA" w:rsidP="008044EA">
                  <w:pPr>
                    <w:snapToGrid w:val="0"/>
                    <w:jc w:val="center"/>
                    <w:rPr>
                      <w:ins w:id="4270" w:author="User" w:date="2025-08-19T10:22:00Z"/>
                      <w:rFonts w:eastAsia="標楷體"/>
                      <w:sz w:val="36"/>
                      <w:szCs w:val="36"/>
                      <w:rPrChange w:id="4271" w:author="User" w:date="2025-08-27T11:49:00Z">
                        <w:rPr>
                          <w:ins w:id="4272" w:author="User" w:date="2025-08-19T10:2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4273" w:author="User" w:date="2025-08-19T10:22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427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家政</w:t>
                    </w:r>
                  </w:ins>
                </w:p>
                <w:p w14:paraId="1145BD46" w14:textId="21C55F0A" w:rsidR="00BE73BE" w:rsidRPr="00710858" w:rsidDel="008044EA" w:rsidRDefault="008044EA" w:rsidP="00807F70">
                  <w:pPr>
                    <w:snapToGrid w:val="0"/>
                    <w:spacing w:line="204" w:lineRule="auto"/>
                    <w:jc w:val="center"/>
                    <w:rPr>
                      <w:del w:id="4275" w:author="User" w:date="2025-08-19T10:22:00Z"/>
                      <w:rFonts w:eastAsia="標楷體"/>
                      <w:sz w:val="36"/>
                      <w:szCs w:val="36"/>
                      <w:rPrChange w:id="4276" w:author="User" w:date="2025-08-27T11:49:00Z">
                        <w:rPr>
                          <w:del w:id="4277" w:author="User" w:date="2025-08-19T10:2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4278" w:author="User" w:date="2025-08-19T10:22:00Z">
                    <w:r w:rsidRPr="00710858">
                      <w:rPr>
                        <w:rFonts w:eastAsia="標楷體"/>
                        <w:sz w:val="20"/>
                        <w:szCs w:val="20"/>
                        <w:rPrChange w:id="4279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Home Economics</w:t>
                    </w:r>
                  </w:ins>
                  <w:del w:id="4280" w:author="User" w:date="2025-08-19T10:22:00Z">
                    <w:r w:rsidR="00BE73BE" w:rsidRPr="00710858" w:rsidDel="008044EA">
                      <w:rPr>
                        <w:rFonts w:eastAsia="標楷體" w:hint="eastAsia"/>
                        <w:sz w:val="36"/>
                        <w:szCs w:val="36"/>
                        <w:rPrChange w:id="428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英語</w:delText>
                    </w:r>
                  </w:del>
                </w:p>
                <w:p w14:paraId="31033321" w14:textId="2802B50B" w:rsidR="00F752BD" w:rsidRPr="00710858" w:rsidRDefault="00BE73BE">
                  <w:pPr>
                    <w:snapToGrid w:val="0"/>
                    <w:spacing w:line="204" w:lineRule="auto"/>
                    <w:jc w:val="center"/>
                    <w:rPr>
                      <w:rFonts w:eastAsia="標楷體"/>
                      <w:sz w:val="36"/>
                      <w:szCs w:val="36"/>
                      <w:rPrChange w:id="428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4283" w:author="User" w:date="2025-08-19T10:22:00Z">
                      <w:pPr>
                        <w:snapToGrid w:val="0"/>
                        <w:spacing w:line="400" w:lineRule="exact"/>
                        <w:jc w:val="center"/>
                      </w:pPr>
                    </w:pPrChange>
                  </w:pPr>
                  <w:del w:id="4284" w:author="User" w:date="2025-08-19T10:22:00Z">
                    <w:r w:rsidRPr="00710858" w:rsidDel="008044EA">
                      <w:rPr>
                        <w:rFonts w:eastAsia="標楷體"/>
                        <w:sz w:val="20"/>
                        <w:szCs w:val="20"/>
                        <w:rPrChange w:id="4285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English</w:delText>
                    </w:r>
                  </w:del>
                </w:p>
              </w:tc>
              <w:tc>
                <w:tcPr>
                  <w:tcW w:w="1373" w:type="dxa"/>
                  <w:vAlign w:val="center"/>
                </w:tcPr>
                <w:p w14:paraId="76AAE651" w14:textId="22DD906C" w:rsidR="00F752BD" w:rsidRPr="00710858" w:rsidRDefault="008044EA" w:rsidP="00F752BD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428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4287" w:author="User" w:date="2025-08-19T10:23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428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社團</w:t>
                    </w:r>
                  </w:ins>
                  <w:del w:id="4289" w:author="User" w:date="2025-08-19T10:23:00Z">
                    <w:r w:rsidR="00795102" w:rsidRPr="00710858" w:rsidDel="008044EA">
                      <w:rPr>
                        <w:rFonts w:eastAsia="標楷體" w:hint="eastAsia"/>
                        <w:sz w:val="36"/>
                        <w:szCs w:val="36"/>
                        <w:rPrChange w:id="429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聯課</w:delText>
                    </w:r>
                  </w:del>
                  <w:r w:rsidR="00795102" w:rsidRPr="00710858">
                    <w:rPr>
                      <w:rFonts w:eastAsia="標楷體"/>
                      <w:sz w:val="36"/>
                      <w:szCs w:val="36"/>
                      <w:rPrChange w:id="429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/</w:t>
                  </w:r>
                  <w:r w:rsidR="00795102" w:rsidRPr="00710858">
                    <w:rPr>
                      <w:rFonts w:eastAsia="標楷體" w:hint="eastAsia"/>
                      <w:sz w:val="36"/>
                      <w:szCs w:val="36"/>
                      <w:rPrChange w:id="4292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童軍</w:t>
                  </w:r>
                </w:p>
              </w:tc>
              <w:tc>
                <w:tcPr>
                  <w:tcW w:w="1373" w:type="dxa"/>
                  <w:vAlign w:val="center"/>
                </w:tcPr>
                <w:p w14:paraId="0EDAAA0E" w14:textId="77777777" w:rsidR="008044EA" w:rsidRPr="00710858" w:rsidRDefault="008044EA" w:rsidP="008044EA">
                  <w:pPr>
                    <w:snapToGrid w:val="0"/>
                    <w:spacing w:after="120"/>
                    <w:jc w:val="center"/>
                    <w:rPr>
                      <w:ins w:id="4293" w:author="User" w:date="2025-08-19T10:24:00Z"/>
                      <w:rFonts w:eastAsia="標楷體"/>
                      <w:sz w:val="28"/>
                      <w:szCs w:val="36"/>
                      <w:rPrChange w:id="4294" w:author="User" w:date="2025-08-27T11:49:00Z">
                        <w:rPr>
                          <w:ins w:id="4295" w:author="User" w:date="2025-08-19T10:24:00Z"/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</w:pPr>
                  <w:ins w:id="4296" w:author="User" w:date="2025-08-19T10:24:00Z">
                    <w:r w:rsidRPr="00710858">
                      <w:rPr>
                        <w:rFonts w:eastAsia="標楷體" w:hint="eastAsia"/>
                        <w:sz w:val="28"/>
                        <w:szCs w:val="36"/>
                        <w:rPrChange w:id="429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t>邏輯推理</w:t>
                    </w:r>
                  </w:ins>
                </w:p>
                <w:p w14:paraId="03D5D8E4" w14:textId="3F5B0ABA" w:rsidR="000300C1" w:rsidRPr="00710858" w:rsidDel="008044EA" w:rsidRDefault="008044EA" w:rsidP="00807F70">
                  <w:pPr>
                    <w:snapToGrid w:val="0"/>
                    <w:spacing w:line="400" w:lineRule="exact"/>
                    <w:jc w:val="center"/>
                    <w:rPr>
                      <w:del w:id="4298" w:author="User" w:date="2025-08-19T10:24:00Z"/>
                      <w:rFonts w:eastAsia="標楷體"/>
                      <w:sz w:val="36"/>
                      <w:szCs w:val="36"/>
                      <w:rPrChange w:id="4299" w:author="User" w:date="2025-08-27T11:49:00Z">
                        <w:rPr>
                          <w:del w:id="4300" w:author="User" w:date="2025-08-19T10:2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4301" w:author="User" w:date="2025-08-19T10:24:00Z">
                    <w:r w:rsidRPr="00710858">
                      <w:rPr>
                        <w:rFonts w:eastAsia="標楷體"/>
                        <w:sz w:val="20"/>
                        <w:szCs w:val="20"/>
                        <w:rPrChange w:id="4302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t>Math</w:t>
                    </w:r>
                  </w:ins>
                  <w:del w:id="4303" w:author="User" w:date="2025-08-19T10:24:00Z">
                    <w:r w:rsidR="000300C1" w:rsidRPr="00710858" w:rsidDel="008044EA">
                      <w:rPr>
                        <w:rFonts w:eastAsia="標楷體" w:hint="eastAsia"/>
                        <w:sz w:val="36"/>
                        <w:szCs w:val="36"/>
                        <w:rPrChange w:id="430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國文</w:delText>
                    </w:r>
                  </w:del>
                </w:p>
                <w:p w14:paraId="21E24EE3" w14:textId="6CE1D7D8" w:rsidR="00F752BD" w:rsidRPr="00710858" w:rsidRDefault="000300C1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430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4306" w:author="User" w:date="2025-08-19T10:24:00Z">
                      <w:pPr>
                        <w:snapToGrid w:val="0"/>
                        <w:jc w:val="center"/>
                      </w:pPr>
                    </w:pPrChange>
                  </w:pPr>
                  <w:del w:id="4307" w:author="User" w:date="2025-08-19T10:24:00Z">
                    <w:r w:rsidRPr="00710858" w:rsidDel="008044EA">
                      <w:rPr>
                        <w:rFonts w:eastAsia="標楷體"/>
                        <w:sz w:val="20"/>
                        <w:szCs w:val="20"/>
                        <w:rPrChange w:id="4308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20"/>
                          </w:rPr>
                        </w:rPrChange>
                      </w:rPr>
                      <w:delText>Chinese</w:delText>
                    </w:r>
                  </w:del>
                </w:p>
              </w:tc>
            </w:tr>
            <w:tr w:rsidR="00710858" w:rsidRPr="00710858" w14:paraId="305CE709" w14:textId="77777777" w:rsidTr="00CC029C">
              <w:trPr>
                <w:gridAfter w:val="2"/>
                <w:wAfter w:w="1609" w:type="dxa"/>
                <w:cantSplit/>
                <w:trHeight w:val="978"/>
              </w:trPr>
              <w:tc>
                <w:tcPr>
                  <w:tcW w:w="1198" w:type="dxa"/>
                  <w:vMerge/>
                  <w:vAlign w:val="center"/>
                </w:tcPr>
                <w:p w14:paraId="0D99284C" w14:textId="77777777" w:rsidR="00F752BD" w:rsidRPr="00710858" w:rsidRDefault="00F752BD" w:rsidP="00F752BD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430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3" w:type="dxa"/>
                  <w:vAlign w:val="center"/>
                </w:tcPr>
                <w:p w14:paraId="47ABB4AA" w14:textId="124F83D0" w:rsidR="00F752BD" w:rsidRPr="00710858" w:rsidRDefault="00F752BD" w:rsidP="00F752BD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4310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szCs w:val="44"/>
                      <w:rPrChange w:id="4311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  <w:szCs w:val="44"/>
                        </w:rPr>
                      </w:rPrChange>
                    </w:rPr>
                    <w:t>8</w:t>
                  </w:r>
                </w:p>
              </w:tc>
              <w:tc>
                <w:tcPr>
                  <w:tcW w:w="1575" w:type="dxa"/>
                  <w:vAlign w:val="center"/>
                </w:tcPr>
                <w:p w14:paraId="0F8079B7" w14:textId="77777777" w:rsidR="00F752BD" w:rsidRPr="00710858" w:rsidRDefault="00F752BD" w:rsidP="00F752BD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431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431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4314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431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  <w:p w14:paraId="4ECA08F8" w14:textId="77777777" w:rsidR="00F752BD" w:rsidRPr="00710858" w:rsidRDefault="00F752BD" w:rsidP="00F752BD">
                  <w:pPr>
                    <w:snapToGrid w:val="0"/>
                    <w:spacing w:line="180" w:lineRule="auto"/>
                    <w:jc w:val="center"/>
                    <w:rPr>
                      <w:rFonts w:eastAsia="標楷體"/>
                      <w:sz w:val="28"/>
                      <w:szCs w:val="26"/>
                      <w:rPrChange w:id="4316" w:author="User" w:date="2025-08-27T11:49:00Z">
                        <w:rPr>
                          <w:rFonts w:eastAsia="標楷體"/>
                          <w:color w:val="000000" w:themeColor="text1"/>
                          <w:sz w:val="28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8"/>
                      <w:szCs w:val="26"/>
                      <w:rPrChange w:id="4317" w:author="User" w:date="2025-08-27T11:49:00Z">
                        <w:rPr>
                          <w:rFonts w:eastAsia="標楷體"/>
                          <w:color w:val="000000" w:themeColor="text1"/>
                          <w:sz w:val="28"/>
                          <w:szCs w:val="26"/>
                        </w:rPr>
                      </w:rPrChange>
                    </w:rPr>
                    <w:t>|</w:t>
                  </w:r>
                </w:p>
                <w:p w14:paraId="213EBB6C" w14:textId="37C6E15E" w:rsidR="00F752BD" w:rsidRPr="00710858" w:rsidRDefault="00F752BD" w:rsidP="00F752BD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431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431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16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4320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432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35</w:t>
                  </w:r>
                </w:p>
              </w:tc>
              <w:tc>
                <w:tcPr>
                  <w:tcW w:w="503" w:type="dxa"/>
                  <w:vAlign w:val="center"/>
                </w:tcPr>
                <w:p w14:paraId="7EA8D3A8" w14:textId="63C0B3BB" w:rsidR="00F752BD" w:rsidRPr="00710858" w:rsidRDefault="00F752BD" w:rsidP="00F752BD">
                  <w:pPr>
                    <w:snapToGrid w:val="0"/>
                    <w:jc w:val="center"/>
                    <w:rPr>
                      <w:rFonts w:eastAsia="標楷體"/>
                      <w:rPrChange w:id="432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432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3" w:type="dxa"/>
                  <w:vAlign w:val="center"/>
                </w:tcPr>
                <w:p w14:paraId="2DCCC16E" w14:textId="2F09FFA8" w:rsidR="00F752BD" w:rsidRPr="00710858" w:rsidRDefault="00F752BD" w:rsidP="00AA41F7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432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vAlign w:val="center"/>
                </w:tcPr>
                <w:p w14:paraId="232553EE" w14:textId="4AD143C6" w:rsidR="00F752BD" w:rsidRPr="00710858" w:rsidRDefault="00F752BD" w:rsidP="00C80798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b/>
                      <w:sz w:val="36"/>
                      <w:szCs w:val="36"/>
                      <w:rPrChange w:id="4325" w:author="User" w:date="2025-08-27T11:49:00Z">
                        <w:rPr>
                          <w:rFonts w:eastAsia="標楷體"/>
                          <w:b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4" w:type="dxa"/>
                  <w:tcBorders>
                    <w:top w:val="single" w:sz="4" w:space="0" w:color="auto"/>
                  </w:tcBorders>
                  <w:vAlign w:val="center"/>
                </w:tcPr>
                <w:p w14:paraId="6A11A96D" w14:textId="4CBD3276" w:rsidR="00F752BD" w:rsidRPr="00710858" w:rsidRDefault="00F752BD" w:rsidP="00BE73BE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432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vAlign w:val="center"/>
                </w:tcPr>
                <w:p w14:paraId="429D9DE1" w14:textId="44845B2F" w:rsidR="00F752BD" w:rsidRPr="00710858" w:rsidRDefault="00F752BD" w:rsidP="00F23948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432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vAlign w:val="center"/>
                </w:tcPr>
                <w:p w14:paraId="4230B6F6" w14:textId="571E11C4" w:rsidR="006B0E24" w:rsidRPr="00710858" w:rsidDel="008044EA" w:rsidRDefault="006B0E24" w:rsidP="006B0E24">
                  <w:pPr>
                    <w:snapToGrid w:val="0"/>
                    <w:spacing w:line="400" w:lineRule="exact"/>
                    <w:jc w:val="center"/>
                    <w:rPr>
                      <w:ins w:id="4328" w:author="Windows 使用者" w:date="2024-08-21T15:05:00Z"/>
                      <w:del w:id="4329" w:author="User" w:date="2025-08-19T10:24:00Z"/>
                      <w:rFonts w:eastAsia="標楷體"/>
                      <w:sz w:val="28"/>
                      <w:szCs w:val="36"/>
                      <w:shd w:val="pct15" w:color="auto" w:fill="FFFFFF"/>
                      <w:rPrChange w:id="4330" w:author="User" w:date="2025-08-27T11:49:00Z">
                        <w:rPr>
                          <w:ins w:id="4331" w:author="Windows 使用者" w:date="2024-08-21T15:05:00Z"/>
                          <w:del w:id="4332" w:author="User" w:date="2025-08-19T10:24:00Z"/>
                          <w:rFonts w:eastAsia="標楷體"/>
                          <w:color w:val="000000" w:themeColor="text1"/>
                          <w:sz w:val="28"/>
                          <w:szCs w:val="36"/>
                          <w:shd w:val="pct15" w:color="auto" w:fill="FFFFFF"/>
                        </w:rPr>
                      </w:rPrChange>
                    </w:rPr>
                  </w:pPr>
                  <w:ins w:id="4333" w:author="Windows 使用者" w:date="2024-08-21T15:05:00Z">
                    <w:del w:id="4334" w:author="User" w:date="2025-08-19T10:24:00Z">
                      <w:r w:rsidRPr="00710858" w:rsidDel="008044EA">
                        <w:rPr>
                          <w:rFonts w:eastAsia="標楷體"/>
                          <w:sz w:val="28"/>
                          <w:szCs w:val="36"/>
                          <w:shd w:val="pct15" w:color="auto" w:fill="FFFFFF"/>
                          <w:rPrChange w:id="4335" w:author="User" w:date="2025-08-27T11:49:00Z">
                            <w:rPr>
                              <w:rFonts w:eastAsia="標楷體"/>
                              <w:color w:val="000000" w:themeColor="text1"/>
                              <w:sz w:val="28"/>
                              <w:szCs w:val="36"/>
                              <w:shd w:val="pct15" w:color="auto" w:fill="FFFFFF"/>
                            </w:rPr>
                          </w:rPrChange>
                        </w:rPr>
                        <w:delText>201</w:delText>
                      </w:r>
                      <w:r w:rsidRPr="00710858" w:rsidDel="008044EA">
                        <w:rPr>
                          <w:rFonts w:eastAsia="標楷體" w:hint="eastAsia"/>
                          <w:sz w:val="28"/>
                          <w:szCs w:val="36"/>
                          <w:shd w:val="pct15" w:color="auto" w:fill="FFFFFF"/>
                          <w:rPrChange w:id="4336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36"/>
                              <w:shd w:val="pct15" w:color="auto" w:fill="FFFFFF"/>
                            </w:rPr>
                          </w:rPrChange>
                        </w:rPr>
                        <w:delText>資</w:delText>
                      </w:r>
                    </w:del>
                  </w:ins>
                </w:p>
                <w:p w14:paraId="33BE8E11" w14:textId="13253DB7" w:rsidR="00F752BD" w:rsidRPr="00710858" w:rsidRDefault="006B0E24" w:rsidP="006B0E24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433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4338" w:author="Windows 使用者" w:date="2024-08-21T15:05:00Z">
                    <w:del w:id="4339" w:author="User" w:date="2025-08-19T10:24:00Z">
                      <w:r w:rsidRPr="00710858" w:rsidDel="008044EA">
                        <w:rPr>
                          <w:rFonts w:eastAsia="標楷體"/>
                          <w:sz w:val="22"/>
                          <w:szCs w:val="36"/>
                          <w:shd w:val="pct15" w:color="auto" w:fill="FFFFFF"/>
                          <w:rPrChange w:id="4340" w:author="User" w:date="2025-08-27T11:49:00Z">
                            <w:rPr>
                              <w:rFonts w:eastAsia="標楷體"/>
                              <w:color w:val="000000" w:themeColor="text1"/>
                              <w:sz w:val="22"/>
                              <w:szCs w:val="36"/>
                              <w:shd w:val="pct15" w:color="auto" w:fill="FFFFFF"/>
                            </w:rPr>
                          </w:rPrChange>
                        </w:rPr>
                        <w:delText>(</w:delText>
                      </w:r>
                      <w:r w:rsidRPr="00710858" w:rsidDel="008044EA">
                        <w:rPr>
                          <w:rFonts w:eastAsia="標楷體" w:hint="eastAsia"/>
                          <w:sz w:val="22"/>
                          <w:szCs w:val="36"/>
                          <w:shd w:val="pct15" w:color="auto" w:fill="FFFFFF"/>
                          <w:rPrChange w:id="4341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36"/>
                              <w:shd w:val="pct15" w:color="auto" w:fill="FFFFFF"/>
                            </w:rPr>
                          </w:rPrChange>
                        </w:rPr>
                        <w:delText>學習策略</w:delText>
                      </w:r>
                      <w:r w:rsidRPr="00710858" w:rsidDel="008044EA">
                        <w:rPr>
                          <w:rFonts w:eastAsia="標楷體"/>
                          <w:sz w:val="22"/>
                          <w:szCs w:val="36"/>
                          <w:shd w:val="pct15" w:color="auto" w:fill="FFFFFF"/>
                          <w:rPrChange w:id="4342" w:author="User" w:date="2025-08-27T11:49:00Z">
                            <w:rPr>
                              <w:rFonts w:eastAsia="標楷體"/>
                              <w:color w:val="000000" w:themeColor="text1"/>
                              <w:sz w:val="22"/>
                              <w:szCs w:val="36"/>
                              <w:shd w:val="pct15" w:color="auto" w:fill="FFFFFF"/>
                            </w:rPr>
                          </w:rPrChange>
                        </w:rPr>
                        <w:delText>)</w:delText>
                      </w:r>
                    </w:del>
                  </w:ins>
                </w:p>
              </w:tc>
            </w:tr>
            <w:tr w:rsidR="00710858" w:rsidRPr="00710858" w14:paraId="52610627" w14:textId="77777777" w:rsidTr="00CC029C">
              <w:trPr>
                <w:gridAfter w:val="2"/>
                <w:wAfter w:w="1609" w:type="dxa"/>
                <w:trHeight w:val="1993"/>
              </w:trPr>
              <w:tc>
                <w:tcPr>
                  <w:tcW w:w="1198" w:type="dxa"/>
                  <w:vAlign w:val="center"/>
                </w:tcPr>
                <w:p w14:paraId="078D7984" w14:textId="77777777" w:rsidR="002C0D08" w:rsidRPr="00710858" w:rsidRDefault="002C0D08" w:rsidP="002C0D08">
                  <w:pPr>
                    <w:spacing w:line="400" w:lineRule="exact"/>
                    <w:jc w:val="center"/>
                    <w:rPr>
                      <w:rFonts w:eastAsia="標楷體"/>
                      <w:sz w:val="44"/>
                      <w:rPrChange w:id="4343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4344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科任</w:t>
                  </w:r>
                </w:p>
                <w:p w14:paraId="597B6C62" w14:textId="77777777" w:rsidR="002C0D08" w:rsidRPr="00710858" w:rsidRDefault="002C0D08" w:rsidP="002C0D08">
                  <w:pPr>
                    <w:spacing w:line="400" w:lineRule="exact"/>
                    <w:jc w:val="center"/>
                    <w:rPr>
                      <w:rFonts w:eastAsia="標楷體"/>
                      <w:sz w:val="22"/>
                      <w:szCs w:val="22"/>
                      <w:rPrChange w:id="4345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2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2"/>
                      <w:szCs w:val="22"/>
                      <w:rPrChange w:id="4346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2"/>
                        </w:rPr>
                      </w:rPrChange>
                    </w:rPr>
                    <w:t>Subject</w:t>
                  </w:r>
                </w:p>
                <w:p w14:paraId="6EF9C49D" w14:textId="77777777" w:rsidR="002C0D08" w:rsidRPr="00710858" w:rsidRDefault="002C0D08" w:rsidP="002C0D08">
                  <w:pPr>
                    <w:spacing w:line="400" w:lineRule="exact"/>
                    <w:jc w:val="center"/>
                    <w:rPr>
                      <w:rFonts w:eastAsia="標楷體"/>
                      <w:rPrChange w:id="434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2"/>
                      <w:szCs w:val="22"/>
                      <w:rPrChange w:id="4348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2"/>
                        </w:rPr>
                      </w:rPrChange>
                    </w:rPr>
                    <w:t>Teacher</w:t>
                  </w:r>
                </w:p>
              </w:tc>
              <w:tc>
                <w:tcPr>
                  <w:tcW w:w="9467" w:type="dxa"/>
                  <w:gridSpan w:val="8"/>
                </w:tcPr>
                <w:p w14:paraId="30F69D6A" w14:textId="2CBEEFBD" w:rsidR="002C0D08" w:rsidRPr="00710858" w:rsidRDefault="002C0D08" w:rsidP="002C0D08">
                  <w:pPr>
                    <w:snapToGrid w:val="0"/>
                    <w:spacing w:beforeLines="20" w:before="72" w:afterLines="20" w:after="72"/>
                    <w:jc w:val="both"/>
                    <w:rPr>
                      <w:ins w:id="4349" w:author="User" w:date="2025-08-20T11:39:00Z"/>
                      <w:rFonts w:eastAsia="標楷體"/>
                      <w:sz w:val="22"/>
                      <w:szCs w:val="22"/>
                    </w:rPr>
                  </w:pPr>
                  <w:ins w:id="4350" w:author="User" w:date="2025-08-20T11:39:00Z">
                    <w:r w:rsidRPr="00710858">
                      <w:rPr>
                        <w:rFonts w:eastAsia="標楷體" w:hint="eastAsia"/>
                        <w:sz w:val="22"/>
                        <w:szCs w:val="22"/>
                      </w:rPr>
                      <w:t>國文：顏良宇師</w:t>
                    </w:r>
                    <w:r w:rsidRPr="00710858">
                      <w:rPr>
                        <w:rFonts w:eastAsia="標楷體"/>
                        <w:sz w:val="22"/>
                        <w:szCs w:val="22"/>
                      </w:rPr>
                      <w:t xml:space="preserve">  </w:t>
                    </w:r>
                    <w:r w:rsidRPr="00710858">
                      <w:rPr>
                        <w:rFonts w:eastAsia="標楷體" w:hint="eastAsia"/>
                        <w:sz w:val="22"/>
                        <w:szCs w:val="22"/>
                      </w:rPr>
                      <w:t>英文：賴睿超師</w:t>
                    </w:r>
                    <w:r w:rsidRPr="00710858">
                      <w:rPr>
                        <w:rFonts w:eastAsia="標楷體"/>
                        <w:sz w:val="22"/>
                        <w:szCs w:val="22"/>
                      </w:rPr>
                      <w:t xml:space="preserve">  </w:t>
                    </w:r>
                    <w:r w:rsidRPr="00710858">
                      <w:rPr>
                        <w:rFonts w:eastAsia="標楷體" w:hint="eastAsia"/>
                        <w:sz w:val="22"/>
                        <w:szCs w:val="22"/>
                      </w:rPr>
                      <w:t>數學：</w:t>
                    </w:r>
                  </w:ins>
                  <w:ins w:id="4351" w:author="User" w:date="2025-08-20T11:40:00Z">
                    <w:r w:rsidRPr="00710858">
                      <w:rPr>
                        <w:rFonts w:eastAsia="標楷體" w:hint="eastAsia"/>
                        <w:sz w:val="22"/>
                        <w:szCs w:val="22"/>
                      </w:rPr>
                      <w:t>張鈞棨</w:t>
                    </w:r>
                  </w:ins>
                  <w:ins w:id="4352" w:author="User" w:date="2025-08-20T11:39:00Z">
                    <w:r w:rsidRPr="00710858">
                      <w:rPr>
                        <w:rFonts w:eastAsia="標楷體" w:hint="eastAsia"/>
                        <w:sz w:val="22"/>
                        <w:szCs w:val="22"/>
                      </w:rPr>
                      <w:t>師</w:t>
                    </w:r>
                    <w:r w:rsidRPr="00710858">
                      <w:rPr>
                        <w:rFonts w:eastAsia="標楷體"/>
                        <w:sz w:val="22"/>
                        <w:szCs w:val="22"/>
                      </w:rPr>
                      <w:t xml:space="preserve">  </w:t>
                    </w:r>
                    <w:r w:rsidRPr="00710858">
                      <w:rPr>
                        <w:rFonts w:eastAsia="標楷體" w:hint="eastAsia"/>
                        <w:sz w:val="22"/>
                        <w:szCs w:val="22"/>
                      </w:rPr>
                      <w:t>自然：</w:t>
                    </w:r>
                  </w:ins>
                  <w:ins w:id="4353" w:author="User" w:date="2025-08-20T11:40:00Z">
                    <w:r w:rsidRPr="00710858">
                      <w:rPr>
                        <w:rFonts w:eastAsia="標楷體" w:hint="eastAsia"/>
                        <w:sz w:val="22"/>
                        <w:szCs w:val="22"/>
                      </w:rPr>
                      <w:t>郭文旺</w:t>
                    </w:r>
                  </w:ins>
                  <w:ins w:id="4354" w:author="User" w:date="2025-08-20T11:39:00Z">
                    <w:r w:rsidRPr="00710858">
                      <w:rPr>
                        <w:rFonts w:eastAsia="標楷體" w:hint="eastAsia"/>
                        <w:sz w:val="22"/>
                        <w:szCs w:val="22"/>
                      </w:rPr>
                      <w:t>師</w:t>
                    </w:r>
                    <w:r w:rsidRPr="00710858">
                      <w:rPr>
                        <w:rFonts w:eastAsia="標楷體"/>
                        <w:sz w:val="22"/>
                        <w:szCs w:val="22"/>
                      </w:rPr>
                      <w:t xml:space="preserve">  </w:t>
                    </w:r>
                    <w:r w:rsidRPr="00710858">
                      <w:rPr>
                        <w:rFonts w:eastAsia="標楷體" w:hint="eastAsia"/>
                        <w:sz w:val="22"/>
                        <w:szCs w:val="22"/>
                      </w:rPr>
                      <w:t>歷史：黃淑芳師</w:t>
                    </w:r>
                  </w:ins>
                </w:p>
                <w:p w14:paraId="0001B611" w14:textId="77777777" w:rsidR="002C0D08" w:rsidRPr="00710858" w:rsidRDefault="002C0D08" w:rsidP="002C0D08">
                  <w:pPr>
                    <w:snapToGrid w:val="0"/>
                    <w:spacing w:beforeLines="20" w:before="72" w:afterLines="20" w:after="72"/>
                    <w:jc w:val="both"/>
                    <w:rPr>
                      <w:ins w:id="4355" w:author="User" w:date="2025-08-20T11:39:00Z"/>
                      <w:rFonts w:eastAsia="標楷體"/>
                      <w:sz w:val="22"/>
                      <w:szCs w:val="22"/>
                    </w:rPr>
                  </w:pPr>
                  <w:ins w:id="4356" w:author="User" w:date="2025-08-20T11:39:00Z">
                    <w:r w:rsidRPr="00710858">
                      <w:rPr>
                        <w:rFonts w:eastAsia="標楷體" w:hint="eastAsia"/>
                        <w:sz w:val="22"/>
                        <w:szCs w:val="22"/>
                      </w:rPr>
                      <w:t>地理：黃淑芳師</w:t>
                    </w:r>
                    <w:r w:rsidRPr="00710858">
                      <w:rPr>
                        <w:rFonts w:eastAsia="標楷體"/>
                        <w:sz w:val="22"/>
                        <w:szCs w:val="22"/>
                      </w:rPr>
                      <w:t xml:space="preserve">  </w:t>
                    </w:r>
                    <w:r w:rsidRPr="00710858">
                      <w:rPr>
                        <w:rFonts w:eastAsia="標楷體" w:hint="eastAsia"/>
                        <w:sz w:val="22"/>
                        <w:szCs w:val="22"/>
                      </w:rPr>
                      <w:t>公民：黃淑芳師</w:t>
                    </w:r>
                    <w:r w:rsidRPr="00710858">
                      <w:rPr>
                        <w:rFonts w:eastAsia="標楷體"/>
                        <w:sz w:val="22"/>
                        <w:szCs w:val="22"/>
                      </w:rPr>
                      <w:t xml:space="preserve">  </w:t>
                    </w:r>
                    <w:r w:rsidRPr="00710858">
                      <w:rPr>
                        <w:rFonts w:eastAsia="標楷體" w:hint="eastAsia"/>
                        <w:sz w:val="22"/>
                        <w:szCs w:val="22"/>
                      </w:rPr>
                      <w:t>表演：張尹馨師</w:t>
                    </w:r>
                    <w:r w:rsidRPr="00710858">
                      <w:rPr>
                        <w:rFonts w:eastAsia="標楷體"/>
                        <w:sz w:val="22"/>
                        <w:szCs w:val="22"/>
                      </w:rPr>
                      <w:t xml:space="preserve">  </w:t>
                    </w:r>
                    <w:r w:rsidRPr="00710858">
                      <w:rPr>
                        <w:rFonts w:eastAsia="標楷體" w:hint="eastAsia"/>
                        <w:sz w:val="22"/>
                        <w:szCs w:val="22"/>
                      </w:rPr>
                      <w:t>音樂：張尹馨師</w:t>
                    </w:r>
                    <w:r w:rsidRPr="00710858">
                      <w:rPr>
                        <w:rFonts w:eastAsia="標楷體"/>
                        <w:sz w:val="22"/>
                        <w:szCs w:val="22"/>
                      </w:rPr>
                      <w:t xml:space="preserve">  </w:t>
                    </w:r>
                    <w:r w:rsidRPr="00710858">
                      <w:rPr>
                        <w:rFonts w:eastAsia="標楷體" w:hint="eastAsia"/>
                        <w:sz w:val="22"/>
                        <w:szCs w:val="22"/>
                      </w:rPr>
                      <w:t>視藝：張尹馨師</w:t>
                    </w:r>
                    <w:r w:rsidRPr="00710858">
                      <w:rPr>
                        <w:rFonts w:eastAsia="標楷體"/>
                        <w:sz w:val="22"/>
                        <w:szCs w:val="22"/>
                      </w:rPr>
                      <w:t xml:space="preserve"> </w:t>
                    </w:r>
                  </w:ins>
                </w:p>
                <w:p w14:paraId="5CB25363" w14:textId="1D7CEA46" w:rsidR="002C0D08" w:rsidRPr="00710858" w:rsidRDefault="002C0D08" w:rsidP="002C0D08">
                  <w:pPr>
                    <w:snapToGrid w:val="0"/>
                    <w:spacing w:beforeLines="20" w:before="72" w:afterLines="20" w:after="72"/>
                    <w:jc w:val="both"/>
                    <w:rPr>
                      <w:ins w:id="4357" w:author="User" w:date="2025-08-20T11:39:00Z"/>
                      <w:rFonts w:eastAsia="標楷體"/>
                      <w:sz w:val="22"/>
                      <w:szCs w:val="22"/>
                    </w:rPr>
                  </w:pPr>
                  <w:ins w:id="4358" w:author="User" w:date="2025-08-20T11:39:00Z">
                    <w:r w:rsidRPr="00710858">
                      <w:rPr>
                        <w:rFonts w:eastAsia="標楷體" w:hint="eastAsia"/>
                        <w:sz w:val="22"/>
                        <w:szCs w:val="22"/>
                      </w:rPr>
                      <w:t>體育：吳莨淯師</w:t>
                    </w:r>
                    <w:r w:rsidRPr="00710858">
                      <w:rPr>
                        <w:rFonts w:eastAsia="標楷體"/>
                        <w:sz w:val="22"/>
                        <w:szCs w:val="22"/>
                      </w:rPr>
                      <w:t xml:space="preserve">  </w:t>
                    </w:r>
                    <w:r w:rsidRPr="00710858">
                      <w:rPr>
                        <w:rFonts w:eastAsia="標楷體" w:hint="eastAsia"/>
                        <w:sz w:val="22"/>
                        <w:szCs w:val="22"/>
                      </w:rPr>
                      <w:t>健教：呂志鴻師</w:t>
                    </w:r>
                    <w:r w:rsidRPr="00710858">
                      <w:rPr>
                        <w:rFonts w:eastAsia="標楷體"/>
                        <w:sz w:val="22"/>
                        <w:szCs w:val="22"/>
                      </w:rPr>
                      <w:t xml:space="preserve">  </w:t>
                    </w:r>
                    <w:r w:rsidRPr="00710858">
                      <w:rPr>
                        <w:rFonts w:eastAsia="標楷體" w:hint="eastAsia"/>
                        <w:sz w:val="22"/>
                        <w:szCs w:val="22"/>
                      </w:rPr>
                      <w:t>童軍：</w:t>
                    </w:r>
                  </w:ins>
                  <w:ins w:id="4359" w:author="User" w:date="2025-08-20T11:41:00Z">
                    <w:r w:rsidRPr="00710858">
                      <w:rPr>
                        <w:rFonts w:eastAsia="標楷體" w:hint="eastAsia"/>
                        <w:sz w:val="22"/>
                        <w:szCs w:val="22"/>
                      </w:rPr>
                      <w:t>吳莨淯</w:t>
                    </w:r>
                  </w:ins>
                  <w:ins w:id="4360" w:author="User" w:date="2025-08-20T11:39:00Z">
                    <w:r w:rsidRPr="00710858">
                      <w:rPr>
                        <w:rFonts w:eastAsia="標楷體" w:hint="eastAsia"/>
                        <w:sz w:val="22"/>
                        <w:szCs w:val="22"/>
                      </w:rPr>
                      <w:t>師</w:t>
                    </w:r>
                    <w:r w:rsidRPr="00710858">
                      <w:rPr>
                        <w:rFonts w:eastAsia="標楷體"/>
                        <w:sz w:val="22"/>
                        <w:szCs w:val="22"/>
                      </w:rPr>
                      <w:t xml:space="preserve">  </w:t>
                    </w:r>
                    <w:r w:rsidRPr="00710858">
                      <w:rPr>
                        <w:rFonts w:eastAsia="標楷體" w:hint="eastAsia"/>
                        <w:sz w:val="22"/>
                        <w:szCs w:val="22"/>
                      </w:rPr>
                      <w:t>輔導：</w:t>
                    </w:r>
                  </w:ins>
                  <w:ins w:id="4361" w:author="User" w:date="2025-08-27T11:48:00Z">
                    <w:r w:rsidR="002464C3" w:rsidRPr="00710858">
                      <w:rPr>
                        <w:rFonts w:eastAsia="標楷體" w:hint="eastAsia"/>
                        <w:sz w:val="22"/>
                        <w:szCs w:val="22"/>
                      </w:rPr>
                      <w:t>簡筠蓁</w:t>
                    </w:r>
                  </w:ins>
                  <w:ins w:id="4362" w:author="User" w:date="2025-08-20T11:39:00Z">
                    <w:r w:rsidRPr="00710858">
                      <w:rPr>
                        <w:rFonts w:eastAsia="標楷體" w:hint="eastAsia"/>
                        <w:sz w:val="22"/>
                        <w:szCs w:val="22"/>
                      </w:rPr>
                      <w:t>師</w:t>
                    </w:r>
                    <w:r w:rsidRPr="00710858">
                      <w:rPr>
                        <w:rFonts w:eastAsia="標楷體"/>
                        <w:sz w:val="22"/>
                        <w:szCs w:val="22"/>
                      </w:rPr>
                      <w:t xml:space="preserve">  </w:t>
                    </w:r>
                    <w:r w:rsidRPr="00710858">
                      <w:rPr>
                        <w:rFonts w:eastAsia="標楷體" w:hint="eastAsia"/>
                        <w:sz w:val="22"/>
                        <w:szCs w:val="22"/>
                      </w:rPr>
                      <w:t>家政：呂志鴻師</w:t>
                    </w:r>
                    <w:r w:rsidRPr="00710858">
                      <w:rPr>
                        <w:rFonts w:eastAsia="標楷體"/>
                        <w:sz w:val="22"/>
                        <w:szCs w:val="22"/>
                      </w:rPr>
                      <w:t xml:space="preserve">  </w:t>
                    </w:r>
                  </w:ins>
                </w:p>
                <w:p w14:paraId="68D92422" w14:textId="4EE19F69" w:rsidR="002C0D08" w:rsidRPr="00710858" w:rsidRDefault="002C0D08" w:rsidP="002C0D08">
                  <w:pPr>
                    <w:snapToGrid w:val="0"/>
                    <w:spacing w:beforeLines="20" w:before="72" w:afterLines="20" w:after="72"/>
                    <w:jc w:val="both"/>
                    <w:rPr>
                      <w:ins w:id="4363" w:author="User" w:date="2025-08-20T11:42:00Z"/>
                      <w:rFonts w:eastAsia="標楷體"/>
                      <w:sz w:val="22"/>
                      <w:szCs w:val="22"/>
                    </w:rPr>
                  </w:pPr>
                  <w:ins w:id="4364" w:author="User" w:date="2025-08-20T11:39:00Z">
                    <w:r w:rsidRPr="00710858">
                      <w:rPr>
                        <w:rFonts w:eastAsia="標楷體" w:hint="eastAsia"/>
                        <w:sz w:val="22"/>
                        <w:szCs w:val="22"/>
                      </w:rPr>
                      <w:t>資訊：呂志鴻師</w:t>
                    </w:r>
                    <w:r w:rsidRPr="00710858">
                      <w:rPr>
                        <w:rFonts w:eastAsia="標楷體"/>
                        <w:sz w:val="22"/>
                        <w:szCs w:val="22"/>
                      </w:rPr>
                      <w:t xml:space="preserve">  </w:t>
                    </w:r>
                    <w:r w:rsidRPr="00710858">
                      <w:rPr>
                        <w:rFonts w:eastAsia="標楷體" w:hint="eastAsia"/>
                        <w:sz w:val="22"/>
                        <w:szCs w:val="22"/>
                      </w:rPr>
                      <w:t>生科：林順成師</w:t>
                    </w:r>
                    <w:r w:rsidRPr="00710858">
                      <w:rPr>
                        <w:rFonts w:eastAsia="標楷體"/>
                        <w:sz w:val="22"/>
                        <w:szCs w:val="22"/>
                      </w:rPr>
                      <w:t xml:space="preserve">  </w:t>
                    </w:r>
                    <w:r w:rsidRPr="00710858">
                      <w:rPr>
                        <w:rFonts w:eastAsia="標楷體" w:hint="eastAsia"/>
                        <w:sz w:val="22"/>
                        <w:szCs w:val="22"/>
                      </w:rPr>
                      <w:t>生活英文：賴睿超師</w:t>
                    </w:r>
                    <w:r w:rsidRPr="00710858">
                      <w:rPr>
                        <w:rFonts w:eastAsia="標楷體"/>
                        <w:sz w:val="22"/>
                        <w:szCs w:val="22"/>
                      </w:rPr>
                      <w:t xml:space="preserve">  </w:t>
                    </w:r>
                  </w:ins>
                  <w:ins w:id="4365" w:author="User" w:date="2025-08-20T11:42:00Z">
                    <w:r w:rsidRPr="00710858">
                      <w:rPr>
                        <w:rFonts w:eastAsia="標楷體" w:hint="eastAsia"/>
                        <w:sz w:val="22"/>
                        <w:szCs w:val="22"/>
                      </w:rPr>
                      <w:t>閱讀：賴睿超師</w:t>
                    </w:r>
                  </w:ins>
                  <w:ins w:id="4366" w:author="User" w:date="2025-08-20T11:43:00Z">
                    <w:r w:rsidRPr="00710858">
                      <w:rPr>
                        <w:rFonts w:eastAsia="標楷體"/>
                        <w:sz w:val="22"/>
                        <w:szCs w:val="22"/>
                      </w:rPr>
                      <w:t xml:space="preserve">  </w:t>
                    </w:r>
                  </w:ins>
                  <w:ins w:id="4367" w:author="User" w:date="2025-08-20T13:30:00Z">
                    <w:r w:rsidR="00404631" w:rsidRPr="00710858">
                      <w:rPr>
                        <w:rFonts w:eastAsia="標楷體" w:hint="eastAsia"/>
                        <w:sz w:val="22"/>
                        <w:szCs w:val="26"/>
                      </w:rPr>
                      <w:t>社團</w:t>
                    </w:r>
                  </w:ins>
                  <w:ins w:id="4368" w:author="User" w:date="2025-08-20T11:43:00Z">
                    <w:r w:rsidRPr="00710858">
                      <w:rPr>
                        <w:rFonts w:eastAsia="標楷體" w:hint="eastAsia"/>
                        <w:sz w:val="22"/>
                        <w:szCs w:val="26"/>
                      </w:rPr>
                      <w:t>：</w:t>
                    </w:r>
                    <w:r w:rsidRPr="00710858">
                      <w:rPr>
                        <w:rFonts w:eastAsia="標楷體" w:hint="eastAsia"/>
                        <w:sz w:val="22"/>
                        <w:szCs w:val="22"/>
                      </w:rPr>
                      <w:t>張尹馨</w:t>
                    </w:r>
                    <w:r w:rsidRPr="00710858">
                      <w:rPr>
                        <w:rFonts w:eastAsia="標楷體" w:hint="eastAsia"/>
                        <w:sz w:val="22"/>
                        <w:szCs w:val="26"/>
                      </w:rPr>
                      <w:t>師</w:t>
                    </w:r>
                  </w:ins>
                </w:p>
                <w:p w14:paraId="6BEEC2D5" w14:textId="14821D91" w:rsidR="002C0D08" w:rsidRPr="00710858" w:rsidRDefault="002C0D08">
                  <w:pPr>
                    <w:snapToGrid w:val="0"/>
                    <w:spacing w:beforeLines="20" w:before="72" w:afterLines="20" w:after="72"/>
                    <w:jc w:val="both"/>
                    <w:rPr>
                      <w:ins w:id="4369" w:author="User" w:date="2025-08-20T11:39:00Z"/>
                      <w:rFonts w:eastAsia="標楷體"/>
                      <w:sz w:val="22"/>
                      <w:szCs w:val="22"/>
                    </w:rPr>
                  </w:pPr>
                  <w:ins w:id="4370" w:author="User" w:date="2025-08-20T11:41:00Z">
                    <w:r w:rsidRPr="00710858">
                      <w:rPr>
                        <w:rFonts w:eastAsia="標楷體" w:hint="eastAsia"/>
                        <w:sz w:val="22"/>
                        <w:szCs w:val="22"/>
                      </w:rPr>
                      <w:t>生活科學</w:t>
                    </w:r>
                  </w:ins>
                  <w:ins w:id="4371" w:author="User" w:date="2025-08-20T11:39:00Z">
                    <w:r w:rsidRPr="00710858">
                      <w:rPr>
                        <w:rFonts w:eastAsia="標楷體" w:hint="eastAsia"/>
                        <w:sz w:val="22"/>
                        <w:szCs w:val="22"/>
                      </w:rPr>
                      <w:t>：</w:t>
                    </w:r>
                  </w:ins>
                  <w:ins w:id="4372" w:author="User" w:date="2025-08-20T11:41:00Z">
                    <w:r w:rsidRPr="00710858">
                      <w:rPr>
                        <w:rFonts w:eastAsia="標楷體" w:hint="eastAsia"/>
                        <w:sz w:val="22"/>
                        <w:szCs w:val="22"/>
                      </w:rPr>
                      <w:t>郭文旺</w:t>
                    </w:r>
                  </w:ins>
                  <w:ins w:id="4373" w:author="User" w:date="2025-08-20T11:39:00Z">
                    <w:r w:rsidRPr="00710858">
                      <w:rPr>
                        <w:rFonts w:eastAsia="標楷體" w:hint="eastAsia"/>
                        <w:sz w:val="22"/>
                        <w:szCs w:val="22"/>
                      </w:rPr>
                      <w:t>師</w:t>
                    </w:r>
                  </w:ins>
                  <w:ins w:id="4374" w:author="User" w:date="2025-08-20T11:42:00Z">
                    <w:r w:rsidRPr="00710858">
                      <w:rPr>
                        <w:rFonts w:eastAsia="標楷體"/>
                        <w:sz w:val="22"/>
                        <w:szCs w:val="22"/>
                      </w:rPr>
                      <w:t xml:space="preserve">  </w:t>
                    </w:r>
                  </w:ins>
                  <w:ins w:id="4375" w:author="User" w:date="2025-08-20T11:39:00Z">
                    <w:r w:rsidRPr="00710858">
                      <w:rPr>
                        <w:rFonts w:eastAsia="標楷體" w:hint="eastAsia"/>
                        <w:sz w:val="22"/>
                        <w:szCs w:val="22"/>
                      </w:rPr>
                      <w:t>邏輯推理</w:t>
                    </w:r>
                    <w:r w:rsidRPr="00710858">
                      <w:rPr>
                        <w:rFonts w:ascii="標楷體" w:eastAsia="標楷體" w:hAnsi="標楷體" w:hint="eastAsia"/>
                        <w:sz w:val="22"/>
                        <w:szCs w:val="22"/>
                      </w:rPr>
                      <w:t>：</w:t>
                    </w:r>
                  </w:ins>
                  <w:ins w:id="4376" w:author="User" w:date="2025-08-20T11:42:00Z">
                    <w:r w:rsidRPr="00710858">
                      <w:rPr>
                        <w:rFonts w:eastAsia="標楷體" w:hint="eastAsia"/>
                        <w:sz w:val="22"/>
                        <w:szCs w:val="22"/>
                      </w:rPr>
                      <w:t>張鈞棨</w:t>
                    </w:r>
                  </w:ins>
                  <w:ins w:id="4377" w:author="User" w:date="2025-08-20T11:39:00Z">
                    <w:r w:rsidRPr="00710858">
                      <w:rPr>
                        <w:rFonts w:eastAsia="標楷體" w:hint="eastAsia"/>
                        <w:sz w:val="22"/>
                        <w:szCs w:val="22"/>
                      </w:rPr>
                      <w:t>師</w:t>
                    </w:r>
                    <w:r w:rsidRPr="00710858">
                      <w:rPr>
                        <w:rFonts w:eastAsia="標楷體"/>
                        <w:sz w:val="22"/>
                        <w:szCs w:val="22"/>
                      </w:rPr>
                      <w:t xml:space="preserve">  </w:t>
                    </w:r>
                    <w:r w:rsidRPr="00710858">
                      <w:rPr>
                        <w:rFonts w:eastAsia="標楷體" w:hint="eastAsia"/>
                        <w:sz w:val="22"/>
                        <w:szCs w:val="22"/>
                      </w:rPr>
                      <w:t>本土語</w:t>
                    </w:r>
                    <w:r w:rsidRPr="00710858">
                      <w:rPr>
                        <w:rFonts w:ascii="標楷體" w:eastAsia="標楷體" w:hAnsi="標楷體" w:hint="eastAsia"/>
                        <w:sz w:val="22"/>
                        <w:szCs w:val="22"/>
                      </w:rPr>
                      <w:t>：陳雅玲師</w:t>
                    </w:r>
                    <w:r w:rsidRPr="00710858">
                      <w:rPr>
                        <w:rFonts w:ascii="標楷體" w:eastAsia="標楷體" w:hAnsi="標楷體"/>
                        <w:sz w:val="22"/>
                        <w:szCs w:val="22"/>
                      </w:rPr>
                      <w:t xml:space="preserve">  </w:t>
                    </w:r>
                  </w:ins>
                </w:p>
                <w:p w14:paraId="41B56428" w14:textId="77777777" w:rsidR="002C0D08" w:rsidRPr="008C7568" w:rsidRDefault="002C0D08" w:rsidP="002C0D08">
                  <w:pPr>
                    <w:snapToGrid w:val="0"/>
                    <w:spacing w:beforeLines="20" w:before="72" w:afterLines="20" w:after="72"/>
                    <w:jc w:val="both"/>
                    <w:rPr>
                      <w:ins w:id="4378" w:author="User" w:date="2025-08-20T11:39:00Z"/>
                      <w:rFonts w:eastAsia="標楷體"/>
                      <w:b/>
                      <w:bCs/>
                      <w:color w:val="FF0000"/>
                      <w:sz w:val="20"/>
                      <w:szCs w:val="22"/>
                      <w:rPrChange w:id="4379" w:author="User" w:date="2025-11-28T15:59:00Z">
                        <w:rPr>
                          <w:ins w:id="4380" w:author="User" w:date="2025-08-20T11:39:00Z"/>
                          <w:rFonts w:eastAsia="標楷體"/>
                          <w:b/>
                          <w:bCs/>
                          <w:sz w:val="20"/>
                          <w:szCs w:val="22"/>
                        </w:rPr>
                      </w:rPrChange>
                    </w:rPr>
                  </w:pPr>
                  <w:ins w:id="4381" w:author="User" w:date="2025-08-20T11:39:00Z"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4382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技藝時間：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4383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09/16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4384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4385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09/23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4386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4387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10/07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4388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4389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10/21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4390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4391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11/04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4392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4393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11/18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4394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4395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12/02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4396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4397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12/16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4398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4399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12/30</w:t>
                    </w:r>
                  </w:ins>
                </w:p>
                <w:p w14:paraId="7EF8B324" w14:textId="729FB581" w:rsidR="002C0D08" w:rsidRPr="008C7568" w:rsidDel="002E46DA" w:rsidRDefault="00404631" w:rsidP="002C0D08">
                  <w:pPr>
                    <w:snapToGrid w:val="0"/>
                    <w:spacing w:beforeLines="20" w:before="72" w:afterLines="20" w:after="72"/>
                    <w:jc w:val="both"/>
                    <w:rPr>
                      <w:del w:id="4400" w:author="User" w:date="2025-08-20T11:39:00Z"/>
                      <w:rFonts w:eastAsia="標楷體"/>
                      <w:color w:val="FF0000"/>
                      <w:sz w:val="22"/>
                      <w:szCs w:val="22"/>
                      <w:rPrChange w:id="4401" w:author="User" w:date="2025-11-28T15:59:00Z">
                        <w:rPr>
                          <w:del w:id="4402" w:author="User" w:date="2025-08-20T11:39:00Z"/>
                          <w:rFonts w:eastAsia="標楷體"/>
                          <w:color w:val="000000" w:themeColor="text1"/>
                          <w:sz w:val="22"/>
                          <w:szCs w:val="22"/>
                        </w:rPr>
                      </w:rPrChange>
                    </w:rPr>
                  </w:pPr>
                  <w:ins w:id="4403" w:author="User" w:date="2025-08-20T13:29:00Z"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4404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社團時間：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4405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09/04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4406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4407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10/02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4408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4409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10/16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4410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4411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11/06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4412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4413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11/13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4414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4415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11/27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4416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4417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12/04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4418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4419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01/08</w:t>
                    </w:r>
                  </w:ins>
                  <w:del w:id="4420" w:author="User" w:date="2025-08-20T11:39:00Z">
                    <w:r w:rsidR="002C0D08" w:rsidRPr="008C7568" w:rsidDel="002E46DA">
                      <w:rPr>
                        <w:rFonts w:eastAsia="標楷體" w:hint="eastAsia"/>
                        <w:color w:val="FF0000"/>
                        <w:sz w:val="22"/>
                        <w:szCs w:val="22"/>
                        <w:rPrChange w:id="4421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國文：顏良宇師</w:delText>
                    </w:r>
                    <w:r w:rsidR="002C0D08" w:rsidRPr="008C7568" w:rsidDel="002E46DA">
                      <w:rPr>
                        <w:rFonts w:eastAsia="標楷體"/>
                        <w:color w:val="FF0000"/>
                        <w:sz w:val="22"/>
                        <w:szCs w:val="22"/>
                        <w:rPrChange w:id="4422" w:author="User" w:date="2025-11-28T15:59:00Z">
                          <w:rPr>
                            <w:rFonts w:eastAsia="標楷體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 xml:space="preserve">  </w:delText>
                    </w:r>
                    <w:r w:rsidR="002C0D08" w:rsidRPr="008C7568" w:rsidDel="002E46DA">
                      <w:rPr>
                        <w:rFonts w:eastAsia="標楷體" w:hint="eastAsia"/>
                        <w:color w:val="FF0000"/>
                        <w:sz w:val="22"/>
                        <w:szCs w:val="22"/>
                        <w:rPrChange w:id="4423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英文：莊青樺師</w:delText>
                    </w:r>
                    <w:r w:rsidR="002C0D08" w:rsidRPr="008C7568" w:rsidDel="002E46DA">
                      <w:rPr>
                        <w:rFonts w:eastAsia="標楷體"/>
                        <w:color w:val="FF0000"/>
                        <w:sz w:val="22"/>
                        <w:szCs w:val="22"/>
                        <w:rPrChange w:id="4424" w:author="User" w:date="2025-11-28T15:59:00Z">
                          <w:rPr>
                            <w:rFonts w:eastAsia="標楷體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 xml:space="preserve">  </w:delText>
                    </w:r>
                    <w:r w:rsidR="002C0D08" w:rsidRPr="008C7568" w:rsidDel="002E46DA">
                      <w:rPr>
                        <w:rFonts w:eastAsia="標楷體" w:hint="eastAsia"/>
                        <w:color w:val="FF0000"/>
                        <w:sz w:val="22"/>
                        <w:szCs w:val="22"/>
                        <w:rPrChange w:id="4425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數學：</w:delText>
                    </w:r>
                  </w:del>
                  <w:ins w:id="4426" w:author="Windows 使用者" w:date="2024-08-06T10:03:00Z">
                    <w:del w:id="4427" w:author="User" w:date="2025-08-20T11:39:00Z">
                      <w:r w:rsidR="002C0D08" w:rsidRPr="008C7568" w:rsidDel="002E46DA">
                        <w:rPr>
                          <w:rFonts w:eastAsia="標楷體" w:hint="eastAsia"/>
                          <w:color w:val="FF0000"/>
                          <w:sz w:val="22"/>
                          <w:szCs w:val="22"/>
                          <w:rPrChange w:id="4428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張鈞棨</w:delText>
                      </w:r>
                    </w:del>
                  </w:ins>
                  <w:del w:id="4429" w:author="User" w:date="2025-08-20T11:39:00Z">
                    <w:r w:rsidR="002C0D08" w:rsidRPr="008C7568" w:rsidDel="002E46DA">
                      <w:rPr>
                        <w:rFonts w:eastAsia="標楷體" w:hint="eastAsia"/>
                        <w:color w:val="FF0000"/>
                        <w:sz w:val="22"/>
                        <w:szCs w:val="22"/>
                        <w:rPrChange w:id="4430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林順成師</w:delText>
                    </w:r>
                    <w:r w:rsidR="002C0D08" w:rsidRPr="008C7568" w:rsidDel="002E46DA">
                      <w:rPr>
                        <w:rFonts w:eastAsia="標楷體"/>
                        <w:color w:val="FF0000"/>
                        <w:sz w:val="22"/>
                        <w:szCs w:val="22"/>
                        <w:rPrChange w:id="4431" w:author="User" w:date="2025-11-28T15:59:00Z">
                          <w:rPr>
                            <w:rFonts w:eastAsia="標楷體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 xml:space="preserve">  </w:delText>
                    </w:r>
                    <w:r w:rsidR="002C0D08" w:rsidRPr="008C7568" w:rsidDel="002E46DA">
                      <w:rPr>
                        <w:rFonts w:eastAsia="標楷體" w:hint="eastAsia"/>
                        <w:color w:val="FF0000"/>
                        <w:sz w:val="22"/>
                        <w:szCs w:val="22"/>
                        <w:rPrChange w:id="4432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自然：郭文旺師</w:delText>
                    </w:r>
                    <w:r w:rsidR="002C0D08" w:rsidRPr="008C7568" w:rsidDel="002E46DA">
                      <w:rPr>
                        <w:rFonts w:eastAsia="標楷體"/>
                        <w:color w:val="FF0000"/>
                        <w:sz w:val="22"/>
                        <w:szCs w:val="22"/>
                        <w:rPrChange w:id="4433" w:author="User" w:date="2025-11-28T15:59:00Z">
                          <w:rPr>
                            <w:rFonts w:eastAsia="標楷體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 xml:space="preserve">  </w:delText>
                    </w:r>
                    <w:r w:rsidR="002C0D08" w:rsidRPr="008C7568" w:rsidDel="002E46DA">
                      <w:rPr>
                        <w:rFonts w:eastAsia="標楷體" w:hint="eastAsia"/>
                        <w:color w:val="FF0000"/>
                        <w:sz w:val="22"/>
                        <w:szCs w:val="22"/>
                        <w:rPrChange w:id="4434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歷史：</w:delText>
                    </w:r>
                  </w:del>
                  <w:ins w:id="4435" w:author="Windows 使用者" w:date="2024-08-06T10:03:00Z">
                    <w:del w:id="4436" w:author="User" w:date="2025-08-20T11:39:00Z">
                      <w:r w:rsidR="002C0D08" w:rsidRPr="008C7568" w:rsidDel="002E46DA">
                        <w:rPr>
                          <w:rFonts w:eastAsia="標楷體" w:hint="eastAsia"/>
                          <w:color w:val="FF0000"/>
                          <w:sz w:val="22"/>
                          <w:szCs w:val="22"/>
                          <w:rPrChange w:id="4437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林怡樺</w:delText>
                      </w:r>
                    </w:del>
                  </w:ins>
                  <w:del w:id="4438" w:author="User" w:date="2025-08-20T11:39:00Z">
                    <w:r w:rsidR="002C0D08" w:rsidRPr="008C7568" w:rsidDel="002E46DA">
                      <w:rPr>
                        <w:rFonts w:eastAsia="標楷體" w:hint="eastAsia"/>
                        <w:color w:val="FF0000"/>
                        <w:sz w:val="22"/>
                        <w:szCs w:val="22"/>
                        <w:rPrChange w:id="4439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楊淑婷師</w:delText>
                    </w:r>
                  </w:del>
                </w:p>
                <w:p w14:paraId="25FD72E0" w14:textId="6A8BFF59" w:rsidR="002C0D08" w:rsidRPr="008C7568" w:rsidDel="002E46DA" w:rsidRDefault="002C0D08" w:rsidP="002C0D08">
                  <w:pPr>
                    <w:snapToGrid w:val="0"/>
                    <w:spacing w:beforeLines="20" w:before="72" w:afterLines="20" w:after="72"/>
                    <w:jc w:val="both"/>
                    <w:rPr>
                      <w:del w:id="4440" w:author="User" w:date="2025-08-20T11:39:00Z"/>
                      <w:rFonts w:eastAsia="標楷體"/>
                      <w:color w:val="FF0000"/>
                      <w:sz w:val="22"/>
                      <w:szCs w:val="22"/>
                      <w:rPrChange w:id="4441" w:author="User" w:date="2025-11-28T15:59:00Z">
                        <w:rPr>
                          <w:del w:id="4442" w:author="User" w:date="2025-08-20T11:39:00Z"/>
                          <w:rFonts w:eastAsia="標楷體"/>
                          <w:color w:val="000000" w:themeColor="text1"/>
                          <w:sz w:val="22"/>
                          <w:szCs w:val="22"/>
                        </w:rPr>
                      </w:rPrChange>
                    </w:rPr>
                  </w:pPr>
                  <w:del w:id="4443" w:author="User" w:date="2025-08-20T11:39:00Z">
                    <w:r w:rsidRPr="008C7568" w:rsidDel="002E46DA">
                      <w:rPr>
                        <w:rFonts w:eastAsia="標楷體" w:hint="eastAsia"/>
                        <w:color w:val="FF0000"/>
                        <w:sz w:val="22"/>
                        <w:szCs w:val="22"/>
                        <w:rPrChange w:id="4444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地理：</w:delText>
                    </w:r>
                  </w:del>
                  <w:ins w:id="4445" w:author="Windows 使用者" w:date="2024-08-06T10:10:00Z">
                    <w:del w:id="4446" w:author="User" w:date="2025-08-20T11:39:00Z">
                      <w:r w:rsidRPr="008C7568" w:rsidDel="002E46DA">
                        <w:rPr>
                          <w:rFonts w:eastAsia="標楷體" w:hint="eastAsia"/>
                          <w:color w:val="FF0000"/>
                          <w:sz w:val="22"/>
                          <w:szCs w:val="22"/>
                          <w:rPrChange w:id="4447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林怡樺</w:delText>
                      </w:r>
                    </w:del>
                  </w:ins>
                  <w:del w:id="4448" w:author="User" w:date="2025-08-20T11:39:00Z">
                    <w:r w:rsidRPr="008C7568" w:rsidDel="002E46DA">
                      <w:rPr>
                        <w:rFonts w:eastAsia="標楷體" w:hint="eastAsia"/>
                        <w:color w:val="FF0000"/>
                        <w:sz w:val="22"/>
                        <w:szCs w:val="22"/>
                        <w:rPrChange w:id="4449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楊淑婷師</w:delText>
                    </w:r>
                    <w:r w:rsidRPr="008C7568" w:rsidDel="002E46DA">
                      <w:rPr>
                        <w:rFonts w:eastAsia="標楷體"/>
                        <w:color w:val="FF0000"/>
                        <w:sz w:val="22"/>
                        <w:szCs w:val="22"/>
                        <w:rPrChange w:id="4450" w:author="User" w:date="2025-11-28T15:59:00Z">
                          <w:rPr>
                            <w:rFonts w:eastAsia="標楷體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 xml:space="preserve">  </w:delText>
                    </w:r>
                    <w:r w:rsidRPr="008C7568" w:rsidDel="002E46DA">
                      <w:rPr>
                        <w:rFonts w:eastAsia="標楷體" w:hint="eastAsia"/>
                        <w:color w:val="FF0000"/>
                        <w:sz w:val="22"/>
                        <w:szCs w:val="22"/>
                        <w:rPrChange w:id="4451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公民：</w:delText>
                    </w:r>
                  </w:del>
                  <w:ins w:id="4452" w:author="Windows 使用者" w:date="2024-08-06T10:10:00Z">
                    <w:del w:id="4453" w:author="User" w:date="2025-08-20T11:39:00Z">
                      <w:r w:rsidRPr="008C7568" w:rsidDel="002E46DA">
                        <w:rPr>
                          <w:rFonts w:eastAsia="標楷體" w:hint="eastAsia"/>
                          <w:color w:val="FF0000"/>
                          <w:sz w:val="22"/>
                          <w:szCs w:val="22"/>
                          <w:rPrChange w:id="4454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林怡樺</w:delText>
                      </w:r>
                    </w:del>
                  </w:ins>
                  <w:del w:id="4455" w:author="User" w:date="2025-08-20T11:39:00Z">
                    <w:r w:rsidRPr="008C7568" w:rsidDel="002E46DA">
                      <w:rPr>
                        <w:rFonts w:eastAsia="標楷體" w:hint="eastAsia"/>
                        <w:color w:val="FF0000"/>
                        <w:sz w:val="22"/>
                        <w:szCs w:val="22"/>
                        <w:rPrChange w:id="4456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楊淑婷師</w:delText>
                    </w:r>
                    <w:r w:rsidRPr="008C7568" w:rsidDel="002E46DA">
                      <w:rPr>
                        <w:rFonts w:eastAsia="標楷體"/>
                        <w:color w:val="FF0000"/>
                        <w:sz w:val="22"/>
                        <w:szCs w:val="22"/>
                        <w:rPrChange w:id="4457" w:author="User" w:date="2025-11-28T15:59:00Z">
                          <w:rPr>
                            <w:rFonts w:eastAsia="標楷體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 xml:space="preserve">  </w:delText>
                    </w:r>
                    <w:r w:rsidRPr="008C7568" w:rsidDel="002E46DA">
                      <w:rPr>
                        <w:rFonts w:eastAsia="標楷體" w:hint="eastAsia"/>
                        <w:color w:val="FF0000"/>
                        <w:sz w:val="22"/>
                        <w:szCs w:val="22"/>
                        <w:rPrChange w:id="4458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表演：</w:delText>
                    </w:r>
                  </w:del>
                  <w:ins w:id="4459" w:author="Windows 使用者" w:date="2024-08-06T10:11:00Z">
                    <w:del w:id="4460" w:author="User" w:date="2025-08-20T11:39:00Z">
                      <w:r w:rsidRPr="008C7568" w:rsidDel="002E46DA">
                        <w:rPr>
                          <w:rFonts w:eastAsia="標楷體" w:hint="eastAsia"/>
                          <w:color w:val="FF0000"/>
                          <w:sz w:val="22"/>
                          <w:szCs w:val="22"/>
                          <w:rPrChange w:id="4461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王晏庭</w:delText>
                      </w:r>
                    </w:del>
                  </w:ins>
                  <w:del w:id="4462" w:author="User" w:date="2025-08-20T11:39:00Z">
                    <w:r w:rsidRPr="008C7568" w:rsidDel="002E46DA">
                      <w:rPr>
                        <w:rFonts w:eastAsia="標楷體" w:hint="eastAsia"/>
                        <w:color w:val="FF0000"/>
                        <w:sz w:val="22"/>
                        <w:szCs w:val="22"/>
                        <w:rPrChange w:id="4463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林丞宇師</w:delText>
                    </w:r>
                    <w:r w:rsidRPr="008C7568" w:rsidDel="002E46DA">
                      <w:rPr>
                        <w:rFonts w:eastAsia="標楷體"/>
                        <w:color w:val="FF0000"/>
                        <w:sz w:val="22"/>
                        <w:szCs w:val="22"/>
                        <w:rPrChange w:id="4464" w:author="User" w:date="2025-11-28T15:59:00Z">
                          <w:rPr>
                            <w:rFonts w:eastAsia="標楷體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 xml:space="preserve">  </w:delText>
                    </w:r>
                    <w:r w:rsidRPr="008C7568" w:rsidDel="002E46DA">
                      <w:rPr>
                        <w:rFonts w:eastAsia="標楷體" w:hint="eastAsia"/>
                        <w:color w:val="FF0000"/>
                        <w:sz w:val="22"/>
                        <w:szCs w:val="22"/>
                        <w:rPrChange w:id="4465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音樂：</w:delText>
                    </w:r>
                  </w:del>
                  <w:ins w:id="4466" w:author="Windows 使用者" w:date="2024-08-06T10:11:00Z">
                    <w:del w:id="4467" w:author="User" w:date="2025-08-20T11:39:00Z">
                      <w:r w:rsidRPr="008C7568" w:rsidDel="002E46DA">
                        <w:rPr>
                          <w:rFonts w:eastAsia="標楷體" w:hint="eastAsia"/>
                          <w:color w:val="FF0000"/>
                          <w:sz w:val="22"/>
                          <w:szCs w:val="22"/>
                          <w:rPrChange w:id="4468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王晏庭</w:delText>
                      </w:r>
                    </w:del>
                  </w:ins>
                  <w:del w:id="4469" w:author="User" w:date="2025-08-20T11:39:00Z">
                    <w:r w:rsidRPr="008C7568" w:rsidDel="002E46DA">
                      <w:rPr>
                        <w:rFonts w:eastAsia="標楷體" w:hint="eastAsia"/>
                        <w:color w:val="FF0000"/>
                        <w:sz w:val="22"/>
                        <w:szCs w:val="22"/>
                        <w:rPrChange w:id="4470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林丞宇師</w:delText>
                    </w:r>
                    <w:r w:rsidRPr="008C7568" w:rsidDel="002E46DA">
                      <w:rPr>
                        <w:rFonts w:eastAsia="標楷體"/>
                        <w:color w:val="FF0000"/>
                        <w:sz w:val="22"/>
                        <w:szCs w:val="22"/>
                        <w:rPrChange w:id="4471" w:author="User" w:date="2025-11-28T15:59:00Z">
                          <w:rPr>
                            <w:rFonts w:eastAsia="標楷體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 xml:space="preserve">  </w:delText>
                    </w:r>
                    <w:r w:rsidRPr="008C7568" w:rsidDel="002E46DA">
                      <w:rPr>
                        <w:rFonts w:eastAsia="標楷體" w:hint="eastAsia"/>
                        <w:color w:val="FF0000"/>
                        <w:sz w:val="22"/>
                        <w:szCs w:val="22"/>
                        <w:rPrChange w:id="4472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視藝：</w:delText>
                    </w:r>
                  </w:del>
                  <w:ins w:id="4473" w:author="Windows 使用者" w:date="2024-08-06T10:11:00Z">
                    <w:del w:id="4474" w:author="User" w:date="2025-08-20T11:39:00Z">
                      <w:r w:rsidRPr="008C7568" w:rsidDel="002E46DA">
                        <w:rPr>
                          <w:rFonts w:eastAsia="標楷體" w:hint="eastAsia"/>
                          <w:color w:val="FF0000"/>
                          <w:sz w:val="22"/>
                          <w:szCs w:val="22"/>
                          <w:rPrChange w:id="4475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王晏庭</w:delText>
                      </w:r>
                    </w:del>
                  </w:ins>
                  <w:del w:id="4476" w:author="User" w:date="2025-08-20T11:39:00Z">
                    <w:r w:rsidRPr="008C7568" w:rsidDel="002E46DA">
                      <w:rPr>
                        <w:rFonts w:eastAsia="標楷體" w:hint="eastAsia"/>
                        <w:b/>
                        <w:color w:val="FF0000"/>
                        <w:sz w:val="22"/>
                        <w:szCs w:val="26"/>
                        <w:rPrChange w:id="4477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林丞宇</w:delText>
                    </w:r>
                    <w:r w:rsidRPr="008C7568" w:rsidDel="002E46DA">
                      <w:rPr>
                        <w:rFonts w:eastAsia="標楷體" w:hint="eastAsia"/>
                        <w:color w:val="FF0000"/>
                        <w:sz w:val="22"/>
                        <w:szCs w:val="22"/>
                        <w:rPrChange w:id="4478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師</w:delText>
                    </w:r>
                  </w:del>
                </w:p>
                <w:p w14:paraId="072CCC87" w14:textId="082ED341" w:rsidR="002C0D08" w:rsidRPr="008C7568" w:rsidDel="002E46DA" w:rsidRDefault="002C0D08" w:rsidP="002C0D08">
                  <w:pPr>
                    <w:snapToGrid w:val="0"/>
                    <w:spacing w:beforeLines="20" w:before="72" w:afterLines="20" w:after="72"/>
                    <w:jc w:val="both"/>
                    <w:rPr>
                      <w:del w:id="4479" w:author="User" w:date="2025-08-20T11:39:00Z"/>
                      <w:rFonts w:eastAsia="標楷體"/>
                      <w:color w:val="FF0000"/>
                      <w:sz w:val="22"/>
                      <w:szCs w:val="22"/>
                      <w:rPrChange w:id="4480" w:author="User" w:date="2025-11-28T15:59:00Z">
                        <w:rPr>
                          <w:del w:id="4481" w:author="User" w:date="2025-08-20T11:39:00Z"/>
                          <w:rFonts w:eastAsia="標楷體"/>
                          <w:color w:val="000000" w:themeColor="text1"/>
                          <w:sz w:val="22"/>
                          <w:szCs w:val="22"/>
                        </w:rPr>
                      </w:rPrChange>
                    </w:rPr>
                  </w:pPr>
                  <w:del w:id="4482" w:author="User" w:date="2025-08-20T11:39:00Z">
                    <w:r w:rsidRPr="008C7568" w:rsidDel="002E46DA">
                      <w:rPr>
                        <w:rFonts w:eastAsia="標楷體" w:hint="eastAsia"/>
                        <w:color w:val="FF0000"/>
                        <w:sz w:val="22"/>
                        <w:szCs w:val="22"/>
                        <w:rPrChange w:id="4483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體育：</w:delText>
                    </w:r>
                  </w:del>
                  <w:ins w:id="4484" w:author="Windows 使用者" w:date="2024-10-07T10:43:00Z">
                    <w:del w:id="4485" w:author="User" w:date="2025-08-20T11:39:00Z">
                      <w:r w:rsidRPr="008C7568" w:rsidDel="002E46DA">
                        <w:rPr>
                          <w:rFonts w:eastAsia="標楷體" w:hint="eastAsia"/>
                          <w:color w:val="FF0000"/>
                          <w:sz w:val="22"/>
                          <w:szCs w:val="22"/>
                          <w:rPrChange w:id="4486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張芙綸</w:delText>
                      </w:r>
                    </w:del>
                  </w:ins>
                  <w:del w:id="4487" w:author="User" w:date="2025-08-20T11:39:00Z">
                    <w:r w:rsidRPr="008C7568" w:rsidDel="002E46DA">
                      <w:rPr>
                        <w:rFonts w:eastAsia="標楷體" w:hint="eastAsia"/>
                        <w:color w:val="FF0000"/>
                        <w:sz w:val="22"/>
                        <w:szCs w:val="22"/>
                        <w:rPrChange w:id="4488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余羿辰師</w:delText>
                    </w:r>
                    <w:r w:rsidRPr="008C7568" w:rsidDel="002E46DA">
                      <w:rPr>
                        <w:rFonts w:eastAsia="標楷體"/>
                        <w:color w:val="FF0000"/>
                        <w:sz w:val="22"/>
                        <w:szCs w:val="22"/>
                        <w:rPrChange w:id="4489" w:author="User" w:date="2025-11-28T15:59:00Z">
                          <w:rPr>
                            <w:rFonts w:eastAsia="標楷體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 xml:space="preserve">  </w:delText>
                    </w:r>
                    <w:r w:rsidRPr="008C7568" w:rsidDel="002E46DA">
                      <w:rPr>
                        <w:rFonts w:eastAsia="標楷體" w:hint="eastAsia"/>
                        <w:color w:val="FF0000"/>
                        <w:sz w:val="22"/>
                        <w:szCs w:val="22"/>
                        <w:rPrChange w:id="4490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健教：</w:delText>
                    </w:r>
                  </w:del>
                  <w:ins w:id="4491" w:author="Windows 使用者" w:date="2024-08-06T10:12:00Z">
                    <w:del w:id="4492" w:author="User" w:date="2025-08-20T11:39:00Z">
                      <w:r w:rsidRPr="008C7568" w:rsidDel="002E46DA">
                        <w:rPr>
                          <w:rFonts w:eastAsia="標楷體" w:hint="eastAsia"/>
                          <w:color w:val="FF0000"/>
                          <w:sz w:val="22"/>
                          <w:szCs w:val="26"/>
                          <w:rPrChange w:id="4493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6"/>
                            </w:rPr>
                          </w:rPrChange>
                        </w:rPr>
                        <w:delText>王曉明</w:delText>
                      </w:r>
                    </w:del>
                  </w:ins>
                  <w:del w:id="4494" w:author="User" w:date="2025-08-20T11:39:00Z">
                    <w:r w:rsidRPr="008C7568" w:rsidDel="002E46DA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4495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王傑瑋師</w:delText>
                    </w:r>
                    <w:r w:rsidRPr="008C7568" w:rsidDel="002E46DA">
                      <w:rPr>
                        <w:rFonts w:eastAsia="標楷體"/>
                        <w:color w:val="FF0000"/>
                        <w:sz w:val="22"/>
                        <w:szCs w:val="22"/>
                        <w:rPrChange w:id="4496" w:author="User" w:date="2025-11-28T15:59:00Z">
                          <w:rPr>
                            <w:rFonts w:eastAsia="標楷體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 xml:space="preserve">  </w:delText>
                    </w:r>
                    <w:r w:rsidRPr="008C7568" w:rsidDel="002E46DA">
                      <w:rPr>
                        <w:rFonts w:eastAsia="標楷體" w:hint="eastAsia"/>
                        <w:color w:val="FF0000"/>
                        <w:sz w:val="22"/>
                        <w:szCs w:val="22"/>
                        <w:rPrChange w:id="4497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童軍：</w:delText>
                    </w:r>
                  </w:del>
                  <w:ins w:id="4498" w:author="Windows 使用者" w:date="2024-08-06T10:12:00Z">
                    <w:del w:id="4499" w:author="User" w:date="2025-08-20T11:39:00Z">
                      <w:r w:rsidRPr="008C7568" w:rsidDel="002E46DA">
                        <w:rPr>
                          <w:rFonts w:eastAsia="標楷體" w:hint="eastAsia"/>
                          <w:color w:val="FF0000"/>
                          <w:sz w:val="22"/>
                          <w:szCs w:val="26"/>
                          <w:rPrChange w:id="4500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6"/>
                            </w:rPr>
                          </w:rPrChange>
                        </w:rPr>
                        <w:delText>林順成</w:delText>
                      </w:r>
                    </w:del>
                  </w:ins>
                  <w:del w:id="4501" w:author="User" w:date="2025-08-20T11:39:00Z">
                    <w:r w:rsidRPr="008C7568" w:rsidDel="002E46DA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4502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王傑瑋</w:delText>
                    </w:r>
                    <w:r w:rsidRPr="008C7568" w:rsidDel="002E46DA">
                      <w:rPr>
                        <w:rFonts w:eastAsia="標楷體" w:hint="eastAsia"/>
                        <w:color w:val="FF0000"/>
                        <w:sz w:val="22"/>
                        <w:szCs w:val="22"/>
                        <w:rPrChange w:id="4503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師</w:delText>
                    </w:r>
                    <w:r w:rsidRPr="008C7568" w:rsidDel="002E46DA">
                      <w:rPr>
                        <w:rFonts w:eastAsia="標楷體"/>
                        <w:color w:val="FF0000"/>
                        <w:sz w:val="22"/>
                        <w:szCs w:val="22"/>
                        <w:rPrChange w:id="4504" w:author="User" w:date="2025-11-28T15:59:00Z">
                          <w:rPr>
                            <w:rFonts w:eastAsia="標楷體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 xml:space="preserve">  </w:delText>
                    </w:r>
                    <w:r w:rsidRPr="008C7568" w:rsidDel="002E46DA">
                      <w:rPr>
                        <w:rFonts w:eastAsia="標楷體" w:hint="eastAsia"/>
                        <w:color w:val="FF0000"/>
                        <w:sz w:val="22"/>
                        <w:szCs w:val="22"/>
                        <w:rPrChange w:id="4505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輔導：胡安娣師</w:delText>
                    </w:r>
                    <w:r w:rsidRPr="008C7568" w:rsidDel="002E46DA">
                      <w:rPr>
                        <w:rFonts w:eastAsia="標楷體"/>
                        <w:color w:val="FF0000"/>
                        <w:sz w:val="22"/>
                        <w:szCs w:val="22"/>
                        <w:rPrChange w:id="4506" w:author="User" w:date="2025-11-28T15:59:00Z">
                          <w:rPr>
                            <w:rFonts w:eastAsia="標楷體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 xml:space="preserve">  </w:delText>
                    </w:r>
                    <w:r w:rsidRPr="008C7568" w:rsidDel="002E46DA">
                      <w:rPr>
                        <w:rFonts w:eastAsia="標楷體" w:hint="eastAsia"/>
                        <w:color w:val="FF0000"/>
                        <w:sz w:val="22"/>
                        <w:szCs w:val="22"/>
                        <w:rPrChange w:id="4507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家政：</w:delText>
                    </w:r>
                  </w:del>
                  <w:ins w:id="4508" w:author="Windows 使用者" w:date="2024-08-06T10:12:00Z">
                    <w:del w:id="4509" w:author="User" w:date="2025-08-20T11:39:00Z">
                      <w:r w:rsidRPr="008C7568" w:rsidDel="002E46DA">
                        <w:rPr>
                          <w:rFonts w:eastAsia="標楷體" w:hint="eastAsia"/>
                          <w:color w:val="FF0000"/>
                          <w:sz w:val="22"/>
                          <w:szCs w:val="22"/>
                          <w:rPrChange w:id="4510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林怡樺</w:delText>
                      </w:r>
                    </w:del>
                  </w:ins>
                  <w:del w:id="4511" w:author="User" w:date="2025-08-20T11:39:00Z">
                    <w:r w:rsidRPr="008C7568" w:rsidDel="002E46DA">
                      <w:rPr>
                        <w:rFonts w:eastAsia="標楷體" w:hint="eastAsia"/>
                        <w:color w:val="FF0000"/>
                        <w:sz w:val="22"/>
                        <w:szCs w:val="22"/>
                        <w:rPrChange w:id="4512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楊淑婷師</w:delText>
                    </w:r>
                    <w:r w:rsidRPr="008C7568" w:rsidDel="002E46DA">
                      <w:rPr>
                        <w:rFonts w:eastAsia="標楷體"/>
                        <w:color w:val="FF0000"/>
                        <w:sz w:val="22"/>
                        <w:szCs w:val="22"/>
                        <w:rPrChange w:id="4513" w:author="User" w:date="2025-11-28T15:59:00Z">
                          <w:rPr>
                            <w:rFonts w:eastAsia="標楷體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 xml:space="preserve">  </w:delText>
                    </w:r>
                  </w:del>
                </w:p>
                <w:p w14:paraId="3A2CA8CE" w14:textId="592924C2" w:rsidR="002C0D08" w:rsidRPr="008C7568" w:rsidDel="002E46DA" w:rsidRDefault="002C0D08" w:rsidP="002C0D08">
                  <w:pPr>
                    <w:snapToGrid w:val="0"/>
                    <w:spacing w:beforeLines="20" w:before="72" w:afterLines="20" w:after="72"/>
                    <w:jc w:val="both"/>
                    <w:rPr>
                      <w:del w:id="4514" w:author="User" w:date="2025-08-20T11:39:00Z"/>
                      <w:rFonts w:eastAsia="標楷體"/>
                      <w:color w:val="FF0000"/>
                      <w:sz w:val="22"/>
                      <w:szCs w:val="22"/>
                      <w:rPrChange w:id="4515" w:author="User" w:date="2025-11-28T15:59:00Z">
                        <w:rPr>
                          <w:del w:id="4516" w:author="User" w:date="2025-08-20T11:39:00Z"/>
                          <w:rFonts w:eastAsia="標楷體"/>
                          <w:color w:val="000000" w:themeColor="text1"/>
                          <w:sz w:val="22"/>
                          <w:szCs w:val="22"/>
                        </w:rPr>
                      </w:rPrChange>
                    </w:rPr>
                  </w:pPr>
                  <w:del w:id="4517" w:author="User" w:date="2025-08-20T11:39:00Z">
                    <w:r w:rsidRPr="008C7568" w:rsidDel="002E46DA">
                      <w:rPr>
                        <w:rFonts w:eastAsia="標楷體" w:hint="eastAsia"/>
                        <w:color w:val="FF0000"/>
                        <w:sz w:val="22"/>
                        <w:szCs w:val="22"/>
                        <w:rPrChange w:id="4518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資訊：</w:delText>
                    </w:r>
                    <w:r w:rsidRPr="008C7568" w:rsidDel="002E46DA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4519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王曉明師</w:delText>
                    </w:r>
                    <w:r w:rsidRPr="008C7568" w:rsidDel="002E46DA">
                      <w:rPr>
                        <w:rFonts w:eastAsia="標楷體"/>
                        <w:color w:val="FF0000"/>
                        <w:sz w:val="22"/>
                        <w:szCs w:val="22"/>
                        <w:rPrChange w:id="4520" w:author="User" w:date="2025-11-28T15:59:00Z">
                          <w:rPr>
                            <w:rFonts w:eastAsia="標楷體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 xml:space="preserve">  </w:delText>
                    </w:r>
                    <w:r w:rsidRPr="008C7568" w:rsidDel="002E46DA">
                      <w:rPr>
                        <w:rFonts w:eastAsia="標楷體" w:hint="eastAsia"/>
                        <w:color w:val="FF0000"/>
                        <w:sz w:val="22"/>
                        <w:szCs w:val="22"/>
                        <w:rPrChange w:id="4521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生科：林順成師</w:delText>
                    </w:r>
                    <w:r w:rsidRPr="008C7568" w:rsidDel="002E46DA">
                      <w:rPr>
                        <w:rFonts w:eastAsia="標楷體"/>
                        <w:color w:val="FF0000"/>
                        <w:sz w:val="22"/>
                        <w:szCs w:val="22"/>
                        <w:rPrChange w:id="4522" w:author="User" w:date="2025-11-28T15:59:00Z">
                          <w:rPr>
                            <w:rFonts w:eastAsia="標楷體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 xml:space="preserve">  </w:delText>
                    </w:r>
                    <w:r w:rsidRPr="008C7568" w:rsidDel="002E46DA">
                      <w:rPr>
                        <w:rFonts w:eastAsia="標楷體" w:hint="eastAsia"/>
                        <w:color w:val="FF0000"/>
                        <w:sz w:val="22"/>
                        <w:szCs w:val="22"/>
                        <w:rPrChange w:id="4523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邏輯推理</w:delText>
                    </w:r>
                    <w:r w:rsidRPr="008C7568" w:rsidDel="002E46DA">
                      <w:rPr>
                        <w:rFonts w:ascii="標楷體" w:eastAsia="標楷體" w:hAnsi="標楷體" w:hint="eastAsia"/>
                        <w:color w:val="FF0000"/>
                        <w:sz w:val="22"/>
                        <w:szCs w:val="22"/>
                        <w:rPrChange w:id="4524" w:author="User" w:date="2025-11-28T15:59:00Z">
                          <w:rPr>
                            <w:rFonts w:ascii="標楷體" w:eastAsia="標楷體" w:hAnsi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：</w:delText>
                    </w:r>
                  </w:del>
                  <w:ins w:id="4525" w:author="Windows 使用者" w:date="2024-08-06T10:47:00Z">
                    <w:del w:id="4526" w:author="User" w:date="2025-08-20T11:39:00Z">
                      <w:r w:rsidRPr="008C7568" w:rsidDel="002E46DA">
                        <w:rPr>
                          <w:rFonts w:eastAsia="標楷體" w:hint="eastAsia"/>
                          <w:color w:val="FF0000"/>
                          <w:sz w:val="22"/>
                          <w:szCs w:val="22"/>
                          <w:rPrChange w:id="4527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張鈞棨</w:delText>
                      </w:r>
                    </w:del>
                  </w:ins>
                  <w:del w:id="4528" w:author="User" w:date="2025-08-20T11:39:00Z">
                    <w:r w:rsidRPr="008C7568" w:rsidDel="002E46DA">
                      <w:rPr>
                        <w:rFonts w:eastAsia="標楷體" w:hint="eastAsia"/>
                        <w:color w:val="FF0000"/>
                        <w:sz w:val="22"/>
                        <w:szCs w:val="22"/>
                        <w:rPrChange w:id="4529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林順成師</w:delText>
                    </w:r>
                    <w:r w:rsidRPr="008C7568" w:rsidDel="002E46DA">
                      <w:rPr>
                        <w:rFonts w:ascii="標楷體" w:eastAsia="標楷體" w:hAnsi="標楷體"/>
                        <w:color w:val="FF0000"/>
                        <w:sz w:val="22"/>
                        <w:szCs w:val="22"/>
                        <w:rPrChange w:id="4530" w:author="User" w:date="2025-11-28T15:59:00Z">
                          <w:rPr>
                            <w:rFonts w:ascii="標楷體" w:eastAsia="標楷體" w:hAnsi="標楷體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 xml:space="preserve">    </w:delText>
                    </w:r>
                  </w:del>
                  <w:ins w:id="4531" w:author="Windows 使用者" w:date="2024-08-08T13:09:00Z">
                    <w:del w:id="4532" w:author="User" w:date="2025-08-20T11:39:00Z">
                      <w:r w:rsidRPr="008C7568" w:rsidDel="002E46DA">
                        <w:rPr>
                          <w:rFonts w:eastAsia="標楷體" w:hint="eastAsia"/>
                          <w:color w:val="FF0000"/>
                          <w:sz w:val="22"/>
                          <w:szCs w:val="22"/>
                          <w:rPrChange w:id="4533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生活科學</w:delText>
                      </w:r>
                    </w:del>
                  </w:ins>
                  <w:del w:id="4534" w:author="User" w:date="2025-08-20T11:39:00Z">
                    <w:r w:rsidRPr="008C7568" w:rsidDel="002E46DA">
                      <w:rPr>
                        <w:rFonts w:eastAsia="標楷體" w:hint="eastAsia"/>
                        <w:color w:val="FF0000"/>
                        <w:sz w:val="22"/>
                        <w:szCs w:val="22"/>
                        <w:rPrChange w:id="4535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環境探索：郭文旺師</w:delText>
                    </w:r>
                    <w:r w:rsidRPr="008C7568" w:rsidDel="002E46DA">
                      <w:rPr>
                        <w:rFonts w:eastAsia="標楷體"/>
                        <w:color w:val="FF0000"/>
                        <w:sz w:val="22"/>
                        <w:szCs w:val="22"/>
                        <w:rPrChange w:id="4536" w:author="User" w:date="2025-11-28T15:59:00Z">
                          <w:rPr>
                            <w:rFonts w:eastAsia="標楷體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 xml:space="preserve"> </w:delText>
                    </w:r>
                  </w:del>
                </w:p>
                <w:p w14:paraId="5CAEFFA7" w14:textId="504F1C73" w:rsidR="002C0D08" w:rsidRPr="008C7568" w:rsidDel="002E46DA" w:rsidRDefault="002C0D08" w:rsidP="002C0D08">
                  <w:pPr>
                    <w:snapToGrid w:val="0"/>
                    <w:spacing w:beforeLines="20" w:before="72" w:afterLines="20" w:after="72"/>
                    <w:jc w:val="both"/>
                    <w:rPr>
                      <w:del w:id="4537" w:author="User" w:date="2025-08-20T11:39:00Z"/>
                      <w:rFonts w:eastAsia="標楷體"/>
                      <w:color w:val="FF0000"/>
                      <w:sz w:val="22"/>
                      <w:szCs w:val="22"/>
                      <w:rPrChange w:id="4538" w:author="User" w:date="2025-11-28T15:59:00Z">
                        <w:rPr>
                          <w:del w:id="4539" w:author="User" w:date="2025-08-20T11:39:00Z"/>
                          <w:rFonts w:eastAsia="標楷體"/>
                          <w:color w:val="000000" w:themeColor="text1"/>
                          <w:sz w:val="22"/>
                          <w:szCs w:val="22"/>
                        </w:rPr>
                      </w:rPrChange>
                    </w:rPr>
                  </w:pPr>
                  <w:del w:id="4540" w:author="User" w:date="2025-08-20T11:39:00Z">
                    <w:r w:rsidRPr="008C7568" w:rsidDel="002E46DA">
                      <w:rPr>
                        <w:rFonts w:eastAsia="標楷體" w:hint="eastAsia"/>
                        <w:color w:val="FF0000"/>
                        <w:sz w:val="22"/>
                        <w:szCs w:val="22"/>
                        <w:rPrChange w:id="4541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生活英語：</w:delText>
                    </w:r>
                  </w:del>
                  <w:ins w:id="4542" w:author="Windows 使用者" w:date="2024-08-06T10:15:00Z">
                    <w:del w:id="4543" w:author="User" w:date="2025-08-20T11:39:00Z">
                      <w:r w:rsidRPr="008C7568" w:rsidDel="002E46DA">
                        <w:rPr>
                          <w:rFonts w:eastAsia="標楷體" w:hint="eastAsia"/>
                          <w:color w:val="FF0000"/>
                          <w:sz w:val="22"/>
                          <w:szCs w:val="22"/>
                          <w:rPrChange w:id="4544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莊青樺</w:delText>
                      </w:r>
                    </w:del>
                  </w:ins>
                  <w:del w:id="4545" w:author="User" w:date="2025-08-20T11:39:00Z">
                    <w:r w:rsidRPr="008C7568" w:rsidDel="002E46DA">
                      <w:rPr>
                        <w:rFonts w:eastAsia="標楷體" w:hint="eastAsia"/>
                        <w:color w:val="FF0000"/>
                        <w:sz w:val="22"/>
                        <w:szCs w:val="22"/>
                        <w:rPrChange w:id="4546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謝郁慧師</w:delText>
                    </w:r>
                    <w:r w:rsidRPr="008C7568" w:rsidDel="002E46DA">
                      <w:rPr>
                        <w:rFonts w:eastAsia="標楷體"/>
                        <w:color w:val="FF0000"/>
                        <w:sz w:val="22"/>
                        <w:szCs w:val="22"/>
                        <w:rPrChange w:id="4547" w:author="User" w:date="2025-11-28T15:59:00Z">
                          <w:rPr>
                            <w:rFonts w:eastAsia="標楷體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 xml:space="preserve">  </w:delText>
                    </w:r>
                    <w:r w:rsidRPr="008C7568" w:rsidDel="002E46DA">
                      <w:rPr>
                        <w:rFonts w:eastAsia="標楷體" w:hint="eastAsia"/>
                        <w:color w:val="FF0000"/>
                        <w:sz w:val="22"/>
                        <w:szCs w:val="22"/>
                        <w:rPrChange w:id="4548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閱讀：</w:delText>
                    </w:r>
                  </w:del>
                  <w:ins w:id="4549" w:author="Windows 使用者" w:date="2024-08-06T10:16:00Z">
                    <w:del w:id="4550" w:author="User" w:date="2025-08-20T11:39:00Z">
                      <w:r w:rsidRPr="008C7568" w:rsidDel="002E46DA">
                        <w:rPr>
                          <w:rFonts w:eastAsia="標楷體" w:hint="eastAsia"/>
                          <w:color w:val="FF0000"/>
                          <w:sz w:val="22"/>
                          <w:szCs w:val="22"/>
                          <w:rPrChange w:id="4551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莊青樺</w:delText>
                      </w:r>
                    </w:del>
                  </w:ins>
                  <w:del w:id="4552" w:author="User" w:date="2025-08-20T11:39:00Z">
                    <w:r w:rsidRPr="008C7568" w:rsidDel="002E46DA">
                      <w:rPr>
                        <w:rFonts w:eastAsia="標楷體" w:hint="eastAsia"/>
                        <w:color w:val="FF0000"/>
                        <w:sz w:val="22"/>
                        <w:szCs w:val="22"/>
                        <w:rPrChange w:id="4553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顏良宇師</w:delText>
                    </w:r>
                    <w:r w:rsidRPr="008C7568" w:rsidDel="002E46DA">
                      <w:rPr>
                        <w:rFonts w:eastAsia="標楷體"/>
                        <w:color w:val="FF0000"/>
                        <w:sz w:val="22"/>
                        <w:szCs w:val="22"/>
                        <w:rPrChange w:id="4554" w:author="User" w:date="2025-11-28T15:59:00Z">
                          <w:rPr>
                            <w:rFonts w:eastAsia="標楷體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 xml:space="preserve">  </w:delText>
                    </w:r>
                    <w:r w:rsidRPr="008C7568" w:rsidDel="002E46DA">
                      <w:rPr>
                        <w:rFonts w:eastAsia="標楷體" w:hint="eastAsia"/>
                        <w:color w:val="FF0000"/>
                        <w:sz w:val="22"/>
                        <w:szCs w:val="22"/>
                        <w:rPrChange w:id="4555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本土語</w:delText>
                    </w:r>
                    <w:r w:rsidRPr="008C7568" w:rsidDel="002E46DA">
                      <w:rPr>
                        <w:rFonts w:ascii="標楷體" w:eastAsia="標楷體" w:hAnsi="標楷體" w:hint="eastAsia"/>
                        <w:color w:val="FF0000"/>
                        <w:sz w:val="22"/>
                        <w:szCs w:val="22"/>
                        <w:rPrChange w:id="4556" w:author="User" w:date="2025-11-28T15:59:00Z">
                          <w:rPr>
                            <w:rFonts w:ascii="標楷體" w:eastAsia="標楷體" w:hAnsi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：</w:delText>
                    </w:r>
                  </w:del>
                  <w:ins w:id="4557" w:author="Windows 使用者" w:date="2024-08-13T08:02:00Z">
                    <w:del w:id="4558" w:author="User" w:date="2025-08-20T11:39:00Z">
                      <w:r w:rsidRPr="008C7568" w:rsidDel="002E46DA">
                        <w:rPr>
                          <w:rFonts w:ascii="標楷體" w:eastAsia="標楷體" w:hAnsi="標楷體" w:hint="eastAsia"/>
                          <w:color w:val="FF0000"/>
                          <w:sz w:val="22"/>
                          <w:szCs w:val="22"/>
                          <w:rPrChange w:id="4559" w:author="User" w:date="2025-11-28T15:59:00Z">
                            <w:rPr>
                              <w:rFonts w:ascii="標楷體" w:eastAsia="標楷體" w:hAnsi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顏宏牲師</w:delText>
                      </w:r>
                      <w:r w:rsidRPr="008C7568" w:rsidDel="002E46DA">
                        <w:rPr>
                          <w:rFonts w:ascii="標楷體" w:eastAsia="標楷體" w:hAnsi="標楷體"/>
                          <w:color w:val="FF0000"/>
                          <w:sz w:val="22"/>
                          <w:szCs w:val="22"/>
                          <w:rPrChange w:id="4560" w:author="User" w:date="2025-11-28T15:59:00Z">
                            <w:rPr>
                              <w:rFonts w:ascii="標楷體" w:eastAsia="標楷體" w:hAnsi="標楷體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 xml:space="preserve"> </w:delText>
                      </w:r>
                    </w:del>
                  </w:ins>
                  <w:del w:id="4561" w:author="User" w:date="2025-08-20T11:39:00Z">
                    <w:r w:rsidRPr="008C7568" w:rsidDel="002E46DA">
                      <w:rPr>
                        <w:rFonts w:ascii="標楷體" w:eastAsia="標楷體" w:hAnsi="標楷體" w:hint="eastAsia"/>
                        <w:color w:val="FF0000"/>
                        <w:sz w:val="22"/>
                        <w:szCs w:val="22"/>
                        <w:rPrChange w:id="4562" w:author="User" w:date="2025-11-28T15:59:00Z">
                          <w:rPr>
                            <w:rFonts w:ascii="標楷體" w:eastAsia="標楷體" w:hAnsi="標楷體" w:hint="eastAsia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>顏良宇師</w:delText>
                    </w:r>
                    <w:r w:rsidRPr="008C7568" w:rsidDel="002E46DA">
                      <w:rPr>
                        <w:rFonts w:ascii="標楷體" w:eastAsia="標楷體" w:hAnsi="標楷體"/>
                        <w:color w:val="FF0000"/>
                        <w:sz w:val="22"/>
                        <w:szCs w:val="22"/>
                        <w:rPrChange w:id="4563" w:author="User" w:date="2025-11-28T15:59:00Z">
                          <w:rPr>
                            <w:rFonts w:ascii="標楷體" w:eastAsia="標楷體" w:hAnsi="標楷體"/>
                            <w:color w:val="000000" w:themeColor="text1"/>
                            <w:sz w:val="22"/>
                            <w:szCs w:val="22"/>
                          </w:rPr>
                        </w:rPrChange>
                      </w:rPr>
                      <w:delText xml:space="preserve">(直播共學) </w:delText>
                    </w:r>
                    <w:r w:rsidRPr="008C7568" w:rsidDel="002E46DA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4564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聯課：</w:delText>
                    </w:r>
                  </w:del>
                  <w:ins w:id="4565" w:author="Windows 使用者" w:date="2024-08-06T15:49:00Z">
                    <w:del w:id="4566" w:author="User" w:date="2025-08-20T11:39:00Z">
                      <w:r w:rsidRPr="008C7568" w:rsidDel="002E46DA">
                        <w:rPr>
                          <w:rFonts w:eastAsia="標楷體" w:hint="eastAsia"/>
                          <w:color w:val="FF0000"/>
                          <w:sz w:val="22"/>
                          <w:szCs w:val="22"/>
                          <w:rPrChange w:id="4567" w:author="User" w:date="2025-11-28T15:5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22"/>
                            </w:rPr>
                          </w:rPrChange>
                        </w:rPr>
                        <w:delText>王晏庭</w:delText>
                      </w:r>
                    </w:del>
                  </w:ins>
                  <w:del w:id="4568" w:author="User" w:date="2025-08-20T11:39:00Z">
                    <w:r w:rsidRPr="008C7568" w:rsidDel="002E46DA">
                      <w:rPr>
                        <w:rFonts w:eastAsia="標楷體" w:hint="eastAsia"/>
                        <w:color w:val="FF0000"/>
                        <w:sz w:val="22"/>
                        <w:szCs w:val="26"/>
                        <w:rPrChange w:id="4569" w:author="User" w:date="2025-11-28T15:5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26"/>
                          </w:rPr>
                        </w:rPrChange>
                      </w:rPr>
                      <w:delText>林丞宇師</w:delText>
                    </w:r>
                  </w:del>
                </w:p>
                <w:p w14:paraId="5EB4D672" w14:textId="51B188AF" w:rsidR="002C0D08" w:rsidRPr="008C7568" w:rsidDel="002E46DA" w:rsidRDefault="002C0D08" w:rsidP="002C0D08">
                  <w:pPr>
                    <w:snapToGrid w:val="0"/>
                    <w:spacing w:beforeLines="20" w:before="72" w:afterLines="20" w:after="72"/>
                    <w:jc w:val="both"/>
                    <w:rPr>
                      <w:ins w:id="4570" w:author="Windows 使用者" w:date="2024-08-13T08:03:00Z"/>
                      <w:del w:id="4571" w:author="User" w:date="2025-08-20T11:39:00Z"/>
                      <w:rFonts w:eastAsia="標楷體"/>
                      <w:b/>
                      <w:color w:val="FF0000"/>
                      <w:sz w:val="20"/>
                      <w:szCs w:val="22"/>
                      <w:rPrChange w:id="4572" w:author="User" w:date="2025-11-28T15:59:00Z">
                        <w:rPr>
                          <w:ins w:id="4573" w:author="Windows 使用者" w:date="2024-08-13T08:03:00Z"/>
                          <w:del w:id="4574" w:author="User" w:date="2025-08-20T11:39:00Z"/>
                          <w:rFonts w:eastAsia="標楷體"/>
                          <w:b/>
                          <w:color w:val="000000" w:themeColor="text1"/>
                          <w:sz w:val="20"/>
                          <w:szCs w:val="22"/>
                        </w:rPr>
                      </w:rPrChange>
                    </w:rPr>
                  </w:pPr>
                  <w:ins w:id="4575" w:author="Windows 使用者" w:date="2024-08-13T08:03:00Z">
                    <w:del w:id="4576" w:author="User" w:date="2025-08-20T11:39:00Z">
                      <w:r w:rsidRPr="008C7568" w:rsidDel="002E46DA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4577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技藝時間：</w:delText>
                      </w:r>
                      <w:r w:rsidRPr="008C7568" w:rsidDel="002E46DA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4578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09/10</w:delText>
                      </w:r>
                      <w:r w:rsidRPr="008C7568" w:rsidDel="002E46DA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4579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2E46DA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4580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09/24</w:delText>
                      </w:r>
                      <w:r w:rsidRPr="008C7568" w:rsidDel="002E46DA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4581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2E46DA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4582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10/08</w:delText>
                      </w:r>
                      <w:r w:rsidRPr="008C7568" w:rsidDel="002E46DA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4583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2E46DA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4584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10/22</w:delText>
                      </w:r>
                      <w:r w:rsidRPr="008C7568" w:rsidDel="002E46DA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4585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2E46DA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4586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11/05</w:delText>
                      </w:r>
                      <w:r w:rsidRPr="008C7568" w:rsidDel="002E46DA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4587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2E46DA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4588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11/19</w:delText>
                      </w:r>
                      <w:r w:rsidRPr="008C7568" w:rsidDel="002E46DA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4589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2E46DA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4590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12/03</w:delText>
                      </w:r>
                      <w:r w:rsidRPr="008C7568" w:rsidDel="002E46DA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4591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2E46DA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4592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12/17</w:delText>
                      </w:r>
                      <w:r w:rsidRPr="008C7568" w:rsidDel="002E46DA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4593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2E46DA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4594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12/31</w:delText>
                      </w:r>
                    </w:del>
                  </w:ins>
                </w:p>
                <w:p w14:paraId="6C0AE7AF" w14:textId="4D307227" w:rsidR="002C0D08" w:rsidRPr="008C7568" w:rsidDel="002E46DA" w:rsidRDefault="002C0D08" w:rsidP="002C0D08">
                  <w:pPr>
                    <w:snapToGrid w:val="0"/>
                    <w:spacing w:beforeLines="20" w:before="72" w:afterLines="20" w:after="72"/>
                    <w:jc w:val="both"/>
                    <w:rPr>
                      <w:del w:id="4595" w:author="User" w:date="2025-08-20T11:39:00Z"/>
                      <w:rFonts w:eastAsia="標楷體"/>
                      <w:b/>
                      <w:color w:val="FF0000"/>
                      <w:sz w:val="20"/>
                      <w:szCs w:val="22"/>
                      <w:rPrChange w:id="4596" w:author="User" w:date="2025-11-28T15:59:00Z">
                        <w:rPr>
                          <w:del w:id="4597" w:author="User" w:date="2025-08-20T11:39:00Z"/>
                          <w:rFonts w:eastAsia="標楷體"/>
                          <w:b/>
                          <w:color w:val="000000" w:themeColor="text1"/>
                          <w:sz w:val="20"/>
                          <w:szCs w:val="22"/>
                        </w:rPr>
                      </w:rPrChange>
                    </w:rPr>
                  </w:pPr>
                  <w:ins w:id="4598" w:author="Windows 使用者" w:date="2024-08-13T08:03:00Z">
                    <w:del w:id="4599" w:author="User" w:date="2025-08-20T11:39:00Z">
                      <w:r w:rsidRPr="008C7568" w:rsidDel="002E46DA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4600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聯課時間：</w:delText>
                      </w:r>
                      <w:r w:rsidRPr="008C7568" w:rsidDel="002E46DA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4601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09/05</w:delText>
                      </w:r>
                      <w:r w:rsidRPr="008C7568" w:rsidDel="002E46DA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4602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2E46DA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4603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09/12</w:delText>
                      </w:r>
                      <w:r w:rsidRPr="008C7568" w:rsidDel="002E46DA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4604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2E46DA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4605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10/03</w:delText>
                      </w:r>
                      <w:r w:rsidRPr="008C7568" w:rsidDel="002E46DA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4606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2E46DA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4607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10/17</w:delText>
                      </w:r>
                      <w:r w:rsidRPr="008C7568" w:rsidDel="002E46DA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4608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2E46DA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4609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10/24</w:delText>
                      </w:r>
                      <w:r w:rsidRPr="008C7568" w:rsidDel="002E46DA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4610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2E46DA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4611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11/28</w:delText>
                      </w:r>
                      <w:r w:rsidRPr="008C7568" w:rsidDel="002E46DA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4612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2E46DA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4613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12/05</w:delText>
                      </w:r>
                      <w:r w:rsidRPr="008C7568" w:rsidDel="002E46DA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4614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2E46DA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4615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12/19</w:delText>
                      </w:r>
                      <w:r w:rsidRPr="008C7568" w:rsidDel="002E46DA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4616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2E46DA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4617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01/09</w:delText>
                      </w:r>
                    </w:del>
                  </w:ins>
                  <w:del w:id="4618" w:author="User" w:date="2025-08-20T11:39:00Z">
                    <w:r w:rsidRPr="008C7568" w:rsidDel="002E46DA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4619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技藝時間：</w:delText>
                    </w:r>
                    <w:r w:rsidRPr="008C7568" w:rsidDel="002E46DA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4620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09/05</w:delText>
                    </w:r>
                    <w:r w:rsidRPr="008C7568" w:rsidDel="002E46DA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4621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2E46DA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4622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09/19</w:delText>
                    </w:r>
                    <w:r w:rsidRPr="008C7568" w:rsidDel="002E46DA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4623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2E46DA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4624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10/03</w:delText>
                    </w:r>
                    <w:r w:rsidRPr="008C7568" w:rsidDel="002E46DA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4625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2E46DA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4626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10/24</w:delText>
                    </w:r>
                    <w:r w:rsidRPr="008C7568" w:rsidDel="002E46DA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4627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2E46DA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4628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11/07</w:delText>
                    </w:r>
                    <w:r w:rsidRPr="008C7568" w:rsidDel="002E46DA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4629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2E46DA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4630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11/21</w:delText>
                    </w:r>
                    <w:r w:rsidRPr="008C7568" w:rsidDel="002E46DA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4631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2E46DA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4632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12/05</w:delText>
                    </w:r>
                    <w:r w:rsidRPr="008C7568" w:rsidDel="002E46DA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4633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2E46DA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4634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12/19</w:delText>
                    </w:r>
                    <w:r w:rsidRPr="008C7568" w:rsidDel="002E46DA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4635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2E46DA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4636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01/02</w:delText>
                    </w:r>
                  </w:del>
                </w:p>
                <w:p w14:paraId="409294BE" w14:textId="4730AA00" w:rsidR="002C0D08" w:rsidRPr="00710858" w:rsidRDefault="002C0D08" w:rsidP="002C0D08">
                  <w:pPr>
                    <w:snapToGrid w:val="0"/>
                    <w:spacing w:beforeLines="20" w:before="72" w:afterLines="20" w:after="72"/>
                    <w:jc w:val="both"/>
                    <w:rPr>
                      <w:rFonts w:eastAsia="標楷體"/>
                      <w:b/>
                      <w:szCs w:val="26"/>
                      <w:rPrChange w:id="4637" w:author="User" w:date="2025-08-27T11:49:00Z">
                        <w:rPr>
                          <w:rFonts w:eastAsia="標楷體"/>
                          <w:b/>
                          <w:color w:val="000000" w:themeColor="text1"/>
                          <w:szCs w:val="26"/>
                        </w:rPr>
                      </w:rPrChange>
                    </w:rPr>
                  </w:pPr>
                  <w:del w:id="4638" w:author="User" w:date="2025-08-20T11:39:00Z">
                    <w:r w:rsidRPr="008C7568" w:rsidDel="002E46DA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4639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聯課時間：</w:delText>
                    </w:r>
                    <w:r w:rsidRPr="008C7568" w:rsidDel="002E46DA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4640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08/31</w:delText>
                    </w:r>
                    <w:r w:rsidRPr="008C7568" w:rsidDel="002E46DA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4641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2E46DA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4642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09/07</w:delText>
                    </w:r>
                    <w:r w:rsidRPr="008C7568" w:rsidDel="002E46DA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4643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2E46DA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4644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09/21</w:delText>
                    </w:r>
                    <w:r w:rsidRPr="008C7568" w:rsidDel="002E46DA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4645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2E46DA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4646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10/12</w:delText>
                    </w:r>
                    <w:r w:rsidRPr="008C7568" w:rsidDel="002E46DA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4647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2E46DA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4648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11/02</w:delText>
                    </w:r>
                    <w:r w:rsidRPr="008C7568" w:rsidDel="002E46DA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4649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2E46DA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4650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11/16</w:delText>
                    </w:r>
                    <w:r w:rsidRPr="008C7568" w:rsidDel="002E46DA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4651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2E46DA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4652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11/23</w:delText>
                    </w:r>
                    <w:r w:rsidRPr="008C7568" w:rsidDel="002E46DA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4653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2E46DA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4654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12/14</w:delText>
                    </w:r>
                    <w:r w:rsidRPr="008C7568" w:rsidDel="002E46DA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4655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2E46DA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4656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12/21</w:delText>
                    </w:r>
                    <w:r w:rsidRPr="008C7568" w:rsidDel="002E46DA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4657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2E46DA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4658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 w:val="20"/>
                            <w:szCs w:val="22"/>
                          </w:rPr>
                        </w:rPrChange>
                      </w:rPr>
                      <w:delText>01/11</w:delText>
                    </w:r>
                  </w:del>
                </w:p>
              </w:tc>
            </w:tr>
          </w:tbl>
          <w:p w14:paraId="6F35EACB" w14:textId="77777777" w:rsidR="00E945BF" w:rsidRPr="00710858" w:rsidRDefault="00BC7C78" w:rsidP="001831EC">
            <w:pPr>
              <w:jc w:val="center"/>
              <w:rPr>
                <w:rPrChange w:id="4659" w:author="User" w:date="2025-08-27T11:49:00Z">
                  <w:rPr>
                    <w:color w:val="000000" w:themeColor="text1"/>
                  </w:rPr>
                </w:rPrChange>
              </w:rPr>
            </w:pPr>
            <w:r w:rsidRPr="00710858">
              <w:rPr>
                <w:rFonts w:eastAsia="標楷體" w:hint="eastAsia"/>
                <w:b/>
                <w:sz w:val="52"/>
                <w:rPrChange w:id="4660" w:author="User" w:date="2025-08-27T11:49:00Z">
                  <w:rPr>
                    <w:rFonts w:eastAsia="標楷體" w:hint="eastAsia"/>
                    <w:b/>
                    <w:color w:val="000000" w:themeColor="text1"/>
                    <w:sz w:val="52"/>
                  </w:rPr>
                </w:rPrChange>
              </w:rPr>
              <w:t>高雄市立甲仙國民中學</w:t>
            </w:r>
          </w:p>
        </w:tc>
      </w:tr>
      <w:tr w:rsidR="00710858" w:rsidRPr="00710858" w14:paraId="7F9C1BB0" w14:textId="77777777" w:rsidTr="00AB0495">
        <w:tc>
          <w:tcPr>
            <w:tcW w:w="10682" w:type="dxa"/>
          </w:tcPr>
          <w:tbl>
            <w:tblPr>
              <w:tblpPr w:leftFromText="180" w:rightFromText="180" w:vertAnchor="page" w:horzAnchor="margin" w:tblpXSpec="center" w:tblpY="901"/>
              <w:tblW w:w="1066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276"/>
              <w:gridCol w:w="450"/>
              <w:gridCol w:w="1574"/>
              <w:gridCol w:w="503"/>
              <w:gridCol w:w="1371"/>
              <w:gridCol w:w="1373"/>
              <w:gridCol w:w="1374"/>
              <w:gridCol w:w="17"/>
              <w:gridCol w:w="1355"/>
              <w:gridCol w:w="1372"/>
            </w:tblGrid>
            <w:tr w:rsidR="00710858" w:rsidRPr="00710858" w14:paraId="60B70E40" w14:textId="77777777" w:rsidTr="00387BEB">
              <w:trPr>
                <w:trHeight w:val="719"/>
              </w:trPr>
              <w:tc>
                <w:tcPr>
                  <w:tcW w:w="3803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09C78DA" w14:textId="77777777" w:rsidR="00387BEB" w:rsidRPr="00710858" w:rsidRDefault="00387BEB" w:rsidP="00387BEB">
                  <w:pPr>
                    <w:spacing w:line="400" w:lineRule="exact"/>
                    <w:ind w:rightChars="72" w:right="173"/>
                    <w:rPr>
                      <w:rFonts w:eastAsia="標楷體"/>
                      <w:sz w:val="40"/>
                      <w:szCs w:val="40"/>
                      <w:rPrChange w:id="4661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</w:pPr>
                </w:p>
              </w:tc>
              <w:tc>
                <w:tcPr>
                  <w:tcW w:w="6862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DD50895" w14:textId="77777777" w:rsidR="00387BEB" w:rsidRPr="00710858" w:rsidRDefault="00387BEB" w:rsidP="00387BEB">
                  <w:pPr>
                    <w:spacing w:line="400" w:lineRule="exact"/>
                    <w:ind w:rightChars="532" w:right="1277"/>
                    <w:rPr>
                      <w:rFonts w:eastAsia="標楷體"/>
                      <w:sz w:val="40"/>
                      <w:szCs w:val="40"/>
                      <w:rPrChange w:id="4662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0"/>
                      <w:szCs w:val="40"/>
                      <w:rPrChange w:id="4663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 xml:space="preserve">     </w:t>
                  </w:r>
                  <w:r w:rsidRPr="00710858">
                    <w:rPr>
                      <w:rFonts w:eastAsia="標楷體" w:hint="eastAsia"/>
                      <w:sz w:val="40"/>
                      <w:szCs w:val="40"/>
                      <w:rPrChange w:id="4664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教</w:t>
                  </w:r>
                  <w:r w:rsidRPr="00710858">
                    <w:rPr>
                      <w:rFonts w:eastAsia="標楷體"/>
                      <w:sz w:val="40"/>
                      <w:szCs w:val="40"/>
                      <w:rPrChange w:id="4665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 xml:space="preserve">     </w:t>
                  </w:r>
                  <w:r w:rsidRPr="00710858">
                    <w:rPr>
                      <w:rFonts w:eastAsia="標楷體" w:hint="eastAsia"/>
                      <w:sz w:val="40"/>
                      <w:szCs w:val="40"/>
                      <w:rPrChange w:id="4666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師：林順成老師</w:t>
                  </w:r>
                </w:p>
              </w:tc>
            </w:tr>
            <w:tr w:rsidR="00710858" w:rsidRPr="00710858" w14:paraId="2A9E2490" w14:textId="77777777" w:rsidTr="00387BEB">
              <w:tc>
                <w:tcPr>
                  <w:tcW w:w="3803" w:type="dxa"/>
                  <w:gridSpan w:val="4"/>
                  <w:tcBorders>
                    <w:bottom w:val="nil"/>
                  </w:tcBorders>
                </w:tcPr>
                <w:p w14:paraId="69AA8A15" w14:textId="46BB26D2" w:rsidR="00387BEB" w:rsidRPr="00710858" w:rsidRDefault="00C36108" w:rsidP="00387BEB">
                  <w:pPr>
                    <w:spacing w:line="400" w:lineRule="exact"/>
                    <w:ind w:leftChars="221" w:left="530" w:rightChars="227" w:right="545"/>
                    <w:jc w:val="distribute"/>
                    <w:rPr>
                      <w:rFonts w:eastAsia="標楷體"/>
                      <w:rPrChange w:id="466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36"/>
                      <w:rPrChange w:id="466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</w:rPr>
                      </w:rPrChange>
                    </w:rPr>
                    <w:t>1</w:t>
                  </w:r>
                  <w:r w:rsidR="00E90D88" w:rsidRPr="00710858">
                    <w:rPr>
                      <w:rFonts w:eastAsia="標楷體"/>
                      <w:sz w:val="36"/>
                      <w:rPrChange w:id="466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</w:rPr>
                      </w:rPrChange>
                    </w:rPr>
                    <w:t>1</w:t>
                  </w:r>
                  <w:del w:id="4670" w:author="Windows 使用者" w:date="2024-08-02T14:29:00Z">
                    <w:r w:rsidR="002A2611" w:rsidRPr="00710858" w:rsidDel="009A6733">
                      <w:rPr>
                        <w:rFonts w:eastAsia="標楷體"/>
                        <w:sz w:val="36"/>
                        <w:rPrChange w:id="4671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</w:rPr>
                        </w:rPrChange>
                      </w:rPr>
                      <w:delText>2</w:delText>
                    </w:r>
                  </w:del>
                  <w:ins w:id="4672" w:author="User" w:date="2025-08-19T10:33:00Z">
                    <w:r w:rsidR="00CE3AF2" w:rsidRPr="00710858">
                      <w:rPr>
                        <w:rFonts w:eastAsia="標楷體"/>
                        <w:sz w:val="36"/>
                        <w:rPrChange w:id="4673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</w:rPr>
                        </w:rPrChange>
                      </w:rPr>
                      <w:t>4</w:t>
                    </w:r>
                  </w:ins>
                  <w:ins w:id="4674" w:author="Windows 使用者" w:date="2024-08-02T14:29:00Z">
                    <w:del w:id="4675" w:author="User" w:date="2025-08-19T10:33:00Z">
                      <w:r w:rsidR="009A6733" w:rsidRPr="00710858" w:rsidDel="00CE3AF2">
                        <w:rPr>
                          <w:rFonts w:eastAsia="標楷體"/>
                          <w:sz w:val="36"/>
                          <w:rPrChange w:id="4676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</w:rPr>
                          </w:rPrChange>
                        </w:rPr>
                        <w:delText>3</w:delText>
                      </w:r>
                    </w:del>
                  </w:ins>
                  <w:r w:rsidR="00387BEB" w:rsidRPr="00710858">
                    <w:rPr>
                      <w:rFonts w:eastAsia="標楷體" w:hint="eastAsia"/>
                      <w:sz w:val="36"/>
                      <w:rPrChange w:id="4677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</w:rPr>
                      </w:rPrChange>
                    </w:rPr>
                    <w:t>學年度</w:t>
                  </w:r>
                  <w:ins w:id="4678" w:author="User" w:date="2025-11-28T15:37:00Z">
                    <w:r w:rsidR="002F7BD4">
                      <w:rPr>
                        <w:rFonts w:eastAsia="標楷體" w:hint="eastAsia"/>
                        <w:sz w:val="20"/>
                        <w:szCs w:val="40"/>
                      </w:rPr>
                      <w:t>01</w:t>
                    </w:r>
                    <w:r w:rsidR="002F7BD4" w:rsidRPr="007D068A">
                      <w:rPr>
                        <w:rFonts w:eastAsia="標楷體"/>
                        <w:sz w:val="20"/>
                        <w:szCs w:val="40"/>
                      </w:rPr>
                      <w:t>/</w:t>
                    </w:r>
                    <w:r w:rsidR="002F7BD4">
                      <w:rPr>
                        <w:rFonts w:eastAsia="標楷體" w:hint="eastAsia"/>
                        <w:sz w:val="20"/>
                        <w:szCs w:val="40"/>
                      </w:rPr>
                      <w:t>05</w:t>
                    </w:r>
                  </w:ins>
                  <w:del w:id="4679" w:author="User" w:date="2025-11-28T15:37:00Z">
                    <w:r w:rsidR="00E90D88" w:rsidRPr="00710858" w:rsidDel="002F7BD4">
                      <w:rPr>
                        <w:rFonts w:eastAsia="標楷體"/>
                        <w:sz w:val="20"/>
                        <w:szCs w:val="40"/>
                        <w:rPrChange w:id="4680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08</w:delText>
                    </w:r>
                    <w:r w:rsidR="00B20BBB" w:rsidRPr="00710858" w:rsidDel="002F7BD4">
                      <w:rPr>
                        <w:rFonts w:eastAsia="標楷體"/>
                        <w:sz w:val="20"/>
                        <w:szCs w:val="40"/>
                        <w:rPrChange w:id="4681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/</w:delText>
                    </w:r>
                    <w:r w:rsidR="002A2611" w:rsidRPr="00710858" w:rsidDel="002F7BD4">
                      <w:rPr>
                        <w:rFonts w:eastAsia="標楷體"/>
                        <w:sz w:val="20"/>
                        <w:szCs w:val="40"/>
                        <w:rPrChange w:id="4682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23</w:delText>
                    </w:r>
                  </w:del>
                  <w:ins w:id="4683" w:author="Windows 使用者" w:date="2024-08-07T09:10:00Z">
                    <w:del w:id="4684" w:author="User" w:date="2025-08-19T10:33:00Z">
                      <w:r w:rsidR="00CC029C" w:rsidRPr="00710858" w:rsidDel="00CE3AF2">
                        <w:rPr>
                          <w:rFonts w:eastAsia="標楷體"/>
                          <w:sz w:val="20"/>
                          <w:szCs w:val="40"/>
                          <w:rPrChange w:id="4685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40"/>
                            </w:rPr>
                          </w:rPrChange>
                        </w:rPr>
                        <w:delText>07</w:delText>
                      </w:r>
                    </w:del>
                  </w:ins>
                  <w:r w:rsidR="005025B5" w:rsidRPr="00710858">
                    <w:rPr>
                      <w:rFonts w:eastAsia="標楷體" w:hint="eastAsia"/>
                      <w:sz w:val="20"/>
                      <w:szCs w:val="40"/>
                      <w:rPrChange w:id="4686" w:author="User" w:date="2025-08-27T11:49:00Z">
                        <w:rPr>
                          <w:rFonts w:eastAsia="標楷體" w:hint="eastAsia"/>
                          <w:color w:val="000000" w:themeColor="text1"/>
                          <w:sz w:val="20"/>
                          <w:szCs w:val="40"/>
                        </w:rPr>
                      </w:rPrChange>
                    </w:rPr>
                    <w:t>製</w:t>
                  </w:r>
                </w:p>
              </w:tc>
              <w:tc>
                <w:tcPr>
                  <w:tcW w:w="6862" w:type="dxa"/>
                  <w:gridSpan w:val="6"/>
                  <w:tcBorders>
                    <w:bottom w:val="nil"/>
                  </w:tcBorders>
                </w:tcPr>
                <w:p w14:paraId="4E8049DB" w14:textId="77777777" w:rsidR="00387BEB" w:rsidRPr="00710858" w:rsidRDefault="00387BEB" w:rsidP="00387BEB">
                  <w:pPr>
                    <w:spacing w:line="400" w:lineRule="exact"/>
                    <w:ind w:leftChars="507" w:left="1217" w:rightChars="532" w:right="1277"/>
                    <w:jc w:val="distribute"/>
                    <w:rPr>
                      <w:rFonts w:eastAsia="標楷體"/>
                      <w:rPrChange w:id="468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rPrChange w:id="4688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</w:rPr>
                      </w:rPrChange>
                    </w:rPr>
                    <w:t>週課表</w:t>
                  </w:r>
                </w:p>
              </w:tc>
            </w:tr>
            <w:tr w:rsidR="00710858" w:rsidRPr="00710858" w14:paraId="745507B3" w14:textId="77777777" w:rsidTr="00387BEB">
              <w:trPr>
                <w:cantSplit/>
              </w:trPr>
              <w:tc>
                <w:tcPr>
                  <w:tcW w:w="3803" w:type="dxa"/>
                  <w:gridSpan w:val="4"/>
                  <w:vMerge w:val="restart"/>
                  <w:tcBorders>
                    <w:tl2br w:val="single" w:sz="4" w:space="0" w:color="auto"/>
                  </w:tcBorders>
                </w:tcPr>
                <w:p w14:paraId="0FED5F2A" w14:textId="77777777" w:rsidR="00387BEB" w:rsidRPr="00710858" w:rsidRDefault="00387BEB" w:rsidP="00387BEB">
                  <w:pPr>
                    <w:spacing w:line="180" w:lineRule="exact"/>
                    <w:jc w:val="right"/>
                    <w:rPr>
                      <w:rFonts w:eastAsia="標楷體"/>
                      <w:sz w:val="16"/>
                      <w:szCs w:val="16"/>
                      <w:rPrChange w:id="4689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4690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星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4691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4692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期</w:t>
                  </w:r>
                </w:p>
                <w:p w14:paraId="2068803D" w14:textId="77777777" w:rsidR="00387BEB" w:rsidRPr="00710858" w:rsidRDefault="00387BEB" w:rsidP="00387BEB">
                  <w:pPr>
                    <w:wordWrap w:val="0"/>
                    <w:spacing w:line="180" w:lineRule="exact"/>
                    <w:jc w:val="right"/>
                    <w:rPr>
                      <w:rFonts w:eastAsia="標楷體"/>
                      <w:sz w:val="16"/>
                      <w:szCs w:val="16"/>
                      <w:rPrChange w:id="4693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4694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科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4695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4696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目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4697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 Week</w:t>
                  </w:r>
                </w:p>
                <w:p w14:paraId="640C5D8E" w14:textId="77777777" w:rsidR="00387BEB" w:rsidRPr="00710858" w:rsidRDefault="00387BEB" w:rsidP="00387BEB">
                  <w:pPr>
                    <w:spacing w:line="180" w:lineRule="exact"/>
                    <w:rPr>
                      <w:rFonts w:eastAsia="標楷體"/>
                      <w:sz w:val="16"/>
                      <w:szCs w:val="16"/>
                      <w:rPrChange w:id="4698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4699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節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4700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4701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次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4702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                       Subject</w:t>
                  </w:r>
                </w:p>
                <w:p w14:paraId="496DEFAB" w14:textId="77777777" w:rsidR="00387BEB" w:rsidRPr="00710858" w:rsidRDefault="00387BEB" w:rsidP="00387BEB">
                  <w:pPr>
                    <w:spacing w:line="180" w:lineRule="exact"/>
                    <w:rPr>
                      <w:rFonts w:eastAsia="標楷體"/>
                      <w:rPrChange w:id="470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16"/>
                      <w:szCs w:val="16"/>
                      <w:rPrChange w:id="4704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Course        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4705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時間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4706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Time</w:t>
                  </w:r>
                </w:p>
              </w:tc>
              <w:tc>
                <w:tcPr>
                  <w:tcW w:w="1371" w:type="dxa"/>
                  <w:tcBorders>
                    <w:bottom w:val="nil"/>
                  </w:tcBorders>
                  <w:vAlign w:val="center"/>
                </w:tcPr>
                <w:p w14:paraId="19906038" w14:textId="77777777" w:rsidR="00387BEB" w:rsidRPr="00710858" w:rsidRDefault="00387BEB" w:rsidP="00387BEB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470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4708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一</w:t>
                  </w:r>
                </w:p>
              </w:tc>
              <w:tc>
                <w:tcPr>
                  <w:tcW w:w="1373" w:type="dxa"/>
                  <w:tcBorders>
                    <w:bottom w:val="nil"/>
                  </w:tcBorders>
                  <w:vAlign w:val="center"/>
                </w:tcPr>
                <w:p w14:paraId="52C809CD" w14:textId="77777777" w:rsidR="00387BEB" w:rsidRPr="00710858" w:rsidRDefault="00387BEB" w:rsidP="00387BEB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470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4710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二</w:t>
                  </w:r>
                </w:p>
              </w:tc>
              <w:tc>
                <w:tcPr>
                  <w:tcW w:w="1374" w:type="dxa"/>
                  <w:tcBorders>
                    <w:bottom w:val="nil"/>
                  </w:tcBorders>
                  <w:vAlign w:val="center"/>
                </w:tcPr>
                <w:p w14:paraId="5F2CE5EC" w14:textId="77777777" w:rsidR="00387BEB" w:rsidRPr="00710858" w:rsidRDefault="00387BEB" w:rsidP="00387BEB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471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4712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三</w:t>
                  </w:r>
                </w:p>
              </w:tc>
              <w:tc>
                <w:tcPr>
                  <w:tcW w:w="1372" w:type="dxa"/>
                  <w:gridSpan w:val="2"/>
                  <w:tcBorders>
                    <w:bottom w:val="nil"/>
                  </w:tcBorders>
                  <w:vAlign w:val="center"/>
                </w:tcPr>
                <w:p w14:paraId="587D7084" w14:textId="77777777" w:rsidR="00387BEB" w:rsidRPr="00710858" w:rsidRDefault="00387BEB" w:rsidP="00387BEB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471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4714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四</w:t>
                  </w:r>
                </w:p>
              </w:tc>
              <w:tc>
                <w:tcPr>
                  <w:tcW w:w="1372" w:type="dxa"/>
                  <w:tcBorders>
                    <w:bottom w:val="nil"/>
                  </w:tcBorders>
                  <w:vAlign w:val="center"/>
                </w:tcPr>
                <w:p w14:paraId="5F52535D" w14:textId="77777777" w:rsidR="00387BEB" w:rsidRPr="00710858" w:rsidRDefault="00387BEB" w:rsidP="00387BEB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471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4716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五</w:t>
                  </w:r>
                </w:p>
              </w:tc>
            </w:tr>
            <w:tr w:rsidR="00710858" w:rsidRPr="00710858" w14:paraId="7172BF87" w14:textId="77777777" w:rsidTr="00387BEB">
              <w:trPr>
                <w:cantSplit/>
              </w:trPr>
              <w:tc>
                <w:tcPr>
                  <w:tcW w:w="3803" w:type="dxa"/>
                  <w:gridSpan w:val="4"/>
                  <w:vMerge/>
                </w:tcPr>
                <w:p w14:paraId="7D1553F6" w14:textId="77777777" w:rsidR="00387BEB" w:rsidRPr="00710858" w:rsidRDefault="00387BEB" w:rsidP="00387BEB">
                  <w:pPr>
                    <w:spacing w:line="400" w:lineRule="exact"/>
                    <w:rPr>
                      <w:rFonts w:eastAsia="標楷體"/>
                      <w:rPrChange w:id="471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1371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364300F9" w14:textId="77777777" w:rsidR="00387BEB" w:rsidRPr="00710858" w:rsidRDefault="00387BEB" w:rsidP="00387BEB">
                  <w:pPr>
                    <w:jc w:val="center"/>
                    <w:rPr>
                      <w:rFonts w:eastAsia="標楷體"/>
                      <w:rPrChange w:id="471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471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Monday</w:t>
                  </w:r>
                </w:p>
              </w:tc>
              <w:tc>
                <w:tcPr>
                  <w:tcW w:w="1373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43892CFE" w14:textId="77777777" w:rsidR="00387BEB" w:rsidRPr="00710858" w:rsidRDefault="00387BEB" w:rsidP="00387BEB">
                  <w:pPr>
                    <w:jc w:val="center"/>
                    <w:rPr>
                      <w:rFonts w:eastAsia="標楷體"/>
                      <w:rPrChange w:id="472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472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Tuesday</w:t>
                  </w:r>
                </w:p>
              </w:tc>
              <w:tc>
                <w:tcPr>
                  <w:tcW w:w="1374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008FF2A1" w14:textId="77777777" w:rsidR="00387BEB" w:rsidRPr="00710858" w:rsidRDefault="00387BEB" w:rsidP="00387BEB">
                  <w:pPr>
                    <w:jc w:val="center"/>
                    <w:rPr>
                      <w:rFonts w:eastAsia="標楷體"/>
                      <w:spacing w:val="-20"/>
                      <w:rPrChange w:id="4722" w:author="User" w:date="2025-08-27T11:49:00Z">
                        <w:rPr>
                          <w:rFonts w:eastAsia="標楷體"/>
                          <w:color w:val="000000" w:themeColor="text1"/>
                          <w:spacing w:val="-20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pacing w:val="-20"/>
                      <w:rPrChange w:id="4723" w:author="User" w:date="2025-08-27T11:49:00Z">
                        <w:rPr>
                          <w:rFonts w:eastAsia="標楷體"/>
                          <w:color w:val="000000" w:themeColor="text1"/>
                          <w:spacing w:val="-20"/>
                        </w:rPr>
                      </w:rPrChange>
                    </w:rPr>
                    <w:t>Wednesday</w:t>
                  </w:r>
                </w:p>
              </w:tc>
              <w:tc>
                <w:tcPr>
                  <w:tcW w:w="1372" w:type="dxa"/>
                  <w:gridSpan w:val="2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2D5BC29C" w14:textId="77777777" w:rsidR="00387BEB" w:rsidRPr="00710858" w:rsidRDefault="00387BEB" w:rsidP="00387BEB">
                  <w:pPr>
                    <w:jc w:val="center"/>
                    <w:rPr>
                      <w:rFonts w:eastAsia="標楷體"/>
                      <w:rPrChange w:id="472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472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Thursday</w:t>
                  </w:r>
                </w:p>
              </w:tc>
              <w:tc>
                <w:tcPr>
                  <w:tcW w:w="1372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3445B663" w14:textId="77777777" w:rsidR="00387BEB" w:rsidRPr="00710858" w:rsidRDefault="00387BEB" w:rsidP="00387BEB">
                  <w:pPr>
                    <w:jc w:val="center"/>
                    <w:rPr>
                      <w:rFonts w:eastAsia="標楷體"/>
                      <w:rPrChange w:id="472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472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Friday</w:t>
                  </w:r>
                </w:p>
              </w:tc>
            </w:tr>
            <w:tr w:rsidR="00710858" w:rsidRPr="00710858" w14:paraId="07A5EFA0" w14:textId="77777777" w:rsidTr="00387BEB">
              <w:trPr>
                <w:cantSplit/>
                <w:trHeight w:val="419"/>
              </w:trPr>
              <w:tc>
                <w:tcPr>
                  <w:tcW w:w="1276" w:type="dxa"/>
                  <w:vMerge w:val="restart"/>
                  <w:vAlign w:val="center"/>
                </w:tcPr>
                <w:p w14:paraId="5A2A9225" w14:textId="77777777" w:rsidR="00387BEB" w:rsidRPr="00710858" w:rsidRDefault="00387BEB" w:rsidP="00387BE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4728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4729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上午</w:t>
                  </w:r>
                </w:p>
                <w:p w14:paraId="2E356D7C" w14:textId="77777777" w:rsidR="00387BEB" w:rsidRPr="00710858" w:rsidRDefault="00387BEB" w:rsidP="00387BE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4730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2"/>
                      <w:szCs w:val="22"/>
                      <w:rPrChange w:id="4731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2"/>
                        </w:rPr>
                      </w:rPrChange>
                    </w:rPr>
                    <w:t>Morning</w:t>
                  </w:r>
                </w:p>
              </w:tc>
              <w:tc>
                <w:tcPr>
                  <w:tcW w:w="2024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14:paraId="52B5F1EE" w14:textId="77777777" w:rsidR="00387BEB" w:rsidRPr="00710858" w:rsidRDefault="00387BEB" w:rsidP="00387BEB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473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473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7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4734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473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30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4736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473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8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4738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473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05</w:t>
                  </w:r>
                </w:p>
              </w:tc>
              <w:tc>
                <w:tcPr>
                  <w:tcW w:w="503" w:type="dxa"/>
                  <w:tcBorders>
                    <w:bottom w:val="single" w:sz="4" w:space="0" w:color="auto"/>
                  </w:tcBorders>
                  <w:vAlign w:val="center"/>
                </w:tcPr>
                <w:p w14:paraId="290F2708" w14:textId="77777777" w:rsidR="00387BEB" w:rsidRPr="00710858" w:rsidRDefault="00387BEB" w:rsidP="00387BEB">
                  <w:pPr>
                    <w:snapToGrid w:val="0"/>
                    <w:jc w:val="center"/>
                    <w:rPr>
                      <w:rFonts w:eastAsia="標楷體"/>
                      <w:rPrChange w:id="474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474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35</w:t>
                  </w:r>
                </w:p>
              </w:tc>
              <w:tc>
                <w:tcPr>
                  <w:tcW w:w="6862" w:type="dxa"/>
                  <w:gridSpan w:val="6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5592324" w14:textId="77777777" w:rsidR="00387BEB" w:rsidRPr="00710858" w:rsidRDefault="00387BEB" w:rsidP="00387BE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2"/>
                      <w:szCs w:val="32"/>
                      <w:rPrChange w:id="4742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2"/>
                      <w:szCs w:val="32"/>
                      <w:rPrChange w:id="4743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升旗早會、早自習</w:t>
                  </w:r>
                </w:p>
              </w:tc>
            </w:tr>
            <w:tr w:rsidR="00710858" w:rsidRPr="00710858" w14:paraId="58EE0C96" w14:textId="77777777" w:rsidTr="00387BEB">
              <w:trPr>
                <w:cantSplit/>
              </w:trPr>
              <w:tc>
                <w:tcPr>
                  <w:tcW w:w="1276" w:type="dxa"/>
                  <w:vMerge/>
                  <w:vAlign w:val="center"/>
                </w:tcPr>
                <w:p w14:paraId="03E694E9" w14:textId="77777777" w:rsidR="00387BEB" w:rsidRPr="00710858" w:rsidRDefault="00387BEB" w:rsidP="00387BE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474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450" w:type="dxa"/>
                  <w:vAlign w:val="center"/>
                </w:tcPr>
                <w:p w14:paraId="3FEB6292" w14:textId="77777777" w:rsidR="00387BEB" w:rsidRPr="00710858" w:rsidRDefault="00387BEB" w:rsidP="00387BEB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4745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4746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1</w:t>
                  </w:r>
                </w:p>
              </w:tc>
              <w:tc>
                <w:tcPr>
                  <w:tcW w:w="1574" w:type="dxa"/>
                  <w:vAlign w:val="center"/>
                </w:tcPr>
                <w:p w14:paraId="44315028" w14:textId="77777777" w:rsidR="00387BEB" w:rsidRPr="00710858" w:rsidRDefault="00387BEB" w:rsidP="00387BEB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474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474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8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474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475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</w:p>
                <w:p w14:paraId="32DCF58F" w14:textId="77777777" w:rsidR="00387BEB" w:rsidRPr="00710858" w:rsidRDefault="00387BEB" w:rsidP="00387BEB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475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475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61C53F6C" w14:textId="77777777" w:rsidR="00387BEB" w:rsidRPr="00710858" w:rsidRDefault="00387BEB" w:rsidP="00387BEB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475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475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4755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475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</w:tc>
              <w:tc>
                <w:tcPr>
                  <w:tcW w:w="503" w:type="dxa"/>
                  <w:vAlign w:val="center"/>
                </w:tcPr>
                <w:p w14:paraId="671EEF38" w14:textId="77777777" w:rsidR="00387BEB" w:rsidRPr="00710858" w:rsidRDefault="00387BEB" w:rsidP="00387BEB">
                  <w:pPr>
                    <w:snapToGrid w:val="0"/>
                    <w:jc w:val="center"/>
                    <w:rPr>
                      <w:rFonts w:eastAsia="標楷體"/>
                      <w:rPrChange w:id="475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475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28CC2125" w14:textId="77777777" w:rsidR="005418A6" w:rsidRPr="00710858" w:rsidRDefault="005418A6" w:rsidP="00387BE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475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vAlign w:val="center"/>
                </w:tcPr>
                <w:p w14:paraId="3A204E33" w14:textId="77777777" w:rsidR="00387BEB" w:rsidRPr="00710858" w:rsidRDefault="00387BEB" w:rsidP="00387BEB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476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4" w:type="dxa"/>
                  <w:vAlign w:val="center"/>
                </w:tcPr>
                <w:p w14:paraId="0464D87E" w14:textId="77777777" w:rsidR="00387BEB" w:rsidRPr="00710858" w:rsidRDefault="00387BEB" w:rsidP="00214167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476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gridSpan w:val="2"/>
                  <w:vAlign w:val="center"/>
                </w:tcPr>
                <w:p w14:paraId="2BD204B5" w14:textId="58F8B2D8" w:rsidR="00387BEB" w:rsidRPr="00710858" w:rsidRDefault="00387BEB" w:rsidP="00EF712A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476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330B70AB" w14:textId="77777777" w:rsidR="00387BEB" w:rsidRPr="00710858" w:rsidRDefault="00387BEB" w:rsidP="00387BE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476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14:paraId="704FE745" w14:textId="77777777" w:rsidTr="00387BEB">
              <w:trPr>
                <w:cantSplit/>
              </w:trPr>
              <w:tc>
                <w:tcPr>
                  <w:tcW w:w="1276" w:type="dxa"/>
                  <w:vMerge/>
                  <w:vAlign w:val="center"/>
                </w:tcPr>
                <w:p w14:paraId="3F65C6BC" w14:textId="77777777" w:rsidR="00210AB2" w:rsidRPr="00710858" w:rsidRDefault="00210AB2" w:rsidP="00210AB2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476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450" w:type="dxa"/>
                  <w:vAlign w:val="center"/>
                </w:tcPr>
                <w:p w14:paraId="3E85F7E2" w14:textId="77777777" w:rsidR="00210AB2" w:rsidRPr="00710858" w:rsidRDefault="00210AB2" w:rsidP="00210AB2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4765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4766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2</w:t>
                  </w:r>
                </w:p>
              </w:tc>
              <w:tc>
                <w:tcPr>
                  <w:tcW w:w="1574" w:type="dxa"/>
                  <w:vAlign w:val="center"/>
                </w:tcPr>
                <w:p w14:paraId="34836DEC" w14:textId="77777777" w:rsidR="00210AB2" w:rsidRPr="00710858" w:rsidRDefault="00210AB2" w:rsidP="00210AB2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476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476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476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477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</w:p>
                <w:p w14:paraId="311CC1E4" w14:textId="77777777" w:rsidR="00210AB2" w:rsidRPr="00710858" w:rsidRDefault="00210AB2" w:rsidP="00210AB2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477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477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3747026C" w14:textId="77777777" w:rsidR="00210AB2" w:rsidRPr="00710858" w:rsidRDefault="00210AB2" w:rsidP="00210AB2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477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477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4775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477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</w:tc>
              <w:tc>
                <w:tcPr>
                  <w:tcW w:w="503" w:type="dxa"/>
                  <w:vAlign w:val="center"/>
                </w:tcPr>
                <w:p w14:paraId="3A34C4B9" w14:textId="77777777" w:rsidR="00210AB2" w:rsidRPr="00710858" w:rsidRDefault="00210AB2" w:rsidP="00210AB2">
                  <w:pPr>
                    <w:snapToGrid w:val="0"/>
                    <w:jc w:val="center"/>
                    <w:rPr>
                      <w:rFonts w:eastAsia="標楷體"/>
                      <w:rPrChange w:id="477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477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tcBorders>
                    <w:bottom w:val="single" w:sz="4" w:space="0" w:color="auto"/>
                  </w:tcBorders>
                  <w:vAlign w:val="center"/>
                </w:tcPr>
                <w:p w14:paraId="6180D762" w14:textId="7A19FB4B" w:rsidR="00210AB2" w:rsidRPr="00710858" w:rsidRDefault="00210AB2" w:rsidP="00EF712A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477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tcBorders>
                    <w:bottom w:val="single" w:sz="4" w:space="0" w:color="auto"/>
                  </w:tcBorders>
                  <w:vAlign w:val="center"/>
                </w:tcPr>
                <w:p w14:paraId="26D3C76F" w14:textId="335B0000" w:rsidR="00210AB2" w:rsidRPr="00710858" w:rsidRDefault="00210AB2" w:rsidP="00847630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478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4" w:type="dxa"/>
                  <w:tcBorders>
                    <w:bottom w:val="single" w:sz="4" w:space="0" w:color="auto"/>
                  </w:tcBorders>
                  <w:vAlign w:val="center"/>
                </w:tcPr>
                <w:p w14:paraId="2596B854" w14:textId="76521D69" w:rsidR="00210AB2" w:rsidRPr="00710858" w:rsidRDefault="00210AB2" w:rsidP="00EF712A">
                  <w:pPr>
                    <w:snapToGrid w:val="0"/>
                    <w:spacing w:line="240" w:lineRule="atLeast"/>
                    <w:ind w:leftChars="-17" w:left="-41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478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14:paraId="222A418A" w14:textId="3A2CAE7D" w:rsidR="00210AB2" w:rsidRPr="00710858" w:rsidRDefault="00210AB2" w:rsidP="00EF712A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478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tcBorders>
                    <w:bottom w:val="single" w:sz="4" w:space="0" w:color="auto"/>
                  </w:tcBorders>
                  <w:vAlign w:val="center"/>
                </w:tcPr>
                <w:p w14:paraId="566BB457" w14:textId="77777777" w:rsidR="00CE3AF2" w:rsidRPr="00710858" w:rsidRDefault="00CE3AF2" w:rsidP="00CE3AF2">
                  <w:pPr>
                    <w:snapToGrid w:val="0"/>
                    <w:spacing w:line="400" w:lineRule="exact"/>
                    <w:jc w:val="center"/>
                    <w:rPr>
                      <w:ins w:id="4783" w:author="User" w:date="2025-08-19T10:35:00Z"/>
                      <w:rFonts w:eastAsia="標楷體"/>
                      <w:sz w:val="36"/>
                      <w:szCs w:val="36"/>
                      <w:rPrChange w:id="4784" w:author="User" w:date="2025-08-27T11:49:00Z">
                        <w:rPr>
                          <w:ins w:id="4785" w:author="User" w:date="2025-08-19T10:35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4786" w:author="User" w:date="2025-08-19T10:35:00Z">
                    <w:r w:rsidRPr="00710858">
                      <w:rPr>
                        <w:rFonts w:eastAsia="標楷體"/>
                        <w:sz w:val="36"/>
                        <w:szCs w:val="36"/>
                        <w:rPrChange w:id="4787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sym w:font="Wingdings 2" w:char="F0F8"/>
                    </w:r>
                    <w:r w:rsidRPr="00710858">
                      <w:rPr>
                        <w:rFonts w:eastAsia="標楷體"/>
                        <w:sz w:val="36"/>
                        <w:szCs w:val="36"/>
                        <w:rPrChange w:id="4788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101</w:t>
                    </w:r>
                  </w:ins>
                </w:p>
                <w:p w14:paraId="4A210880" w14:textId="7CF24E2F" w:rsidR="00210AB2" w:rsidRPr="00710858" w:rsidRDefault="00CE3AF2" w:rsidP="00CE3AF2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478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4790" w:author="User" w:date="2025-08-19T10:35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479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數學</w:t>
                    </w:r>
                  </w:ins>
                </w:p>
              </w:tc>
            </w:tr>
            <w:tr w:rsidR="00710858" w:rsidRPr="00710858" w14:paraId="342C286D" w14:textId="77777777" w:rsidTr="00387BEB">
              <w:trPr>
                <w:cantSplit/>
                <w:trHeight w:val="1135"/>
              </w:trPr>
              <w:tc>
                <w:tcPr>
                  <w:tcW w:w="1276" w:type="dxa"/>
                  <w:vMerge/>
                  <w:vAlign w:val="center"/>
                </w:tcPr>
                <w:p w14:paraId="44683AED" w14:textId="77777777" w:rsidR="004869AB" w:rsidRPr="00710858" w:rsidRDefault="004869AB" w:rsidP="004869A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479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450" w:type="dxa"/>
                  <w:vAlign w:val="center"/>
                </w:tcPr>
                <w:p w14:paraId="6DA96F7C" w14:textId="77777777" w:rsidR="004869AB" w:rsidRPr="00710858" w:rsidRDefault="004869AB" w:rsidP="004869AB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4793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4794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3</w:t>
                  </w:r>
                </w:p>
              </w:tc>
              <w:tc>
                <w:tcPr>
                  <w:tcW w:w="1574" w:type="dxa"/>
                  <w:vAlign w:val="center"/>
                </w:tcPr>
                <w:p w14:paraId="1826DCA3" w14:textId="77777777" w:rsidR="004869AB" w:rsidRPr="00710858" w:rsidRDefault="004869AB" w:rsidP="004869AB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479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479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4797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479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</w:p>
                <w:p w14:paraId="25EB24F8" w14:textId="77777777" w:rsidR="004869AB" w:rsidRPr="00710858" w:rsidRDefault="004869AB" w:rsidP="004869AB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479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480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48F60A12" w14:textId="77777777" w:rsidR="004869AB" w:rsidRPr="00710858" w:rsidRDefault="004869AB" w:rsidP="004869AB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480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480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4803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480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</w:tc>
              <w:tc>
                <w:tcPr>
                  <w:tcW w:w="503" w:type="dxa"/>
                  <w:vAlign w:val="center"/>
                </w:tcPr>
                <w:p w14:paraId="21ED356C" w14:textId="77777777" w:rsidR="004869AB" w:rsidRPr="00710858" w:rsidRDefault="004869AB" w:rsidP="004869AB">
                  <w:pPr>
                    <w:snapToGrid w:val="0"/>
                    <w:spacing w:before="120" w:after="120"/>
                    <w:jc w:val="center"/>
                    <w:rPr>
                      <w:rFonts w:eastAsia="標楷體"/>
                      <w:rPrChange w:id="480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480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688514D3" w14:textId="13DC79D1" w:rsidR="00E034E5" w:rsidRPr="00710858" w:rsidDel="00EF712A" w:rsidRDefault="00BB2B6F" w:rsidP="00E034E5">
                  <w:pPr>
                    <w:snapToGrid w:val="0"/>
                    <w:spacing w:line="400" w:lineRule="exact"/>
                    <w:jc w:val="center"/>
                    <w:rPr>
                      <w:del w:id="4807" w:author="Windows 使用者" w:date="2024-08-06T10:34:00Z"/>
                      <w:rFonts w:eastAsia="標楷體"/>
                      <w:sz w:val="36"/>
                      <w:szCs w:val="36"/>
                      <w:rPrChange w:id="4808" w:author="User" w:date="2025-08-27T11:49:00Z">
                        <w:rPr>
                          <w:del w:id="4809" w:author="Windows 使用者" w:date="2024-08-06T10:3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4810" w:author="Windows 使用者" w:date="2024-08-06T10:34:00Z">
                    <w:r w:rsidRPr="00710858" w:rsidDel="00EF712A">
                      <w:rPr>
                        <w:rFonts w:eastAsia="標楷體"/>
                        <w:sz w:val="32"/>
                        <w:szCs w:val="26"/>
                        <w:rPrChange w:id="4811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sym w:font="Wingdings 2" w:char="F0F8"/>
                    </w:r>
                    <w:r w:rsidR="00B10385" w:rsidRPr="00710858" w:rsidDel="00EF712A">
                      <w:rPr>
                        <w:rFonts w:eastAsia="標楷體"/>
                        <w:sz w:val="36"/>
                        <w:szCs w:val="36"/>
                        <w:rPrChange w:id="4812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2</w:delText>
                    </w:r>
                    <w:r w:rsidR="00E034E5" w:rsidRPr="00710858" w:rsidDel="00EF712A">
                      <w:rPr>
                        <w:rFonts w:eastAsia="標楷體"/>
                        <w:sz w:val="36"/>
                        <w:szCs w:val="36"/>
                        <w:rPrChange w:id="4813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01</w:delText>
                    </w:r>
                  </w:del>
                </w:p>
                <w:p w14:paraId="242744C1" w14:textId="0C39FF6D" w:rsidR="004869AB" w:rsidRPr="00710858" w:rsidRDefault="00E034E5" w:rsidP="00E034E5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481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4815" w:author="Windows 使用者" w:date="2024-08-06T10:34:00Z">
                    <w:r w:rsidRPr="00710858" w:rsidDel="00EF712A">
                      <w:rPr>
                        <w:rFonts w:eastAsia="標楷體" w:hint="eastAsia"/>
                        <w:sz w:val="36"/>
                        <w:szCs w:val="36"/>
                        <w:rPrChange w:id="481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數學</w:delText>
                    </w:r>
                  </w:del>
                </w:p>
              </w:tc>
              <w:tc>
                <w:tcPr>
                  <w:tcW w:w="1373" w:type="dxa"/>
                  <w:vAlign w:val="center"/>
                </w:tcPr>
                <w:p w14:paraId="118575C2" w14:textId="25F9B88F" w:rsidR="004869AB" w:rsidRPr="00710858" w:rsidRDefault="004869AB" w:rsidP="007D31C7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481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4" w:type="dxa"/>
                  <w:vAlign w:val="center"/>
                </w:tcPr>
                <w:p w14:paraId="07264F60" w14:textId="77777777" w:rsidR="00CE3AF2" w:rsidRPr="00710858" w:rsidRDefault="00CE3AF2" w:rsidP="00CE3AF2">
                  <w:pPr>
                    <w:snapToGrid w:val="0"/>
                    <w:spacing w:line="240" w:lineRule="atLeast"/>
                    <w:jc w:val="center"/>
                    <w:rPr>
                      <w:ins w:id="4818" w:author="User" w:date="2025-08-19T10:34:00Z"/>
                      <w:rFonts w:eastAsia="標楷體"/>
                      <w:sz w:val="36"/>
                      <w:szCs w:val="36"/>
                      <w:rPrChange w:id="4819" w:author="User" w:date="2025-08-27T11:49:00Z">
                        <w:rPr>
                          <w:ins w:id="4820" w:author="User" w:date="2025-08-19T10:3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4821" w:author="User" w:date="2025-08-19T10:34:00Z">
                    <w:r w:rsidRPr="00710858">
                      <w:rPr>
                        <w:rFonts w:eastAsia="標楷體"/>
                        <w:sz w:val="36"/>
                        <w:szCs w:val="36"/>
                        <w:rPrChange w:id="4822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sym w:font="Wingdings 2" w:char="F0F8"/>
                    </w:r>
                    <w:r w:rsidRPr="00710858">
                      <w:rPr>
                        <w:rFonts w:eastAsia="標楷體"/>
                        <w:sz w:val="36"/>
                        <w:szCs w:val="36"/>
                        <w:rPrChange w:id="4823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101</w:t>
                    </w:r>
                  </w:ins>
                </w:p>
                <w:p w14:paraId="2237AA8C" w14:textId="63BFD6C3" w:rsidR="00B96481" w:rsidRPr="00710858" w:rsidDel="00CE3AF2" w:rsidRDefault="00CE3AF2" w:rsidP="00CE3AF2">
                  <w:pPr>
                    <w:snapToGrid w:val="0"/>
                    <w:spacing w:line="240" w:lineRule="atLeast"/>
                    <w:jc w:val="center"/>
                    <w:rPr>
                      <w:ins w:id="4824" w:author="Windows 使用者" w:date="2024-08-13T09:27:00Z"/>
                      <w:del w:id="4825" w:author="User" w:date="2025-08-19T10:34:00Z"/>
                      <w:rFonts w:eastAsia="標楷體"/>
                      <w:sz w:val="36"/>
                      <w:szCs w:val="36"/>
                      <w:rPrChange w:id="4826" w:author="User" w:date="2025-08-27T11:49:00Z">
                        <w:rPr>
                          <w:ins w:id="4827" w:author="Windows 使用者" w:date="2024-08-13T09:27:00Z"/>
                          <w:del w:id="4828" w:author="User" w:date="2025-08-19T10:3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4829" w:author="User" w:date="2025-08-19T10:34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483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數學</w:t>
                    </w:r>
                  </w:ins>
                  <w:ins w:id="4831" w:author="Windows 使用者" w:date="2024-08-13T09:27:00Z">
                    <w:del w:id="4832" w:author="User" w:date="2025-08-19T10:34:00Z">
                      <w:r w:rsidR="00B96481" w:rsidRPr="00710858" w:rsidDel="00CE3AF2">
                        <w:rPr>
                          <w:rFonts w:eastAsia="標楷體"/>
                          <w:sz w:val="36"/>
                          <w:szCs w:val="36"/>
                          <w:rPrChange w:id="4833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sym w:font="Wingdings 2" w:char="F0F8"/>
                      </w:r>
                      <w:r w:rsidR="00B96481" w:rsidRPr="00710858" w:rsidDel="00CE3AF2">
                        <w:rPr>
                          <w:rFonts w:eastAsia="標楷體"/>
                          <w:sz w:val="36"/>
                          <w:szCs w:val="36"/>
                          <w:rPrChange w:id="4834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301</w:delText>
                      </w:r>
                    </w:del>
                  </w:ins>
                </w:p>
                <w:p w14:paraId="48035E8E" w14:textId="6B4BE6CB" w:rsidR="004869AB" w:rsidRPr="00710858" w:rsidRDefault="00B96481" w:rsidP="00B96481">
                  <w:pPr>
                    <w:snapToGrid w:val="0"/>
                    <w:spacing w:before="120" w:after="120" w:line="400" w:lineRule="exact"/>
                    <w:ind w:leftChars="-17" w:left="-41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483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4836" w:author="Windows 使用者" w:date="2024-08-13T09:27:00Z">
                    <w:del w:id="4837" w:author="User" w:date="2025-08-19T10:34:00Z">
                      <w:r w:rsidRPr="00710858" w:rsidDel="00CE3AF2">
                        <w:rPr>
                          <w:rFonts w:eastAsia="標楷體" w:hint="eastAsia"/>
                          <w:sz w:val="36"/>
                          <w:szCs w:val="36"/>
                          <w:rPrChange w:id="4838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數學</w:delText>
                      </w:r>
                    </w:del>
                  </w:ins>
                </w:p>
              </w:tc>
              <w:tc>
                <w:tcPr>
                  <w:tcW w:w="1372" w:type="dxa"/>
                  <w:gridSpan w:val="2"/>
                  <w:vAlign w:val="center"/>
                </w:tcPr>
                <w:p w14:paraId="2A400BAC" w14:textId="0ACBEE5B" w:rsidR="00CE3AF2" w:rsidRPr="00710858" w:rsidRDefault="00AC53E5" w:rsidP="00CE3AF2">
                  <w:pPr>
                    <w:snapToGrid w:val="0"/>
                    <w:spacing w:line="400" w:lineRule="exact"/>
                    <w:jc w:val="center"/>
                    <w:rPr>
                      <w:ins w:id="4839" w:author="User" w:date="2025-08-19T10:34:00Z"/>
                      <w:rFonts w:eastAsia="標楷體"/>
                      <w:sz w:val="36"/>
                      <w:szCs w:val="36"/>
                      <w:rPrChange w:id="4840" w:author="User" w:date="2025-08-27T11:49:00Z">
                        <w:rPr>
                          <w:ins w:id="4841" w:author="User" w:date="2025-08-19T10:3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4842" w:author="User" w:date="2025-08-20T11:46:00Z">
                    <w:r w:rsidRPr="00710858">
                      <w:rPr>
                        <w:rFonts w:eastAsia="標楷體"/>
                        <w:sz w:val="36"/>
                        <w:szCs w:val="36"/>
                        <w:rPrChange w:id="4843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sym w:font="Wingdings 2" w:char="F0F8"/>
                    </w:r>
                  </w:ins>
                  <w:ins w:id="4844" w:author="User" w:date="2025-08-19T10:34:00Z">
                    <w:r w:rsidR="00CE3AF2" w:rsidRPr="00710858">
                      <w:rPr>
                        <w:rFonts w:eastAsia="標楷體"/>
                        <w:sz w:val="36"/>
                        <w:szCs w:val="36"/>
                        <w:rPrChange w:id="4845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101</w:t>
                    </w:r>
                  </w:ins>
                </w:p>
                <w:p w14:paraId="224F88FE" w14:textId="760C9D26" w:rsidR="0050680E" w:rsidRPr="00710858" w:rsidDel="00EF712A" w:rsidRDefault="00CE3AF2" w:rsidP="00CE3AF2">
                  <w:pPr>
                    <w:snapToGrid w:val="0"/>
                    <w:spacing w:line="400" w:lineRule="exact"/>
                    <w:jc w:val="center"/>
                    <w:rPr>
                      <w:del w:id="4846" w:author="Windows 使用者" w:date="2024-08-06T10:37:00Z"/>
                      <w:rFonts w:eastAsia="標楷體"/>
                      <w:sz w:val="36"/>
                      <w:szCs w:val="36"/>
                      <w:rPrChange w:id="4847" w:author="User" w:date="2025-08-27T11:49:00Z">
                        <w:rPr>
                          <w:del w:id="4848" w:author="Windows 使用者" w:date="2024-08-06T10:3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4849" w:author="User" w:date="2025-08-19T10:34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485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生科</w:t>
                    </w:r>
                  </w:ins>
                  <w:del w:id="4851" w:author="Windows 使用者" w:date="2024-08-06T10:37:00Z">
                    <w:r w:rsidR="00BB2B6F" w:rsidRPr="00710858" w:rsidDel="00EF712A">
                      <w:rPr>
                        <w:rFonts w:eastAsia="標楷體"/>
                        <w:sz w:val="36"/>
                        <w:szCs w:val="36"/>
                        <w:rPrChange w:id="4852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sym w:font="Wingdings 2" w:char="F0F8"/>
                    </w:r>
                    <w:r w:rsidR="0050680E" w:rsidRPr="00710858" w:rsidDel="00EF712A">
                      <w:rPr>
                        <w:rFonts w:eastAsia="標楷體"/>
                        <w:sz w:val="36"/>
                        <w:szCs w:val="36"/>
                        <w:rPrChange w:id="4853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201</w:delText>
                    </w:r>
                  </w:del>
                </w:p>
                <w:p w14:paraId="3079B203" w14:textId="57512CD2" w:rsidR="004869AB" w:rsidRPr="00710858" w:rsidRDefault="002516DA" w:rsidP="002516DA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485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4855" w:author="Windows 使用者" w:date="2024-08-06T10:37:00Z">
                    <w:r w:rsidRPr="00710858" w:rsidDel="00EF712A">
                      <w:rPr>
                        <w:rFonts w:eastAsia="標楷體" w:hint="eastAsia"/>
                        <w:sz w:val="36"/>
                        <w:szCs w:val="36"/>
                        <w:rPrChange w:id="485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數學</w:delText>
                    </w:r>
                  </w:del>
                </w:p>
              </w:tc>
              <w:tc>
                <w:tcPr>
                  <w:tcW w:w="1372" w:type="dxa"/>
                  <w:vAlign w:val="center"/>
                </w:tcPr>
                <w:p w14:paraId="02508CFC" w14:textId="61CC2FF0" w:rsidR="00B96481" w:rsidRPr="00710858" w:rsidDel="00CE3AF2" w:rsidRDefault="00B96481" w:rsidP="00B96481">
                  <w:pPr>
                    <w:snapToGrid w:val="0"/>
                    <w:spacing w:line="400" w:lineRule="exact"/>
                    <w:jc w:val="center"/>
                    <w:rPr>
                      <w:ins w:id="4857" w:author="Windows 使用者" w:date="2024-08-13T09:28:00Z"/>
                      <w:del w:id="4858" w:author="User" w:date="2025-08-19T10:35:00Z"/>
                      <w:rFonts w:eastAsia="標楷體"/>
                      <w:sz w:val="36"/>
                      <w:szCs w:val="36"/>
                      <w:rPrChange w:id="4859" w:author="User" w:date="2025-08-27T11:49:00Z">
                        <w:rPr>
                          <w:ins w:id="4860" w:author="Windows 使用者" w:date="2024-08-13T09:28:00Z"/>
                          <w:del w:id="4861" w:author="User" w:date="2025-08-19T10:35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4862" w:author="Windows 使用者" w:date="2024-08-13T09:28:00Z">
                    <w:del w:id="4863" w:author="User" w:date="2025-08-19T10:35:00Z">
                      <w:r w:rsidRPr="00710858" w:rsidDel="00CE3AF2">
                        <w:rPr>
                          <w:rFonts w:eastAsia="標楷體"/>
                          <w:sz w:val="36"/>
                          <w:szCs w:val="36"/>
                          <w:rPrChange w:id="4864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sym w:font="Wingdings 2" w:char="F0F8"/>
                      </w:r>
                    </w:del>
                    <w:del w:id="4865" w:author="User" w:date="2025-08-19T10:34:00Z">
                      <w:r w:rsidRPr="00710858" w:rsidDel="00CE3AF2">
                        <w:rPr>
                          <w:rFonts w:eastAsia="標楷體"/>
                          <w:sz w:val="36"/>
                          <w:szCs w:val="36"/>
                          <w:rPrChange w:id="4866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3</w:delText>
                      </w:r>
                    </w:del>
                    <w:del w:id="4867" w:author="User" w:date="2025-08-19T10:35:00Z">
                      <w:r w:rsidRPr="00710858" w:rsidDel="00CE3AF2">
                        <w:rPr>
                          <w:rFonts w:eastAsia="標楷體"/>
                          <w:sz w:val="36"/>
                          <w:szCs w:val="36"/>
                          <w:rPrChange w:id="4868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01</w:delText>
                      </w:r>
                    </w:del>
                  </w:ins>
                </w:p>
                <w:p w14:paraId="07E88419" w14:textId="7157F555" w:rsidR="000178BE" w:rsidRPr="00710858" w:rsidDel="00EF712A" w:rsidRDefault="00B96481" w:rsidP="00B96481">
                  <w:pPr>
                    <w:snapToGrid w:val="0"/>
                    <w:spacing w:line="400" w:lineRule="exact"/>
                    <w:jc w:val="center"/>
                    <w:rPr>
                      <w:del w:id="4869" w:author="Windows 使用者" w:date="2024-08-06T10:37:00Z"/>
                      <w:rFonts w:eastAsia="標楷體"/>
                      <w:sz w:val="36"/>
                      <w:szCs w:val="36"/>
                      <w:rPrChange w:id="4870" w:author="User" w:date="2025-08-27T11:49:00Z">
                        <w:rPr>
                          <w:del w:id="4871" w:author="Windows 使用者" w:date="2024-08-06T10:3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4872" w:author="Windows 使用者" w:date="2024-08-13T09:28:00Z">
                    <w:del w:id="4873" w:author="User" w:date="2025-08-19T10:35:00Z">
                      <w:r w:rsidRPr="00710858" w:rsidDel="00CE3AF2">
                        <w:rPr>
                          <w:rFonts w:eastAsia="標楷體" w:hint="eastAsia"/>
                          <w:sz w:val="36"/>
                          <w:szCs w:val="36"/>
                          <w:rPrChange w:id="4874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數學</w:delText>
                      </w:r>
                    </w:del>
                  </w:ins>
                  <w:del w:id="4875" w:author="Windows 使用者" w:date="2024-08-06T10:37:00Z">
                    <w:r w:rsidR="00BB2B6F" w:rsidRPr="00710858" w:rsidDel="00EF712A">
                      <w:rPr>
                        <w:rFonts w:eastAsia="標楷體"/>
                        <w:sz w:val="36"/>
                        <w:szCs w:val="36"/>
                        <w:rPrChange w:id="4876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sym w:font="Wingdings 2" w:char="F0F8"/>
                    </w:r>
                    <w:r w:rsidR="0050680E" w:rsidRPr="00710858" w:rsidDel="00EF712A">
                      <w:rPr>
                        <w:rFonts w:eastAsia="標楷體"/>
                        <w:sz w:val="36"/>
                        <w:szCs w:val="36"/>
                        <w:rPrChange w:id="4877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201</w:delText>
                    </w:r>
                  </w:del>
                </w:p>
                <w:p w14:paraId="1CF66923" w14:textId="10C6EF93" w:rsidR="004869AB" w:rsidRPr="00710858" w:rsidRDefault="000178BE" w:rsidP="000178BE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487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4879" w:author="Windows 使用者" w:date="2024-08-06T10:37:00Z">
                    <w:r w:rsidRPr="00710858" w:rsidDel="00EF712A">
                      <w:rPr>
                        <w:rFonts w:eastAsia="標楷體" w:hint="eastAsia"/>
                        <w:sz w:val="36"/>
                        <w:szCs w:val="36"/>
                        <w:rPrChange w:id="488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數學</w:delText>
                    </w:r>
                  </w:del>
                </w:p>
              </w:tc>
            </w:tr>
            <w:tr w:rsidR="00710858" w:rsidRPr="00710858" w14:paraId="070B0D7A" w14:textId="77777777" w:rsidTr="00387BEB">
              <w:trPr>
                <w:cantSplit/>
                <w:trHeight w:val="1264"/>
              </w:trPr>
              <w:tc>
                <w:tcPr>
                  <w:tcW w:w="1276" w:type="dxa"/>
                  <w:vMerge/>
                  <w:vAlign w:val="center"/>
                </w:tcPr>
                <w:p w14:paraId="1D17A6BB" w14:textId="77777777" w:rsidR="004869AB" w:rsidRPr="00710858" w:rsidRDefault="004869AB" w:rsidP="004869AB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rPrChange w:id="488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450" w:type="dxa"/>
                  <w:vAlign w:val="center"/>
                </w:tcPr>
                <w:p w14:paraId="2F641233" w14:textId="77777777" w:rsidR="004869AB" w:rsidRPr="00710858" w:rsidRDefault="004869AB" w:rsidP="004869AB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4882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4883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4</w:t>
                  </w:r>
                </w:p>
              </w:tc>
              <w:tc>
                <w:tcPr>
                  <w:tcW w:w="1574" w:type="dxa"/>
                  <w:vAlign w:val="center"/>
                </w:tcPr>
                <w:p w14:paraId="2D1B0632" w14:textId="77777777" w:rsidR="004869AB" w:rsidRPr="00710858" w:rsidRDefault="004869AB" w:rsidP="004869AB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488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488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4886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488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05</w:t>
                  </w:r>
                </w:p>
                <w:p w14:paraId="00C97393" w14:textId="77777777" w:rsidR="004869AB" w:rsidRPr="00710858" w:rsidRDefault="004869AB" w:rsidP="004869AB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488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488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4B6385D9" w14:textId="77777777" w:rsidR="004869AB" w:rsidRPr="00710858" w:rsidRDefault="004869AB" w:rsidP="004869AB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489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489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4892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489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</w:tc>
              <w:tc>
                <w:tcPr>
                  <w:tcW w:w="503" w:type="dxa"/>
                  <w:vAlign w:val="center"/>
                </w:tcPr>
                <w:p w14:paraId="4412BF8F" w14:textId="77777777" w:rsidR="004869AB" w:rsidRPr="00710858" w:rsidRDefault="004869AB" w:rsidP="004869AB">
                  <w:pPr>
                    <w:snapToGrid w:val="0"/>
                    <w:spacing w:before="120" w:after="120"/>
                    <w:jc w:val="center"/>
                    <w:rPr>
                      <w:rFonts w:eastAsia="標楷體"/>
                      <w:rPrChange w:id="489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489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032DE5DD" w14:textId="7F5A7902" w:rsidR="005E0629" w:rsidRPr="00710858" w:rsidDel="00CE3AF2" w:rsidRDefault="005E0629" w:rsidP="005E0629">
                  <w:pPr>
                    <w:snapToGrid w:val="0"/>
                    <w:spacing w:line="400" w:lineRule="exact"/>
                    <w:jc w:val="center"/>
                    <w:rPr>
                      <w:ins w:id="4896" w:author="Windows 使用者" w:date="2024-08-12T11:31:00Z"/>
                      <w:del w:id="4897" w:author="User" w:date="2025-08-19T10:34:00Z"/>
                      <w:rFonts w:eastAsia="標楷體"/>
                      <w:sz w:val="36"/>
                      <w:szCs w:val="36"/>
                      <w:rPrChange w:id="4898" w:author="User" w:date="2025-08-27T11:49:00Z">
                        <w:rPr>
                          <w:ins w:id="4899" w:author="Windows 使用者" w:date="2024-08-12T11:31:00Z"/>
                          <w:del w:id="4900" w:author="User" w:date="2025-08-19T10:3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4901" w:author="Windows 使用者" w:date="2024-08-12T11:31:00Z">
                    <w:del w:id="4902" w:author="User" w:date="2025-08-19T10:34:00Z">
                      <w:r w:rsidRPr="00710858" w:rsidDel="00CE3AF2">
                        <w:rPr>
                          <w:rFonts w:eastAsia="標楷體"/>
                          <w:sz w:val="36"/>
                          <w:szCs w:val="36"/>
                          <w:rPrChange w:id="4903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sym w:font="Wingdings 2" w:char="F0F8"/>
                      </w:r>
                      <w:r w:rsidRPr="00710858" w:rsidDel="00CE3AF2">
                        <w:rPr>
                          <w:rFonts w:eastAsia="標楷體"/>
                          <w:sz w:val="36"/>
                          <w:szCs w:val="36"/>
                          <w:rPrChange w:id="4904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301</w:delText>
                      </w:r>
                    </w:del>
                  </w:ins>
                </w:p>
                <w:p w14:paraId="1E4B9B35" w14:textId="4CE147B3" w:rsidR="004869AB" w:rsidRPr="00710858" w:rsidRDefault="005E0629" w:rsidP="005E0629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490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4906" w:author="Windows 使用者" w:date="2024-08-12T11:31:00Z">
                    <w:del w:id="4907" w:author="User" w:date="2025-08-19T10:34:00Z">
                      <w:r w:rsidRPr="00710858" w:rsidDel="00CE3AF2">
                        <w:rPr>
                          <w:rFonts w:eastAsia="標楷體" w:hint="eastAsia"/>
                          <w:sz w:val="36"/>
                          <w:szCs w:val="36"/>
                          <w:rPrChange w:id="4908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數學</w:delText>
                      </w:r>
                    </w:del>
                  </w:ins>
                </w:p>
              </w:tc>
              <w:tc>
                <w:tcPr>
                  <w:tcW w:w="1373" w:type="dxa"/>
                  <w:vAlign w:val="center"/>
                </w:tcPr>
                <w:p w14:paraId="59E1DBAD" w14:textId="6F869B87" w:rsidR="00CE3AF2" w:rsidRPr="00710858" w:rsidRDefault="00CE3AF2" w:rsidP="00CE3AF2">
                  <w:pPr>
                    <w:snapToGrid w:val="0"/>
                    <w:spacing w:line="240" w:lineRule="atLeast"/>
                    <w:jc w:val="center"/>
                    <w:rPr>
                      <w:ins w:id="4909" w:author="User" w:date="2025-08-19T10:34:00Z"/>
                      <w:rFonts w:eastAsia="標楷體"/>
                      <w:sz w:val="36"/>
                      <w:szCs w:val="36"/>
                      <w:rPrChange w:id="4910" w:author="User" w:date="2025-08-27T11:49:00Z">
                        <w:rPr>
                          <w:ins w:id="4911" w:author="User" w:date="2025-08-19T10:3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4912" w:author="User" w:date="2025-08-19T10:34:00Z">
                    <w:r w:rsidRPr="00710858">
                      <w:rPr>
                        <w:rFonts w:eastAsia="標楷體"/>
                        <w:sz w:val="36"/>
                        <w:szCs w:val="36"/>
                        <w:rPrChange w:id="4913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101</w:t>
                    </w:r>
                  </w:ins>
                </w:p>
                <w:p w14:paraId="0BCAEEB0" w14:textId="48B56546" w:rsidR="00847630" w:rsidRPr="00710858" w:rsidDel="00CE3AF2" w:rsidRDefault="00CE3AF2" w:rsidP="00CE3AF2">
                  <w:pPr>
                    <w:snapToGrid w:val="0"/>
                    <w:spacing w:line="240" w:lineRule="atLeast"/>
                    <w:jc w:val="center"/>
                    <w:rPr>
                      <w:ins w:id="4914" w:author="Windows 使用者" w:date="2024-08-06T12:52:00Z"/>
                      <w:del w:id="4915" w:author="User" w:date="2025-08-19T10:34:00Z"/>
                      <w:rFonts w:eastAsia="標楷體"/>
                      <w:sz w:val="36"/>
                      <w:szCs w:val="36"/>
                      <w:rPrChange w:id="4916" w:author="User" w:date="2025-08-27T11:49:00Z">
                        <w:rPr>
                          <w:ins w:id="4917" w:author="Windows 使用者" w:date="2024-08-06T12:52:00Z"/>
                          <w:del w:id="4918" w:author="User" w:date="2025-08-19T10:3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4919" w:author="User" w:date="2025-08-19T10:34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492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數學</w:t>
                    </w:r>
                  </w:ins>
                  <w:ins w:id="4921" w:author="Windows 使用者" w:date="2024-08-06T12:52:00Z">
                    <w:del w:id="4922" w:author="User" w:date="2025-08-19T10:34:00Z">
                      <w:r w:rsidR="00847630" w:rsidRPr="00710858" w:rsidDel="00CE3AF2">
                        <w:rPr>
                          <w:rFonts w:eastAsia="標楷體"/>
                          <w:sz w:val="36"/>
                          <w:szCs w:val="36"/>
                          <w:rPrChange w:id="4923" w:author="User" w:date="2025-08-27T11:49:00Z">
                            <w:rPr>
                              <w:rFonts w:eastAsia="標楷體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sym w:font="Wingdings 2" w:char="F0F8"/>
                      </w:r>
                      <w:r w:rsidR="00847630" w:rsidRPr="00710858" w:rsidDel="00CE3AF2">
                        <w:rPr>
                          <w:rFonts w:eastAsia="標楷體"/>
                          <w:sz w:val="36"/>
                          <w:szCs w:val="36"/>
                          <w:rPrChange w:id="4924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201</w:delText>
                      </w:r>
                    </w:del>
                  </w:ins>
                </w:p>
                <w:p w14:paraId="333066FF" w14:textId="21A1452E" w:rsidR="002A5AB1" w:rsidRPr="00710858" w:rsidDel="001C7707" w:rsidRDefault="00847630" w:rsidP="00847630">
                  <w:pPr>
                    <w:snapToGrid w:val="0"/>
                    <w:spacing w:line="400" w:lineRule="exact"/>
                    <w:jc w:val="center"/>
                    <w:rPr>
                      <w:del w:id="4925" w:author="Windows 使用者" w:date="2024-08-06T10:48:00Z"/>
                      <w:rFonts w:eastAsia="標楷體"/>
                      <w:sz w:val="36"/>
                      <w:szCs w:val="36"/>
                      <w:rPrChange w:id="4926" w:author="User" w:date="2025-08-27T11:49:00Z">
                        <w:rPr>
                          <w:del w:id="4927" w:author="Windows 使用者" w:date="2024-08-06T10:4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4928" w:author="Windows 使用者" w:date="2024-08-06T12:52:00Z">
                    <w:del w:id="4929" w:author="User" w:date="2025-08-19T10:34:00Z">
                      <w:r w:rsidRPr="00710858" w:rsidDel="00CE3AF2">
                        <w:rPr>
                          <w:rFonts w:eastAsia="標楷體" w:hint="eastAsia"/>
                          <w:sz w:val="36"/>
                          <w:szCs w:val="36"/>
                          <w:rPrChange w:id="4930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生科</w:delText>
                      </w:r>
                    </w:del>
                  </w:ins>
                  <w:del w:id="4931" w:author="Windows 使用者" w:date="2024-08-06T10:48:00Z">
                    <w:r w:rsidR="002A5AB1" w:rsidRPr="00710858" w:rsidDel="001C7707">
                      <w:rPr>
                        <w:rFonts w:eastAsia="標楷體"/>
                        <w:sz w:val="36"/>
                        <w:szCs w:val="36"/>
                        <w:rPrChange w:id="4932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sym w:font="Wingdings 2" w:char="F0F8"/>
                    </w:r>
                    <w:r w:rsidR="002A5AB1" w:rsidRPr="00710858" w:rsidDel="001C7707">
                      <w:rPr>
                        <w:rFonts w:eastAsia="標楷體"/>
                        <w:sz w:val="36"/>
                        <w:szCs w:val="36"/>
                        <w:rPrChange w:id="4933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201</w:delText>
                    </w:r>
                  </w:del>
                </w:p>
                <w:p w14:paraId="558DF3F4" w14:textId="07CF6B32" w:rsidR="004869AB" w:rsidRPr="00710858" w:rsidRDefault="002A5AB1" w:rsidP="002A5AB1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493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4935" w:author="Windows 使用者" w:date="2024-08-06T10:48:00Z">
                    <w:r w:rsidRPr="00710858" w:rsidDel="001C7707">
                      <w:rPr>
                        <w:rFonts w:eastAsia="標楷體" w:hint="eastAsia"/>
                        <w:sz w:val="36"/>
                        <w:szCs w:val="36"/>
                        <w:rPrChange w:id="493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delText>邏輯推理</w:delText>
                    </w:r>
                  </w:del>
                </w:p>
              </w:tc>
              <w:tc>
                <w:tcPr>
                  <w:tcW w:w="1374" w:type="dxa"/>
                  <w:vAlign w:val="center"/>
                </w:tcPr>
                <w:p w14:paraId="2C621C5B" w14:textId="573A29E6" w:rsidR="0050680E" w:rsidRPr="00710858" w:rsidDel="00EF712A" w:rsidRDefault="00BB2B6F" w:rsidP="00847630">
                  <w:pPr>
                    <w:snapToGrid w:val="0"/>
                    <w:spacing w:line="400" w:lineRule="exact"/>
                    <w:jc w:val="center"/>
                    <w:rPr>
                      <w:del w:id="4937" w:author="Windows 使用者" w:date="2024-08-06T10:37:00Z"/>
                      <w:rFonts w:eastAsia="標楷體"/>
                      <w:sz w:val="36"/>
                      <w:szCs w:val="36"/>
                      <w:rPrChange w:id="4938" w:author="User" w:date="2025-08-27T11:49:00Z">
                        <w:rPr>
                          <w:del w:id="4939" w:author="Windows 使用者" w:date="2024-08-06T10:3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4940" w:author="Windows 使用者" w:date="2024-08-06T10:37:00Z">
                    <w:r w:rsidRPr="00710858" w:rsidDel="00EF712A">
                      <w:rPr>
                        <w:rFonts w:eastAsia="標楷體"/>
                        <w:sz w:val="36"/>
                        <w:szCs w:val="36"/>
                        <w:rPrChange w:id="4941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sym w:font="Wingdings 2" w:char="F0F8"/>
                    </w:r>
                    <w:r w:rsidR="0050680E" w:rsidRPr="00710858" w:rsidDel="00EF712A">
                      <w:rPr>
                        <w:rFonts w:eastAsia="標楷體"/>
                        <w:sz w:val="36"/>
                        <w:szCs w:val="36"/>
                        <w:rPrChange w:id="4942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201</w:delText>
                    </w:r>
                  </w:del>
                </w:p>
                <w:p w14:paraId="41D4BE38" w14:textId="6EFEBC2A" w:rsidR="004869AB" w:rsidRPr="00710858" w:rsidRDefault="0050680E" w:rsidP="0050680E">
                  <w:pPr>
                    <w:snapToGrid w:val="0"/>
                    <w:spacing w:before="120" w:after="120" w:line="120" w:lineRule="atLeast"/>
                    <w:jc w:val="center"/>
                    <w:rPr>
                      <w:rFonts w:eastAsia="標楷體"/>
                      <w:sz w:val="36"/>
                      <w:szCs w:val="36"/>
                      <w:rPrChange w:id="494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4944" w:author="Windows 使用者" w:date="2024-08-06T10:37:00Z">
                    <w:r w:rsidRPr="00710858" w:rsidDel="00EF712A">
                      <w:rPr>
                        <w:rFonts w:eastAsia="標楷體" w:hint="eastAsia"/>
                        <w:sz w:val="36"/>
                        <w:szCs w:val="36"/>
                        <w:rPrChange w:id="494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數學</w:delText>
                    </w:r>
                  </w:del>
                </w:p>
              </w:tc>
              <w:tc>
                <w:tcPr>
                  <w:tcW w:w="1372" w:type="dxa"/>
                  <w:gridSpan w:val="2"/>
                  <w:vAlign w:val="center"/>
                </w:tcPr>
                <w:p w14:paraId="6339BB2F" w14:textId="5CF5A893" w:rsidR="009E763E" w:rsidRPr="00710858" w:rsidRDefault="009E763E" w:rsidP="009E763E">
                  <w:pPr>
                    <w:snapToGrid w:val="0"/>
                    <w:spacing w:line="400" w:lineRule="exact"/>
                    <w:jc w:val="center"/>
                    <w:rPr>
                      <w:ins w:id="4946" w:author="Windows 使用者" w:date="2024-08-12T13:10:00Z"/>
                      <w:rFonts w:eastAsia="標楷體"/>
                      <w:sz w:val="36"/>
                      <w:szCs w:val="36"/>
                      <w:rPrChange w:id="4947" w:author="User" w:date="2025-08-27T11:49:00Z">
                        <w:rPr>
                          <w:ins w:id="4948" w:author="Windows 使用者" w:date="2024-08-12T13:1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4949" w:author="Windows 使用者" w:date="2024-08-12T13:10:00Z">
                    <w:r w:rsidRPr="00710858">
                      <w:rPr>
                        <w:rFonts w:eastAsia="標楷體"/>
                        <w:sz w:val="36"/>
                        <w:szCs w:val="36"/>
                        <w:rPrChange w:id="4950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sym w:font="Wingdings 2" w:char="F0F8"/>
                    </w:r>
                  </w:ins>
                  <w:ins w:id="4951" w:author="User" w:date="2025-08-19T10:34:00Z">
                    <w:r w:rsidR="00CE3AF2" w:rsidRPr="00710858">
                      <w:rPr>
                        <w:rFonts w:eastAsia="標楷體"/>
                        <w:sz w:val="36"/>
                        <w:szCs w:val="36"/>
                        <w:rPrChange w:id="4952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1</w:t>
                    </w:r>
                  </w:ins>
                  <w:ins w:id="4953" w:author="Windows 使用者" w:date="2024-08-12T13:10:00Z">
                    <w:del w:id="4954" w:author="User" w:date="2025-08-19T10:34:00Z">
                      <w:r w:rsidRPr="00710858" w:rsidDel="00CE3AF2">
                        <w:rPr>
                          <w:rFonts w:eastAsia="標楷體"/>
                          <w:sz w:val="36"/>
                          <w:szCs w:val="36"/>
                          <w:rPrChange w:id="4955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3</w:delText>
                      </w:r>
                    </w:del>
                    <w:r w:rsidRPr="00710858">
                      <w:rPr>
                        <w:rFonts w:eastAsia="標楷體"/>
                        <w:sz w:val="36"/>
                        <w:szCs w:val="36"/>
                        <w:rPrChange w:id="4956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01</w:t>
                    </w:r>
                  </w:ins>
                </w:p>
                <w:p w14:paraId="1992375F" w14:textId="38CEE24D" w:rsidR="004869AB" w:rsidRPr="00710858" w:rsidRDefault="009E763E" w:rsidP="009E763E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b/>
                      <w:sz w:val="36"/>
                      <w:szCs w:val="36"/>
                      <w:rPrChange w:id="495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4958" w:author="Windows 使用者" w:date="2024-08-12T13:10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495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數學</w:t>
                    </w:r>
                  </w:ins>
                </w:p>
              </w:tc>
              <w:tc>
                <w:tcPr>
                  <w:tcW w:w="1372" w:type="dxa"/>
                  <w:vAlign w:val="center"/>
                </w:tcPr>
                <w:p w14:paraId="42E7AC55" w14:textId="77777777" w:rsidR="00CE3AF2" w:rsidRPr="00710858" w:rsidRDefault="00CE3AF2" w:rsidP="00CE3AF2">
                  <w:pPr>
                    <w:snapToGrid w:val="0"/>
                    <w:spacing w:line="240" w:lineRule="atLeast"/>
                    <w:jc w:val="center"/>
                    <w:rPr>
                      <w:ins w:id="4960" w:author="User" w:date="2025-08-19T10:34:00Z"/>
                      <w:rFonts w:eastAsia="標楷體"/>
                      <w:sz w:val="36"/>
                      <w:szCs w:val="36"/>
                      <w:rPrChange w:id="4961" w:author="User" w:date="2025-08-27T11:49:00Z">
                        <w:rPr>
                          <w:ins w:id="4962" w:author="User" w:date="2025-08-19T10:3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4963" w:author="User" w:date="2025-08-19T10:34:00Z">
                    <w:r w:rsidRPr="00710858">
                      <w:rPr>
                        <w:rFonts w:eastAsia="標楷體"/>
                        <w:sz w:val="36"/>
                        <w:szCs w:val="36"/>
                        <w:rPrChange w:id="4964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sym w:font="Wingdings 2" w:char="F0F8"/>
                    </w:r>
                    <w:r w:rsidRPr="00710858">
                      <w:rPr>
                        <w:rFonts w:eastAsia="標楷體"/>
                        <w:sz w:val="36"/>
                        <w:szCs w:val="36"/>
                        <w:rPrChange w:id="4965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201</w:t>
                    </w:r>
                  </w:ins>
                </w:p>
                <w:p w14:paraId="7C21FA88" w14:textId="4CCB22AD" w:rsidR="00B96481" w:rsidRPr="00710858" w:rsidDel="00CE3AF2" w:rsidRDefault="00CE3AF2" w:rsidP="00CE3AF2">
                  <w:pPr>
                    <w:snapToGrid w:val="0"/>
                    <w:spacing w:line="400" w:lineRule="exact"/>
                    <w:jc w:val="center"/>
                    <w:rPr>
                      <w:ins w:id="4966" w:author="Windows 使用者" w:date="2024-08-13T09:28:00Z"/>
                      <w:del w:id="4967" w:author="User" w:date="2025-08-19T10:33:00Z"/>
                      <w:rFonts w:eastAsia="標楷體"/>
                      <w:sz w:val="36"/>
                      <w:szCs w:val="36"/>
                      <w:rPrChange w:id="4968" w:author="User" w:date="2025-08-27T11:49:00Z">
                        <w:rPr>
                          <w:ins w:id="4969" w:author="Windows 使用者" w:date="2024-08-13T09:28:00Z"/>
                          <w:del w:id="4970" w:author="User" w:date="2025-08-19T10:3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4971" w:author="User" w:date="2025-08-19T10:34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497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生科</w:t>
                    </w:r>
                  </w:ins>
                  <w:ins w:id="4973" w:author="Windows 使用者" w:date="2024-08-13T09:28:00Z">
                    <w:del w:id="4974" w:author="User" w:date="2025-08-19T10:33:00Z">
                      <w:r w:rsidR="00B96481" w:rsidRPr="00710858" w:rsidDel="00CE3AF2">
                        <w:rPr>
                          <w:rFonts w:eastAsia="標楷體"/>
                          <w:sz w:val="36"/>
                          <w:szCs w:val="36"/>
                          <w:rPrChange w:id="4975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sym w:font="Wingdings 2" w:char="F0F8"/>
                      </w:r>
                      <w:r w:rsidR="00B96481" w:rsidRPr="00710858" w:rsidDel="00CE3AF2">
                        <w:rPr>
                          <w:rFonts w:eastAsia="標楷體"/>
                          <w:sz w:val="36"/>
                          <w:szCs w:val="36"/>
                          <w:rPrChange w:id="4976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301</w:delText>
                      </w:r>
                    </w:del>
                  </w:ins>
                </w:p>
                <w:p w14:paraId="196306DD" w14:textId="020E40D1" w:rsidR="004869AB" w:rsidRPr="00710858" w:rsidRDefault="00B96481" w:rsidP="00B96481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4977" w:author="User" w:date="2025-08-27T11:49:00Z">
                        <w:rPr>
                          <w:rFonts w:eastAsia="標楷體"/>
                          <w:color w:val="000000" w:themeColor="text1"/>
                          <w:sz w:val="28"/>
                          <w:szCs w:val="28"/>
                        </w:rPr>
                      </w:rPrChange>
                    </w:rPr>
                  </w:pPr>
                  <w:ins w:id="4978" w:author="Windows 使用者" w:date="2024-08-13T09:28:00Z">
                    <w:del w:id="4979" w:author="User" w:date="2025-08-19T10:33:00Z">
                      <w:r w:rsidRPr="00710858" w:rsidDel="00CE3AF2">
                        <w:rPr>
                          <w:rFonts w:eastAsia="標楷體" w:hint="eastAsia"/>
                          <w:sz w:val="36"/>
                          <w:szCs w:val="36"/>
                          <w:rPrChange w:id="4980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生科</w:delText>
                      </w:r>
                    </w:del>
                  </w:ins>
                </w:p>
              </w:tc>
            </w:tr>
            <w:tr w:rsidR="00710858" w:rsidRPr="00710858" w14:paraId="7A1F3871" w14:textId="77777777" w:rsidTr="00387BEB">
              <w:trPr>
                <w:cantSplit/>
                <w:trHeight w:val="133"/>
              </w:trPr>
              <w:tc>
                <w:tcPr>
                  <w:tcW w:w="1276" w:type="dxa"/>
                  <w:vMerge w:val="restart"/>
                  <w:vAlign w:val="center"/>
                </w:tcPr>
                <w:p w14:paraId="4E10B5D8" w14:textId="77777777" w:rsidR="004869AB" w:rsidRPr="00710858" w:rsidRDefault="004869AB" w:rsidP="004869A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4981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4982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下午</w:t>
                  </w:r>
                </w:p>
                <w:p w14:paraId="721D05F8" w14:textId="77777777" w:rsidR="004869AB" w:rsidRPr="00710858" w:rsidRDefault="004869AB" w:rsidP="004869A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22"/>
                      <w:szCs w:val="22"/>
                      <w:rPrChange w:id="4983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2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2"/>
                      <w:szCs w:val="22"/>
                      <w:rPrChange w:id="4984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2"/>
                        </w:rPr>
                      </w:rPrChange>
                    </w:rPr>
                    <w:t>Afternoon</w:t>
                  </w:r>
                </w:p>
              </w:tc>
              <w:tc>
                <w:tcPr>
                  <w:tcW w:w="2024" w:type="dxa"/>
                  <w:gridSpan w:val="2"/>
                  <w:vMerge w:val="restart"/>
                  <w:vAlign w:val="center"/>
                </w:tcPr>
                <w:p w14:paraId="5E7AE783" w14:textId="77777777" w:rsidR="004869AB" w:rsidRPr="00710858" w:rsidRDefault="004869AB" w:rsidP="004869AB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498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498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4987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498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498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499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12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4991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499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</w:tc>
              <w:tc>
                <w:tcPr>
                  <w:tcW w:w="503" w:type="dxa"/>
                  <w:vMerge w:val="restart"/>
                  <w:vAlign w:val="center"/>
                </w:tcPr>
                <w:p w14:paraId="2C108680" w14:textId="77777777" w:rsidR="004869AB" w:rsidRPr="00710858" w:rsidRDefault="004869AB" w:rsidP="004869AB">
                  <w:pPr>
                    <w:snapToGrid w:val="0"/>
                    <w:jc w:val="center"/>
                    <w:rPr>
                      <w:rFonts w:eastAsia="標楷體"/>
                      <w:rPrChange w:id="499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499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60</w:t>
                  </w:r>
                </w:p>
              </w:tc>
              <w:tc>
                <w:tcPr>
                  <w:tcW w:w="6862" w:type="dxa"/>
                  <w:gridSpan w:val="6"/>
                  <w:tcBorders>
                    <w:bottom w:val="nil"/>
                  </w:tcBorders>
                  <w:vAlign w:val="center"/>
                </w:tcPr>
                <w:p w14:paraId="1104A449" w14:textId="77777777" w:rsidR="004869AB" w:rsidRPr="00710858" w:rsidRDefault="004869AB" w:rsidP="004869AB">
                  <w:pPr>
                    <w:snapToGrid w:val="0"/>
                    <w:spacing w:line="400" w:lineRule="exact"/>
                    <w:ind w:leftChars="507" w:left="1217" w:rightChars="532" w:right="1277"/>
                    <w:jc w:val="center"/>
                    <w:rPr>
                      <w:rFonts w:eastAsia="標楷體"/>
                      <w:sz w:val="36"/>
                      <w:szCs w:val="36"/>
                      <w:rPrChange w:id="4995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4996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午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4997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36"/>
                      <w:szCs w:val="36"/>
                      <w:rPrChange w:id="4998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餐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4999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( </w:t>
                  </w:r>
                  <w:r w:rsidRPr="00710858">
                    <w:rPr>
                      <w:rFonts w:eastAsia="標楷體" w:hint="eastAsia"/>
                      <w:sz w:val="36"/>
                      <w:szCs w:val="36"/>
                      <w:rPrChange w:id="5000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午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5001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6"/>
                      <w:szCs w:val="36"/>
                      <w:rPrChange w:id="5002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間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5003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6"/>
                      <w:szCs w:val="36"/>
                      <w:rPrChange w:id="5004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靜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5005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6"/>
                      <w:szCs w:val="36"/>
                      <w:rPrChange w:id="5006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息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5007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)</w:t>
                  </w:r>
                </w:p>
              </w:tc>
            </w:tr>
            <w:tr w:rsidR="00710858" w:rsidRPr="00710858" w14:paraId="5A19A184" w14:textId="77777777" w:rsidTr="00387BEB">
              <w:trPr>
                <w:cantSplit/>
                <w:trHeight w:val="174"/>
              </w:trPr>
              <w:tc>
                <w:tcPr>
                  <w:tcW w:w="1276" w:type="dxa"/>
                  <w:vMerge/>
                  <w:vAlign w:val="center"/>
                </w:tcPr>
                <w:p w14:paraId="1AC54289" w14:textId="77777777" w:rsidR="004869AB" w:rsidRPr="00710858" w:rsidRDefault="004869AB" w:rsidP="004869A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500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2024" w:type="dxa"/>
                  <w:gridSpan w:val="2"/>
                  <w:vMerge/>
                  <w:vAlign w:val="center"/>
                </w:tcPr>
                <w:p w14:paraId="1C96426F" w14:textId="77777777" w:rsidR="004869AB" w:rsidRPr="00710858" w:rsidRDefault="004869AB" w:rsidP="004869A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26"/>
                      <w:szCs w:val="26"/>
                      <w:rPrChange w:id="500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</w:p>
              </w:tc>
              <w:tc>
                <w:tcPr>
                  <w:tcW w:w="503" w:type="dxa"/>
                  <w:vMerge/>
                  <w:vAlign w:val="center"/>
                </w:tcPr>
                <w:p w14:paraId="4B7F6CCC" w14:textId="77777777" w:rsidR="004869AB" w:rsidRPr="00710858" w:rsidRDefault="004869AB" w:rsidP="004869AB">
                  <w:pPr>
                    <w:snapToGrid w:val="0"/>
                    <w:jc w:val="center"/>
                    <w:rPr>
                      <w:rFonts w:eastAsia="標楷體"/>
                      <w:rPrChange w:id="501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6862" w:type="dxa"/>
                  <w:gridSpan w:val="6"/>
                  <w:tcBorders>
                    <w:top w:val="nil"/>
                  </w:tcBorders>
                  <w:vAlign w:val="center"/>
                </w:tcPr>
                <w:p w14:paraId="727DAB18" w14:textId="77777777" w:rsidR="004869AB" w:rsidRPr="00710858" w:rsidRDefault="004869AB" w:rsidP="004869A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5011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36"/>
                      <w:szCs w:val="36"/>
                      <w:rPrChange w:id="5012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Lunch   Time </w:t>
                  </w:r>
                  <w:r w:rsidRPr="00710858">
                    <w:rPr>
                      <w:rFonts w:eastAsia="標楷體" w:hint="eastAsia"/>
                      <w:sz w:val="36"/>
                      <w:szCs w:val="36"/>
                      <w:rPrChange w:id="5013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＆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5014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Break</w:t>
                  </w:r>
                </w:p>
              </w:tc>
            </w:tr>
            <w:tr w:rsidR="00710858" w:rsidRPr="00710858" w14:paraId="2B0F7AF1" w14:textId="77777777" w:rsidTr="00214167">
              <w:trPr>
                <w:cantSplit/>
              </w:trPr>
              <w:tc>
                <w:tcPr>
                  <w:tcW w:w="1276" w:type="dxa"/>
                  <w:vMerge/>
                  <w:vAlign w:val="center"/>
                </w:tcPr>
                <w:p w14:paraId="24563114" w14:textId="77777777" w:rsidR="004869AB" w:rsidRPr="00710858" w:rsidRDefault="004869AB" w:rsidP="004869A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501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450" w:type="dxa"/>
                  <w:vAlign w:val="center"/>
                </w:tcPr>
                <w:p w14:paraId="19A583DD" w14:textId="77777777" w:rsidR="004869AB" w:rsidRPr="00710858" w:rsidRDefault="004869AB" w:rsidP="004869AB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5016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5017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5</w:t>
                  </w:r>
                </w:p>
              </w:tc>
              <w:tc>
                <w:tcPr>
                  <w:tcW w:w="1574" w:type="dxa"/>
                  <w:vAlign w:val="center"/>
                </w:tcPr>
                <w:p w14:paraId="7DC08694" w14:textId="77777777" w:rsidR="004869AB" w:rsidRPr="00710858" w:rsidRDefault="004869AB" w:rsidP="004869AB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501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501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5020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502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  <w:p w14:paraId="5DF7DF0A" w14:textId="77777777" w:rsidR="004869AB" w:rsidRPr="00710858" w:rsidRDefault="004869AB" w:rsidP="004869AB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502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502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09346578" w14:textId="77777777" w:rsidR="004869AB" w:rsidRPr="00710858" w:rsidRDefault="004869AB" w:rsidP="004869AB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502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502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5026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502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503" w:type="dxa"/>
                  <w:vAlign w:val="center"/>
                </w:tcPr>
                <w:p w14:paraId="3A25501C" w14:textId="77777777" w:rsidR="004869AB" w:rsidRPr="00710858" w:rsidRDefault="004869AB" w:rsidP="004869AB">
                  <w:pPr>
                    <w:snapToGrid w:val="0"/>
                    <w:jc w:val="center"/>
                    <w:rPr>
                      <w:rFonts w:eastAsia="標楷體"/>
                      <w:rPrChange w:id="502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502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77D9544F" w14:textId="77777777" w:rsidR="00CE3AF2" w:rsidRPr="00710858" w:rsidRDefault="00CE3AF2" w:rsidP="00CE3AF2">
                  <w:pPr>
                    <w:snapToGrid w:val="0"/>
                    <w:spacing w:line="400" w:lineRule="exact"/>
                    <w:jc w:val="center"/>
                    <w:rPr>
                      <w:ins w:id="5030" w:author="User" w:date="2025-08-19T10:33:00Z"/>
                      <w:rFonts w:eastAsia="標楷體"/>
                      <w:sz w:val="36"/>
                      <w:szCs w:val="36"/>
                      <w:rPrChange w:id="5031" w:author="User" w:date="2025-08-27T11:49:00Z">
                        <w:rPr>
                          <w:ins w:id="5032" w:author="User" w:date="2025-08-19T10:3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5033" w:author="User" w:date="2025-08-19T10:33:00Z">
                    <w:r w:rsidRPr="00710858">
                      <w:rPr>
                        <w:rFonts w:eastAsia="標楷體"/>
                        <w:sz w:val="36"/>
                        <w:szCs w:val="36"/>
                        <w:rPrChange w:id="5034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sym w:font="Wingdings 2" w:char="F0F8"/>
                    </w:r>
                    <w:r w:rsidRPr="00710858">
                      <w:rPr>
                        <w:rFonts w:eastAsia="標楷體"/>
                        <w:sz w:val="36"/>
                        <w:szCs w:val="36"/>
                        <w:rPrChange w:id="5035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301</w:t>
                    </w:r>
                  </w:ins>
                </w:p>
                <w:p w14:paraId="447F1FC2" w14:textId="6784585B" w:rsidR="004869AB" w:rsidRPr="00710858" w:rsidRDefault="00CE3AF2" w:rsidP="00CE3AF2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503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5037" w:author="User" w:date="2025-08-19T10:33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503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生科</w:t>
                    </w:r>
                  </w:ins>
                </w:p>
              </w:tc>
              <w:tc>
                <w:tcPr>
                  <w:tcW w:w="1373" w:type="dxa"/>
                  <w:vAlign w:val="center"/>
                </w:tcPr>
                <w:p w14:paraId="744D70C2" w14:textId="11F0A921" w:rsidR="004869AB" w:rsidRPr="00710858" w:rsidRDefault="004869AB" w:rsidP="00006E38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shd w:val="pct15" w:color="auto" w:fill="FFFFFF"/>
                      <w:rPrChange w:id="5039" w:author="User" w:date="2025-08-27T11:49:00Z">
                        <w:rPr>
                          <w:rFonts w:eastAsia="標楷體"/>
                          <w:color w:val="000000" w:themeColor="text1"/>
                          <w:shd w:val="pct15" w:color="auto" w:fill="FFFFFF"/>
                        </w:rPr>
                      </w:rPrChange>
                    </w:rPr>
                  </w:pPr>
                </w:p>
              </w:tc>
              <w:tc>
                <w:tcPr>
                  <w:tcW w:w="1391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14:paraId="59EBC9CC" w14:textId="3D1D2613" w:rsidR="004869AB" w:rsidRPr="00710858" w:rsidRDefault="004869AB" w:rsidP="00C62F88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504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55" w:type="dxa"/>
                  <w:vAlign w:val="center"/>
                </w:tcPr>
                <w:p w14:paraId="5567088B" w14:textId="756A9E9D" w:rsidR="005E0629" w:rsidRPr="00710858" w:rsidDel="00CE3AF2" w:rsidRDefault="005E0629" w:rsidP="005E0629">
                  <w:pPr>
                    <w:snapToGrid w:val="0"/>
                    <w:spacing w:line="400" w:lineRule="exact"/>
                    <w:jc w:val="center"/>
                    <w:rPr>
                      <w:ins w:id="5041" w:author="Windows 使用者" w:date="2024-08-12T11:32:00Z"/>
                      <w:del w:id="5042" w:author="User" w:date="2025-08-19T10:34:00Z"/>
                      <w:rFonts w:eastAsia="標楷體"/>
                      <w:sz w:val="36"/>
                      <w:szCs w:val="36"/>
                      <w:rPrChange w:id="5043" w:author="User" w:date="2025-08-27T11:49:00Z">
                        <w:rPr>
                          <w:ins w:id="5044" w:author="Windows 使用者" w:date="2024-08-12T11:32:00Z"/>
                          <w:del w:id="5045" w:author="User" w:date="2025-08-19T10:3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5046" w:author="Windows 使用者" w:date="2024-08-12T11:32:00Z">
                    <w:del w:id="5047" w:author="User" w:date="2025-08-19T10:34:00Z">
                      <w:r w:rsidRPr="00710858" w:rsidDel="00CE3AF2">
                        <w:rPr>
                          <w:rFonts w:eastAsia="標楷體"/>
                          <w:sz w:val="36"/>
                          <w:szCs w:val="36"/>
                          <w:rPrChange w:id="5048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101</w:delText>
                      </w:r>
                    </w:del>
                  </w:ins>
                </w:p>
                <w:p w14:paraId="10A3E8D9" w14:textId="1653DC88" w:rsidR="004869AB" w:rsidRPr="00710858" w:rsidRDefault="005E0629" w:rsidP="005E0629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504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5050" w:author="Windows 使用者" w:date="2024-08-12T11:32:00Z">
                    <w:del w:id="5051" w:author="User" w:date="2025-08-19T10:34:00Z">
                      <w:r w:rsidRPr="00710858" w:rsidDel="00CE3AF2">
                        <w:rPr>
                          <w:rFonts w:eastAsia="標楷體" w:hint="eastAsia"/>
                          <w:sz w:val="36"/>
                          <w:szCs w:val="36"/>
                          <w:rPrChange w:id="5052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生科</w:delText>
                      </w:r>
                    </w:del>
                  </w:ins>
                </w:p>
              </w:tc>
              <w:tc>
                <w:tcPr>
                  <w:tcW w:w="1372" w:type="dxa"/>
                  <w:vAlign w:val="center"/>
                </w:tcPr>
                <w:p w14:paraId="01798C09" w14:textId="3377C624" w:rsidR="0088648B" w:rsidRPr="00710858" w:rsidDel="00847630" w:rsidRDefault="00BB2B6F" w:rsidP="0088648B">
                  <w:pPr>
                    <w:snapToGrid w:val="0"/>
                    <w:spacing w:line="240" w:lineRule="atLeast"/>
                    <w:jc w:val="center"/>
                    <w:rPr>
                      <w:del w:id="5053" w:author="Windows 使用者" w:date="2024-08-06T12:49:00Z"/>
                      <w:rFonts w:eastAsia="標楷體"/>
                      <w:sz w:val="36"/>
                      <w:szCs w:val="36"/>
                      <w:rPrChange w:id="5054" w:author="User" w:date="2025-08-27T11:49:00Z">
                        <w:rPr>
                          <w:del w:id="5055" w:author="Windows 使用者" w:date="2024-08-06T12:49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5056" w:author="Windows 使用者" w:date="2024-08-06T12:49:00Z">
                    <w:r w:rsidRPr="00710858" w:rsidDel="00847630">
                      <w:rPr>
                        <w:rFonts w:eastAsia="標楷體"/>
                        <w:sz w:val="36"/>
                        <w:szCs w:val="36"/>
                        <w:rPrChange w:id="5057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sym w:font="Wingdings 2" w:char="F0F8"/>
                    </w:r>
                    <w:r w:rsidR="0088648B" w:rsidRPr="00710858" w:rsidDel="00847630">
                      <w:rPr>
                        <w:rFonts w:eastAsia="標楷體"/>
                        <w:sz w:val="36"/>
                        <w:szCs w:val="36"/>
                        <w:rPrChange w:id="5058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301</w:delText>
                    </w:r>
                  </w:del>
                </w:p>
                <w:p w14:paraId="5E2ACD36" w14:textId="14F90EF3" w:rsidR="004869AB" w:rsidRPr="00710858" w:rsidRDefault="0088648B" w:rsidP="0088648B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5059" w:author="User" w:date="2025-08-27T11:49:00Z">
                        <w:rPr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</w:pPr>
                  <w:del w:id="5060" w:author="Windows 使用者" w:date="2024-08-06T12:49:00Z">
                    <w:r w:rsidRPr="00710858" w:rsidDel="00847630">
                      <w:rPr>
                        <w:rFonts w:eastAsia="標楷體" w:hint="eastAsia"/>
                        <w:sz w:val="36"/>
                        <w:szCs w:val="36"/>
                        <w:rPrChange w:id="506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生科</w:delText>
                    </w:r>
                  </w:del>
                </w:p>
              </w:tc>
            </w:tr>
            <w:tr w:rsidR="00710858" w:rsidRPr="00710858" w14:paraId="6DBDBA2F" w14:textId="77777777" w:rsidTr="00214167">
              <w:trPr>
                <w:cantSplit/>
              </w:trPr>
              <w:tc>
                <w:tcPr>
                  <w:tcW w:w="1276" w:type="dxa"/>
                  <w:vMerge/>
                  <w:vAlign w:val="center"/>
                </w:tcPr>
                <w:p w14:paraId="0BEC3FBA" w14:textId="77777777" w:rsidR="004869AB" w:rsidRPr="00710858" w:rsidRDefault="004869AB" w:rsidP="004869A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506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450" w:type="dxa"/>
                  <w:vAlign w:val="center"/>
                </w:tcPr>
                <w:p w14:paraId="015583B0" w14:textId="77777777" w:rsidR="004869AB" w:rsidRPr="00710858" w:rsidRDefault="004869AB" w:rsidP="004869AB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5063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5064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6</w:t>
                  </w:r>
                </w:p>
              </w:tc>
              <w:tc>
                <w:tcPr>
                  <w:tcW w:w="1574" w:type="dxa"/>
                  <w:vAlign w:val="center"/>
                </w:tcPr>
                <w:p w14:paraId="48A9A47E" w14:textId="77777777" w:rsidR="004869AB" w:rsidRPr="00710858" w:rsidRDefault="004869AB" w:rsidP="004869AB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506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506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5067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506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  <w:p w14:paraId="2F186066" w14:textId="77777777" w:rsidR="004869AB" w:rsidRPr="00710858" w:rsidRDefault="004869AB" w:rsidP="004869AB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506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507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5536FA33" w14:textId="77777777" w:rsidR="004869AB" w:rsidRPr="00710858" w:rsidRDefault="004869AB" w:rsidP="004869AB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507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507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14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5073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507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40</w:t>
                  </w:r>
                </w:p>
              </w:tc>
              <w:tc>
                <w:tcPr>
                  <w:tcW w:w="503" w:type="dxa"/>
                  <w:vAlign w:val="center"/>
                </w:tcPr>
                <w:p w14:paraId="39296BDE" w14:textId="77777777" w:rsidR="004869AB" w:rsidRPr="00710858" w:rsidRDefault="004869AB" w:rsidP="004869AB">
                  <w:pPr>
                    <w:snapToGrid w:val="0"/>
                    <w:jc w:val="center"/>
                    <w:rPr>
                      <w:rFonts w:eastAsia="標楷體"/>
                      <w:rPrChange w:id="507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507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40</w:t>
                  </w:r>
                </w:p>
              </w:tc>
              <w:tc>
                <w:tcPr>
                  <w:tcW w:w="1371" w:type="dxa"/>
                  <w:tcBorders>
                    <w:bottom w:val="single" w:sz="4" w:space="0" w:color="auto"/>
                  </w:tcBorders>
                  <w:vAlign w:val="center"/>
                </w:tcPr>
                <w:p w14:paraId="2AF52453" w14:textId="7818EE9B" w:rsidR="00CE3AF2" w:rsidRPr="00710858" w:rsidRDefault="00AC53E5" w:rsidP="00CE3AF2">
                  <w:pPr>
                    <w:snapToGrid w:val="0"/>
                    <w:spacing w:after="120"/>
                    <w:jc w:val="center"/>
                    <w:rPr>
                      <w:ins w:id="5077" w:author="User" w:date="2025-08-19T10:34:00Z"/>
                      <w:rFonts w:eastAsia="標楷體"/>
                      <w:sz w:val="36"/>
                      <w:szCs w:val="44"/>
                      <w:rPrChange w:id="5078" w:author="User" w:date="2025-08-27T11:49:00Z">
                        <w:rPr>
                          <w:ins w:id="5079" w:author="User" w:date="2025-08-19T10:34:00Z"/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</w:pPr>
                  <w:ins w:id="5080" w:author="User" w:date="2025-08-20T11:46:00Z">
                    <w:r w:rsidRPr="00710858">
                      <w:rPr>
                        <w:rFonts w:eastAsia="標楷體"/>
                        <w:sz w:val="36"/>
                        <w:szCs w:val="36"/>
                        <w:rPrChange w:id="5081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sym w:font="Wingdings 2" w:char="F0F8"/>
                    </w:r>
                  </w:ins>
                  <w:ins w:id="5082" w:author="User" w:date="2025-08-19T10:34:00Z">
                    <w:r w:rsidR="00CE3AF2" w:rsidRPr="00710858">
                      <w:rPr>
                        <w:rFonts w:eastAsia="標楷體"/>
                        <w:sz w:val="36"/>
                        <w:szCs w:val="44"/>
                        <w:rPrChange w:id="5083" w:author="User" w:date="2025-08-27T11:49:00Z">
                          <w:rPr>
                            <w:rFonts w:eastAsia="標楷體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t>101</w:t>
                    </w:r>
                  </w:ins>
                </w:p>
                <w:p w14:paraId="051BE85D" w14:textId="4B679B71" w:rsidR="004869AB" w:rsidRPr="00710858" w:rsidRDefault="00CE3AF2">
                  <w:pPr>
                    <w:snapToGrid w:val="0"/>
                    <w:spacing w:after="120"/>
                    <w:jc w:val="center"/>
                    <w:rPr>
                      <w:rFonts w:eastAsia="標楷體"/>
                      <w:sz w:val="28"/>
                      <w:szCs w:val="36"/>
                      <w:rPrChange w:id="508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5085" w:author="User" w:date="2025-08-19T10:34:00Z">
                      <w:pPr>
                        <w:snapToGrid w:val="0"/>
                        <w:spacing w:line="400" w:lineRule="exact"/>
                        <w:jc w:val="center"/>
                      </w:pPr>
                    </w:pPrChange>
                  </w:pPr>
                  <w:ins w:id="5086" w:author="User" w:date="2025-08-19T10:33:00Z">
                    <w:r w:rsidRPr="00710858">
                      <w:rPr>
                        <w:rFonts w:eastAsia="標楷體" w:hint="eastAsia"/>
                        <w:sz w:val="28"/>
                        <w:szCs w:val="36"/>
                        <w:rPrChange w:id="508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t>邏輯推理</w:t>
                    </w:r>
                  </w:ins>
                </w:p>
              </w:tc>
              <w:tc>
                <w:tcPr>
                  <w:tcW w:w="1373" w:type="dxa"/>
                  <w:tcBorders>
                    <w:bottom w:val="single" w:sz="4" w:space="0" w:color="auto"/>
                  </w:tcBorders>
                  <w:vAlign w:val="center"/>
                </w:tcPr>
                <w:p w14:paraId="1BACE2A7" w14:textId="3C11198F" w:rsidR="002A5AB1" w:rsidRPr="00710858" w:rsidDel="00847630" w:rsidRDefault="002A5AB1" w:rsidP="002A5AB1">
                  <w:pPr>
                    <w:snapToGrid w:val="0"/>
                    <w:jc w:val="center"/>
                    <w:rPr>
                      <w:del w:id="5088" w:author="Windows 使用者" w:date="2024-08-06T12:50:00Z"/>
                      <w:rFonts w:eastAsia="標楷體"/>
                      <w:sz w:val="36"/>
                      <w:szCs w:val="36"/>
                      <w:rPrChange w:id="5089" w:author="User" w:date="2025-08-27T11:49:00Z">
                        <w:rPr>
                          <w:del w:id="5090" w:author="Windows 使用者" w:date="2024-08-06T12:5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5091" w:author="Windows 使用者" w:date="2024-08-06T12:50:00Z">
                    <w:r w:rsidRPr="00710858" w:rsidDel="00847630">
                      <w:rPr>
                        <w:rFonts w:eastAsia="標楷體"/>
                        <w:sz w:val="36"/>
                        <w:szCs w:val="36"/>
                        <w:rPrChange w:id="5092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sym w:font="Wingdings 2" w:char="F0F8"/>
                    </w:r>
                    <w:r w:rsidRPr="00710858" w:rsidDel="00847630">
                      <w:rPr>
                        <w:rFonts w:eastAsia="標楷體"/>
                        <w:sz w:val="36"/>
                        <w:szCs w:val="36"/>
                        <w:rPrChange w:id="5093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201</w:delText>
                    </w:r>
                  </w:del>
                </w:p>
                <w:p w14:paraId="1AADDA8E" w14:textId="770E5A64" w:rsidR="00AF2C34" w:rsidRPr="00710858" w:rsidRDefault="002A5AB1" w:rsidP="002A5AB1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509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5095" w:author="Windows 使用者" w:date="2024-08-06T12:50:00Z">
                    <w:r w:rsidRPr="00710858" w:rsidDel="00847630">
                      <w:rPr>
                        <w:rFonts w:eastAsia="標楷體" w:hint="eastAsia"/>
                        <w:sz w:val="36"/>
                        <w:szCs w:val="36"/>
                        <w:rPrChange w:id="509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生科</w:delText>
                    </w:r>
                  </w:del>
                </w:p>
              </w:tc>
              <w:tc>
                <w:tcPr>
                  <w:tcW w:w="1391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AA637DB" w14:textId="77777777" w:rsidR="004869AB" w:rsidRPr="00710858" w:rsidRDefault="004869AB" w:rsidP="004869AB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509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55" w:type="dxa"/>
                  <w:tcBorders>
                    <w:bottom w:val="single" w:sz="4" w:space="0" w:color="auto"/>
                  </w:tcBorders>
                  <w:vAlign w:val="center"/>
                </w:tcPr>
                <w:p w14:paraId="4B80F886" w14:textId="7283E326" w:rsidR="008A6D37" w:rsidRPr="00710858" w:rsidDel="00CE3AF2" w:rsidRDefault="008A6D37" w:rsidP="008A6D37">
                  <w:pPr>
                    <w:snapToGrid w:val="0"/>
                    <w:spacing w:line="360" w:lineRule="exact"/>
                    <w:jc w:val="center"/>
                    <w:rPr>
                      <w:ins w:id="5098" w:author="Windows 使用者" w:date="2024-08-06T12:55:00Z"/>
                      <w:del w:id="5099" w:author="User" w:date="2025-08-19T10:35:00Z"/>
                      <w:rFonts w:eastAsia="標楷體"/>
                      <w:sz w:val="36"/>
                      <w:szCs w:val="36"/>
                      <w:rPrChange w:id="5100" w:author="User" w:date="2025-08-27T11:49:00Z">
                        <w:rPr>
                          <w:ins w:id="5101" w:author="Windows 使用者" w:date="2024-08-06T12:55:00Z"/>
                          <w:del w:id="5102" w:author="User" w:date="2025-08-19T10:35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5103" w:author="Windows 使用者" w:date="2024-08-06T12:55:00Z">
                    <w:del w:id="5104" w:author="User" w:date="2025-08-19T10:35:00Z">
                      <w:r w:rsidRPr="00710858" w:rsidDel="00CE3AF2">
                        <w:rPr>
                          <w:rFonts w:eastAsia="標楷體"/>
                          <w:sz w:val="36"/>
                          <w:szCs w:val="36"/>
                          <w:rPrChange w:id="5105" w:author="User" w:date="2025-08-27T11:49:00Z">
                            <w:rPr>
                              <w:rFonts w:eastAsia="標楷體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sym w:font="Wingdings 2" w:char="F0F8"/>
                      </w:r>
                      <w:r w:rsidRPr="00710858" w:rsidDel="00CE3AF2">
                        <w:rPr>
                          <w:rFonts w:eastAsia="標楷體"/>
                          <w:sz w:val="36"/>
                          <w:szCs w:val="36"/>
                          <w:rPrChange w:id="5106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201</w:delText>
                      </w:r>
                    </w:del>
                  </w:ins>
                </w:p>
                <w:p w14:paraId="75B97DDC" w14:textId="48AE17D9" w:rsidR="001C7707" w:rsidRPr="00710858" w:rsidRDefault="008A6D37" w:rsidP="008A6D37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510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5108" w:author="Windows 使用者" w:date="2024-08-06T12:55:00Z">
                    <w:del w:id="5109" w:author="User" w:date="2025-08-19T10:35:00Z">
                      <w:r w:rsidRPr="00710858" w:rsidDel="00CE3AF2">
                        <w:rPr>
                          <w:rFonts w:eastAsia="標楷體" w:hint="eastAsia"/>
                          <w:sz w:val="36"/>
                          <w:szCs w:val="36"/>
                          <w:rPrChange w:id="5110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童軍</w:delText>
                      </w:r>
                    </w:del>
                  </w:ins>
                </w:p>
              </w:tc>
              <w:tc>
                <w:tcPr>
                  <w:tcW w:w="1372" w:type="dxa"/>
                  <w:tcBorders>
                    <w:bottom w:val="single" w:sz="4" w:space="0" w:color="auto"/>
                  </w:tcBorders>
                  <w:vAlign w:val="center"/>
                </w:tcPr>
                <w:p w14:paraId="681E4EB1" w14:textId="77777777" w:rsidR="004869AB" w:rsidRPr="00710858" w:rsidRDefault="004869AB" w:rsidP="004869AB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511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14:paraId="7DCFE105" w14:textId="77777777" w:rsidTr="00387BEB">
              <w:trPr>
                <w:cantSplit/>
                <w:trHeight w:val="661"/>
              </w:trPr>
              <w:tc>
                <w:tcPr>
                  <w:tcW w:w="1276" w:type="dxa"/>
                  <w:vMerge/>
                  <w:vAlign w:val="center"/>
                </w:tcPr>
                <w:p w14:paraId="229C8DC5" w14:textId="77777777" w:rsidR="004869AB" w:rsidRPr="00710858" w:rsidRDefault="004869AB" w:rsidP="004869A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511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2024" w:type="dxa"/>
                  <w:gridSpan w:val="2"/>
                  <w:vAlign w:val="center"/>
                </w:tcPr>
                <w:p w14:paraId="6AF7793C" w14:textId="77777777" w:rsidR="004869AB" w:rsidRPr="00710858" w:rsidRDefault="004869AB" w:rsidP="004869AB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511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511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14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5115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511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5117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511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511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512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</w:tc>
              <w:tc>
                <w:tcPr>
                  <w:tcW w:w="503" w:type="dxa"/>
                  <w:vAlign w:val="center"/>
                </w:tcPr>
                <w:p w14:paraId="32F2D541" w14:textId="77777777" w:rsidR="004869AB" w:rsidRPr="00710858" w:rsidRDefault="004869AB" w:rsidP="004869AB">
                  <w:pPr>
                    <w:snapToGrid w:val="0"/>
                    <w:jc w:val="center"/>
                    <w:rPr>
                      <w:rFonts w:eastAsia="標楷體"/>
                      <w:rPrChange w:id="512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512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20</w:t>
                  </w:r>
                </w:p>
              </w:tc>
              <w:tc>
                <w:tcPr>
                  <w:tcW w:w="6862" w:type="dxa"/>
                  <w:gridSpan w:val="6"/>
                  <w:tcBorders>
                    <w:bottom w:val="single" w:sz="4" w:space="0" w:color="auto"/>
                  </w:tcBorders>
                  <w:vAlign w:val="center"/>
                </w:tcPr>
                <w:p w14:paraId="28EBEC2A" w14:textId="77777777" w:rsidR="004869AB" w:rsidRPr="00710858" w:rsidRDefault="004869AB" w:rsidP="004869AB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512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5124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打掃時間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512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PrChange w:id="5126" w:author="User" w:date="2025-08-27T11:49:00Z">
                        <w:rPr>
                          <w:color w:val="000000" w:themeColor="text1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512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clean  Time</w:t>
                  </w:r>
                </w:p>
              </w:tc>
            </w:tr>
            <w:tr w:rsidR="00710858" w:rsidRPr="00710858" w14:paraId="2EDDBB0C" w14:textId="77777777" w:rsidTr="00387BEB">
              <w:trPr>
                <w:cantSplit/>
                <w:trHeight w:val="1250"/>
              </w:trPr>
              <w:tc>
                <w:tcPr>
                  <w:tcW w:w="1276" w:type="dxa"/>
                  <w:vMerge/>
                  <w:vAlign w:val="center"/>
                </w:tcPr>
                <w:p w14:paraId="2AF86DE3" w14:textId="77777777" w:rsidR="004869AB" w:rsidRPr="00710858" w:rsidRDefault="004869AB" w:rsidP="004869A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512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450" w:type="dxa"/>
                  <w:vAlign w:val="center"/>
                </w:tcPr>
                <w:p w14:paraId="179C54B1" w14:textId="77777777" w:rsidR="004869AB" w:rsidRPr="00710858" w:rsidRDefault="004869AB" w:rsidP="004869AB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5129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5130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7</w:t>
                  </w:r>
                </w:p>
              </w:tc>
              <w:tc>
                <w:tcPr>
                  <w:tcW w:w="1574" w:type="dxa"/>
                  <w:vAlign w:val="center"/>
                </w:tcPr>
                <w:p w14:paraId="6369B8C1" w14:textId="77777777" w:rsidR="004869AB" w:rsidRPr="00710858" w:rsidRDefault="004869AB" w:rsidP="004869AB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513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513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5133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513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  <w:p w14:paraId="69E1B5A1" w14:textId="77777777" w:rsidR="004869AB" w:rsidRPr="00710858" w:rsidRDefault="004869AB" w:rsidP="004869AB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513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513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1301C273" w14:textId="77777777" w:rsidR="004869AB" w:rsidRPr="00710858" w:rsidRDefault="004869AB" w:rsidP="004869AB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513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513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513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514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503" w:type="dxa"/>
                  <w:vAlign w:val="center"/>
                </w:tcPr>
                <w:p w14:paraId="458D6AE7" w14:textId="77777777" w:rsidR="004869AB" w:rsidRPr="00710858" w:rsidRDefault="004869AB" w:rsidP="004869AB">
                  <w:pPr>
                    <w:snapToGrid w:val="0"/>
                    <w:jc w:val="center"/>
                    <w:rPr>
                      <w:rFonts w:eastAsia="標楷體"/>
                      <w:rPrChange w:id="514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514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40</w:t>
                  </w:r>
                </w:p>
              </w:tc>
              <w:tc>
                <w:tcPr>
                  <w:tcW w:w="1371" w:type="dxa"/>
                  <w:vAlign w:val="center"/>
                </w:tcPr>
                <w:p w14:paraId="5D4AF170" w14:textId="77777777" w:rsidR="004869AB" w:rsidRPr="00710858" w:rsidRDefault="004869AB" w:rsidP="004869A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514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vAlign w:val="center"/>
                </w:tcPr>
                <w:p w14:paraId="7A20CB26" w14:textId="50C7FD46" w:rsidR="004869AB" w:rsidRPr="00710858" w:rsidDel="00847630" w:rsidRDefault="00D62FEB" w:rsidP="004869AB">
                  <w:pPr>
                    <w:snapToGrid w:val="0"/>
                    <w:spacing w:line="240" w:lineRule="atLeast"/>
                    <w:jc w:val="center"/>
                    <w:rPr>
                      <w:del w:id="5144" w:author="Windows 使用者" w:date="2024-08-06T12:51:00Z"/>
                      <w:rFonts w:eastAsia="標楷體"/>
                      <w:sz w:val="36"/>
                      <w:szCs w:val="36"/>
                      <w:rPrChange w:id="5145" w:author="User" w:date="2025-08-27T11:49:00Z">
                        <w:rPr>
                          <w:del w:id="5146" w:author="Windows 使用者" w:date="2024-08-06T12:5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5147" w:author="Windows 使用者" w:date="2024-08-06T12:51:00Z">
                    <w:r w:rsidRPr="00710858" w:rsidDel="00847630">
                      <w:rPr>
                        <w:rFonts w:eastAsia="標楷體"/>
                        <w:sz w:val="36"/>
                        <w:szCs w:val="36"/>
                        <w:rPrChange w:id="5148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101</w:delText>
                    </w:r>
                  </w:del>
                </w:p>
                <w:p w14:paraId="1F1D4782" w14:textId="234C4A63" w:rsidR="00D62FEB" w:rsidRPr="00710858" w:rsidRDefault="00D62FEB" w:rsidP="004869AB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514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5150" w:author="Windows 使用者" w:date="2024-08-06T12:51:00Z">
                    <w:r w:rsidRPr="00710858" w:rsidDel="00847630">
                      <w:rPr>
                        <w:rFonts w:eastAsia="標楷體" w:hint="eastAsia"/>
                        <w:sz w:val="36"/>
                        <w:szCs w:val="36"/>
                        <w:rPrChange w:id="515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生科</w:delText>
                    </w:r>
                  </w:del>
                </w:p>
              </w:tc>
              <w:tc>
                <w:tcPr>
                  <w:tcW w:w="1374" w:type="dxa"/>
                  <w:tcBorders>
                    <w:top w:val="single" w:sz="4" w:space="0" w:color="auto"/>
                  </w:tcBorders>
                  <w:vAlign w:val="center"/>
                </w:tcPr>
                <w:p w14:paraId="414CF655" w14:textId="7EBF1317" w:rsidR="004869AB" w:rsidRPr="00710858" w:rsidRDefault="004869AB" w:rsidP="00A15CD8">
                  <w:pPr>
                    <w:snapToGrid w:val="0"/>
                    <w:spacing w:line="240" w:lineRule="atLeast"/>
                    <w:ind w:leftChars="-17" w:left="-41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515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gridSpan w:val="2"/>
                  <w:vAlign w:val="center"/>
                </w:tcPr>
                <w:p w14:paraId="4092E5E2" w14:textId="77777777" w:rsidR="004869AB" w:rsidRPr="00710858" w:rsidRDefault="004869AB" w:rsidP="004869AB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515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6AB4A2FD" w14:textId="20EE83F1" w:rsidR="004869AB" w:rsidRPr="00710858" w:rsidRDefault="004869AB" w:rsidP="004869AB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515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14:paraId="5F32DA77" w14:textId="77777777" w:rsidTr="00387BEB">
              <w:trPr>
                <w:cantSplit/>
                <w:trHeight w:val="1250"/>
              </w:trPr>
              <w:tc>
                <w:tcPr>
                  <w:tcW w:w="1276" w:type="dxa"/>
                  <w:vMerge/>
                  <w:vAlign w:val="center"/>
                </w:tcPr>
                <w:p w14:paraId="0B5D8DDC" w14:textId="77777777" w:rsidR="004869AB" w:rsidRPr="00710858" w:rsidRDefault="004869AB" w:rsidP="004869A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515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450" w:type="dxa"/>
                  <w:vAlign w:val="center"/>
                </w:tcPr>
                <w:p w14:paraId="1F17E3E0" w14:textId="77777777" w:rsidR="004869AB" w:rsidRPr="00710858" w:rsidRDefault="004869AB" w:rsidP="004869AB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5156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5157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8</w:t>
                  </w:r>
                </w:p>
              </w:tc>
              <w:tc>
                <w:tcPr>
                  <w:tcW w:w="1574" w:type="dxa"/>
                  <w:vAlign w:val="center"/>
                </w:tcPr>
                <w:p w14:paraId="728DCFA1" w14:textId="77777777" w:rsidR="004869AB" w:rsidRPr="00710858" w:rsidRDefault="004869AB" w:rsidP="004869AB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515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515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5160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516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  <w:p w14:paraId="456349BA" w14:textId="77777777" w:rsidR="004869AB" w:rsidRPr="00710858" w:rsidRDefault="004869AB" w:rsidP="004869AB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516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516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0D103054" w14:textId="77777777" w:rsidR="004869AB" w:rsidRPr="00710858" w:rsidRDefault="004869AB" w:rsidP="004869AB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516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516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16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5166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516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35</w:t>
                  </w:r>
                </w:p>
              </w:tc>
              <w:tc>
                <w:tcPr>
                  <w:tcW w:w="503" w:type="dxa"/>
                  <w:vAlign w:val="center"/>
                </w:tcPr>
                <w:p w14:paraId="411AAC21" w14:textId="77777777" w:rsidR="004869AB" w:rsidRPr="00710858" w:rsidRDefault="004869AB" w:rsidP="004869AB">
                  <w:pPr>
                    <w:snapToGrid w:val="0"/>
                    <w:jc w:val="center"/>
                    <w:rPr>
                      <w:rFonts w:eastAsia="標楷體"/>
                      <w:rPrChange w:id="516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516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38C09588" w14:textId="7783B850" w:rsidR="004869AB" w:rsidRPr="00710858" w:rsidRDefault="004869AB" w:rsidP="00147F9F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517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vAlign w:val="center"/>
                </w:tcPr>
                <w:p w14:paraId="4F35580C" w14:textId="085EAD70" w:rsidR="004869AB" w:rsidRPr="00710858" w:rsidRDefault="004869AB" w:rsidP="002A5AB1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517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4" w:type="dxa"/>
                  <w:tcBorders>
                    <w:top w:val="single" w:sz="4" w:space="0" w:color="auto"/>
                  </w:tcBorders>
                  <w:vAlign w:val="center"/>
                </w:tcPr>
                <w:p w14:paraId="4C7FB5CD" w14:textId="77777777" w:rsidR="004869AB" w:rsidRPr="00710858" w:rsidRDefault="004869AB" w:rsidP="004869AB">
                  <w:pPr>
                    <w:snapToGrid w:val="0"/>
                    <w:spacing w:line="240" w:lineRule="atLeast"/>
                    <w:ind w:leftChars="-17" w:left="-41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517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gridSpan w:val="2"/>
                  <w:vAlign w:val="center"/>
                </w:tcPr>
                <w:p w14:paraId="5A6E5376" w14:textId="77777777" w:rsidR="004869AB" w:rsidRPr="00710858" w:rsidRDefault="004869AB" w:rsidP="004869AB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517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5584B57A" w14:textId="77777777" w:rsidR="004869AB" w:rsidRPr="00710858" w:rsidRDefault="004869AB" w:rsidP="004869AB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517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14:paraId="5ED20CD0" w14:textId="77777777" w:rsidTr="00387BEB">
              <w:trPr>
                <w:trHeight w:val="1993"/>
              </w:trPr>
              <w:tc>
                <w:tcPr>
                  <w:tcW w:w="1276" w:type="dxa"/>
                  <w:vAlign w:val="center"/>
                </w:tcPr>
                <w:p w14:paraId="3CF3FC92" w14:textId="77777777" w:rsidR="004869AB" w:rsidRPr="00710858" w:rsidRDefault="004869AB" w:rsidP="004869AB">
                  <w:pPr>
                    <w:spacing w:line="400" w:lineRule="exact"/>
                    <w:jc w:val="center"/>
                    <w:rPr>
                      <w:rFonts w:eastAsia="標楷體"/>
                      <w:rPrChange w:id="517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5176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備註</w:t>
                  </w:r>
                </w:p>
              </w:tc>
              <w:tc>
                <w:tcPr>
                  <w:tcW w:w="9389" w:type="dxa"/>
                  <w:gridSpan w:val="9"/>
                  <w:vAlign w:val="center"/>
                </w:tcPr>
                <w:p w14:paraId="772D31BF" w14:textId="63FA9B39" w:rsidR="004869AB" w:rsidRPr="00710858" w:rsidRDefault="004869AB" w:rsidP="004869AB">
                  <w:pPr>
                    <w:snapToGrid w:val="0"/>
                    <w:spacing w:beforeLines="20" w:before="72" w:afterLines="20" w:after="72"/>
                    <w:jc w:val="both"/>
                    <w:rPr>
                      <w:rFonts w:eastAsia="標楷體"/>
                      <w:sz w:val="32"/>
                      <w:szCs w:val="26"/>
                      <w:rPrChange w:id="5177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2"/>
                      <w:szCs w:val="26"/>
                      <w:rPrChange w:id="5178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主任鐘點</w:t>
                  </w:r>
                  <w:r w:rsidRPr="00710858">
                    <w:rPr>
                      <w:rFonts w:eastAsia="標楷體"/>
                      <w:sz w:val="32"/>
                      <w:szCs w:val="26"/>
                      <w:rPrChange w:id="5179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(4)-</w:t>
                  </w:r>
                  <w:r w:rsidR="00D379B1" w:rsidRPr="00710858">
                    <w:rPr>
                      <w:rFonts w:eastAsia="標楷體" w:hint="eastAsia"/>
                      <w:sz w:val="32"/>
                      <w:szCs w:val="26"/>
                      <w:rPrChange w:id="5180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系統管理師</w:t>
                  </w:r>
                  <w:r w:rsidR="00D379B1" w:rsidRPr="00710858">
                    <w:rPr>
                      <w:rFonts w:eastAsia="標楷體"/>
                      <w:sz w:val="32"/>
                      <w:szCs w:val="26"/>
                      <w:rPrChange w:id="5181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(3</w:t>
                  </w:r>
                  <w:r w:rsidRPr="00710858">
                    <w:rPr>
                      <w:rFonts w:eastAsia="標楷體"/>
                      <w:sz w:val="32"/>
                      <w:szCs w:val="26"/>
                      <w:rPrChange w:id="5182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)</w:t>
                  </w:r>
                  <w:r w:rsidRPr="00710858">
                    <w:rPr>
                      <w:rFonts w:eastAsia="標楷體" w:hint="eastAsia"/>
                      <w:sz w:val="32"/>
                      <w:szCs w:val="26"/>
                      <w:rPrChange w:id="5183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：基</w:t>
                  </w:r>
                  <w:r w:rsidRPr="00710858">
                    <w:rPr>
                      <w:rFonts w:eastAsia="標楷體"/>
                      <w:sz w:val="32"/>
                      <w:szCs w:val="26"/>
                      <w:rPrChange w:id="5184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1/</w:t>
                  </w:r>
                  <w:r w:rsidRPr="00710858">
                    <w:rPr>
                      <w:rFonts w:eastAsia="標楷體" w:hint="eastAsia"/>
                      <w:sz w:val="32"/>
                      <w:szCs w:val="26"/>
                      <w:rPrChange w:id="5185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超鐘點</w:t>
                  </w:r>
                  <w:r w:rsidR="00F85D5B" w:rsidRPr="00710858">
                    <w:rPr>
                      <w:rFonts w:eastAsia="標楷體"/>
                      <w:sz w:val="32"/>
                      <w:szCs w:val="26"/>
                      <w:rPrChange w:id="5186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7</w:t>
                  </w:r>
                  <w:r w:rsidRPr="00710858">
                    <w:rPr>
                      <w:rFonts w:eastAsia="標楷體"/>
                      <w:sz w:val="32"/>
                      <w:szCs w:val="26"/>
                      <w:rPrChange w:id="5187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(</w:t>
                  </w:r>
                  <w:r w:rsidRPr="00710858">
                    <w:rPr>
                      <w:rFonts w:eastAsia="標楷體"/>
                      <w:sz w:val="32"/>
                      <w:szCs w:val="26"/>
                      <w:rPrChange w:id="5188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sym w:font="Wingdings 2" w:char="F0F8"/>
                  </w:r>
                  <w:r w:rsidRPr="00710858">
                    <w:rPr>
                      <w:rFonts w:eastAsia="標楷體"/>
                      <w:sz w:val="32"/>
                      <w:szCs w:val="26"/>
                      <w:rPrChange w:id="5189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)</w:t>
                  </w:r>
                </w:p>
                <w:p w14:paraId="15A8419A" w14:textId="77777777" w:rsidR="00AC53E5" w:rsidRPr="008C7568" w:rsidRDefault="00AC53E5" w:rsidP="00AC53E5">
                  <w:pPr>
                    <w:snapToGrid w:val="0"/>
                    <w:spacing w:beforeLines="20" w:before="72" w:afterLines="20" w:after="72"/>
                    <w:jc w:val="both"/>
                    <w:rPr>
                      <w:ins w:id="5190" w:author="User" w:date="2025-08-20T11:46:00Z"/>
                      <w:rFonts w:eastAsia="標楷體"/>
                      <w:b/>
                      <w:bCs/>
                      <w:color w:val="FF0000"/>
                      <w:sz w:val="20"/>
                      <w:szCs w:val="22"/>
                      <w:rPrChange w:id="5191" w:author="User" w:date="2025-11-28T15:59:00Z">
                        <w:rPr>
                          <w:ins w:id="5192" w:author="User" w:date="2025-08-20T11:46:00Z"/>
                          <w:rFonts w:eastAsia="標楷體"/>
                          <w:b/>
                          <w:bCs/>
                          <w:sz w:val="20"/>
                          <w:szCs w:val="22"/>
                        </w:rPr>
                      </w:rPrChange>
                    </w:rPr>
                  </w:pPr>
                  <w:ins w:id="5193" w:author="User" w:date="2025-08-20T11:46:00Z"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5194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技藝時間：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5195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09/16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5196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5197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09/23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5198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5199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10/07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5200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5201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10/21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5202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5203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11/04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5204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5205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11/18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5206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5207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12/02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5208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5209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12/16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5210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5211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12/30</w:t>
                    </w:r>
                  </w:ins>
                </w:p>
                <w:p w14:paraId="737CB8A5" w14:textId="260829F4" w:rsidR="0017316D" w:rsidRPr="008C7568" w:rsidDel="00AC53E5" w:rsidRDefault="00404631" w:rsidP="00AC53E5">
                  <w:pPr>
                    <w:snapToGrid w:val="0"/>
                    <w:spacing w:beforeLines="20" w:before="72" w:afterLines="20" w:after="72"/>
                    <w:jc w:val="both"/>
                    <w:rPr>
                      <w:ins w:id="5212" w:author="Windows 使用者" w:date="2024-08-13T08:04:00Z"/>
                      <w:del w:id="5213" w:author="User" w:date="2025-08-20T11:46:00Z"/>
                      <w:rFonts w:eastAsia="標楷體"/>
                      <w:b/>
                      <w:color w:val="FF0000"/>
                      <w:sz w:val="20"/>
                      <w:szCs w:val="22"/>
                      <w:rPrChange w:id="5214" w:author="User" w:date="2025-11-28T15:59:00Z">
                        <w:rPr>
                          <w:ins w:id="5215" w:author="Windows 使用者" w:date="2024-08-13T08:04:00Z"/>
                          <w:del w:id="5216" w:author="User" w:date="2025-08-20T11:46:00Z"/>
                          <w:rFonts w:eastAsia="標楷體"/>
                          <w:b/>
                          <w:color w:val="000000" w:themeColor="text1"/>
                          <w:sz w:val="20"/>
                          <w:szCs w:val="22"/>
                        </w:rPr>
                      </w:rPrChange>
                    </w:rPr>
                  </w:pPr>
                  <w:ins w:id="5217" w:author="User" w:date="2025-08-20T13:30:00Z"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5218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社團時間：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5219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09/04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5220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5221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10/02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5222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5223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10/16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5224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5225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11/06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5226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5227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11/13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5228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5229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11/27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5230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5231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12/04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5232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5233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01/08</w:t>
                    </w:r>
                  </w:ins>
                  <w:ins w:id="5234" w:author="Windows 使用者" w:date="2024-08-13T08:04:00Z">
                    <w:del w:id="5235" w:author="User" w:date="2025-08-20T11:46:00Z">
                      <w:r w:rsidR="0017316D" w:rsidRPr="008C7568" w:rsidDel="00AC53E5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5236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技藝時間：</w:delText>
                      </w:r>
                      <w:r w:rsidR="0017316D" w:rsidRPr="008C7568" w:rsidDel="00AC53E5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5237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09/10</w:delText>
                      </w:r>
                      <w:r w:rsidR="0017316D" w:rsidRPr="008C7568" w:rsidDel="00AC53E5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5238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AC53E5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5239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09/24</w:delText>
                      </w:r>
                      <w:r w:rsidR="0017316D" w:rsidRPr="008C7568" w:rsidDel="00AC53E5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5240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AC53E5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5241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10/08</w:delText>
                      </w:r>
                      <w:r w:rsidR="0017316D" w:rsidRPr="008C7568" w:rsidDel="00AC53E5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5242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AC53E5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5243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10/22</w:delText>
                      </w:r>
                      <w:r w:rsidR="0017316D" w:rsidRPr="008C7568" w:rsidDel="00AC53E5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5244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AC53E5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5245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11/05</w:delText>
                      </w:r>
                      <w:r w:rsidR="0017316D" w:rsidRPr="008C7568" w:rsidDel="00AC53E5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5246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AC53E5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5247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11/19</w:delText>
                      </w:r>
                      <w:r w:rsidR="0017316D" w:rsidRPr="008C7568" w:rsidDel="00AC53E5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5248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AC53E5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5249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12/03</w:delText>
                      </w:r>
                      <w:r w:rsidR="0017316D" w:rsidRPr="008C7568" w:rsidDel="00AC53E5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5250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AC53E5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5251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12/17</w:delText>
                      </w:r>
                      <w:r w:rsidR="0017316D" w:rsidRPr="008C7568" w:rsidDel="00AC53E5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5252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AC53E5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5253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12/31</w:delText>
                      </w:r>
                    </w:del>
                  </w:ins>
                </w:p>
                <w:p w14:paraId="5A511C14" w14:textId="0E89185F" w:rsidR="009B12F2" w:rsidRPr="008C7568" w:rsidDel="00AC53E5" w:rsidRDefault="0017316D" w:rsidP="0017316D">
                  <w:pPr>
                    <w:snapToGrid w:val="0"/>
                    <w:spacing w:beforeLines="20" w:before="72" w:afterLines="20" w:after="72"/>
                    <w:jc w:val="both"/>
                    <w:rPr>
                      <w:del w:id="5254" w:author="User" w:date="2025-08-20T11:46:00Z"/>
                      <w:rFonts w:eastAsia="標楷體"/>
                      <w:b/>
                      <w:color w:val="FF0000"/>
                      <w:szCs w:val="22"/>
                      <w:rPrChange w:id="5255" w:author="User" w:date="2025-11-28T15:59:00Z">
                        <w:rPr>
                          <w:del w:id="5256" w:author="User" w:date="2025-08-20T11:46:00Z"/>
                          <w:rFonts w:eastAsia="標楷體"/>
                          <w:b/>
                          <w:color w:val="000000" w:themeColor="text1"/>
                          <w:szCs w:val="22"/>
                        </w:rPr>
                      </w:rPrChange>
                    </w:rPr>
                  </w:pPr>
                  <w:ins w:id="5257" w:author="Windows 使用者" w:date="2024-08-13T08:04:00Z">
                    <w:del w:id="5258" w:author="User" w:date="2025-08-20T11:46:00Z">
                      <w:r w:rsidRPr="008C7568" w:rsidDel="00AC53E5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5259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聯課時間：</w:delText>
                      </w:r>
                      <w:r w:rsidRPr="008C7568" w:rsidDel="00AC53E5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5260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09/05</w:delText>
                      </w:r>
                      <w:r w:rsidRPr="008C7568" w:rsidDel="00AC53E5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5261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AC53E5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5262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09/12</w:delText>
                      </w:r>
                      <w:r w:rsidRPr="008C7568" w:rsidDel="00AC53E5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5263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AC53E5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5264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10/03</w:delText>
                      </w:r>
                      <w:r w:rsidRPr="008C7568" w:rsidDel="00AC53E5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5265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AC53E5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5266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10/17</w:delText>
                      </w:r>
                      <w:r w:rsidRPr="008C7568" w:rsidDel="00AC53E5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5267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AC53E5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5268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10/24</w:delText>
                      </w:r>
                      <w:r w:rsidRPr="008C7568" w:rsidDel="00AC53E5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5269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AC53E5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5270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11/28</w:delText>
                      </w:r>
                      <w:r w:rsidRPr="008C7568" w:rsidDel="00AC53E5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5271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AC53E5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5272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12/05</w:delText>
                      </w:r>
                      <w:r w:rsidRPr="008C7568" w:rsidDel="00AC53E5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5273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AC53E5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5274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12/19</w:delText>
                      </w:r>
                      <w:r w:rsidRPr="008C7568" w:rsidDel="00AC53E5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5275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AC53E5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5276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01/09</w:delText>
                      </w:r>
                    </w:del>
                  </w:ins>
                  <w:del w:id="5277" w:author="User" w:date="2025-08-20T11:46:00Z">
                    <w:r w:rsidR="009B12F2" w:rsidRPr="008C7568" w:rsidDel="00AC53E5">
                      <w:rPr>
                        <w:rFonts w:eastAsia="標楷體" w:hint="eastAsia"/>
                        <w:b/>
                        <w:color w:val="FF0000"/>
                        <w:szCs w:val="22"/>
                        <w:rPrChange w:id="5278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技藝時間：</w:delText>
                    </w:r>
                    <w:r w:rsidR="009B12F2" w:rsidRPr="008C7568" w:rsidDel="00AC53E5">
                      <w:rPr>
                        <w:rFonts w:eastAsia="標楷體"/>
                        <w:b/>
                        <w:color w:val="FF0000"/>
                        <w:szCs w:val="22"/>
                        <w:rPrChange w:id="5279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09/05</w:delText>
                    </w:r>
                    <w:r w:rsidR="009B12F2" w:rsidRPr="008C7568" w:rsidDel="00AC53E5">
                      <w:rPr>
                        <w:rFonts w:eastAsia="標楷體" w:hint="eastAsia"/>
                        <w:b/>
                        <w:color w:val="FF0000"/>
                        <w:szCs w:val="22"/>
                        <w:rPrChange w:id="5280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9B12F2" w:rsidRPr="008C7568" w:rsidDel="00AC53E5">
                      <w:rPr>
                        <w:rFonts w:eastAsia="標楷體"/>
                        <w:b/>
                        <w:color w:val="FF0000"/>
                        <w:szCs w:val="22"/>
                        <w:rPrChange w:id="5281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09/19</w:delText>
                    </w:r>
                    <w:r w:rsidR="009B12F2" w:rsidRPr="008C7568" w:rsidDel="00AC53E5">
                      <w:rPr>
                        <w:rFonts w:eastAsia="標楷體" w:hint="eastAsia"/>
                        <w:b/>
                        <w:color w:val="FF0000"/>
                        <w:szCs w:val="22"/>
                        <w:rPrChange w:id="5282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9B12F2" w:rsidRPr="008C7568" w:rsidDel="00AC53E5">
                      <w:rPr>
                        <w:rFonts w:eastAsia="標楷體"/>
                        <w:b/>
                        <w:color w:val="FF0000"/>
                        <w:szCs w:val="22"/>
                        <w:rPrChange w:id="5283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10/03</w:delText>
                    </w:r>
                    <w:r w:rsidR="009B12F2" w:rsidRPr="008C7568" w:rsidDel="00AC53E5">
                      <w:rPr>
                        <w:rFonts w:eastAsia="標楷體" w:hint="eastAsia"/>
                        <w:b/>
                        <w:color w:val="FF0000"/>
                        <w:szCs w:val="22"/>
                        <w:rPrChange w:id="5284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9B12F2" w:rsidRPr="008C7568" w:rsidDel="00AC53E5">
                      <w:rPr>
                        <w:rFonts w:eastAsia="標楷體"/>
                        <w:b/>
                        <w:color w:val="FF0000"/>
                        <w:szCs w:val="22"/>
                        <w:rPrChange w:id="5285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10/24</w:delText>
                    </w:r>
                    <w:r w:rsidR="009B12F2" w:rsidRPr="008C7568" w:rsidDel="00AC53E5">
                      <w:rPr>
                        <w:rFonts w:eastAsia="標楷體" w:hint="eastAsia"/>
                        <w:b/>
                        <w:color w:val="FF0000"/>
                        <w:szCs w:val="22"/>
                        <w:rPrChange w:id="5286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9B12F2" w:rsidRPr="008C7568" w:rsidDel="00AC53E5">
                      <w:rPr>
                        <w:rFonts w:eastAsia="標楷體"/>
                        <w:b/>
                        <w:color w:val="FF0000"/>
                        <w:szCs w:val="22"/>
                        <w:rPrChange w:id="5287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11/07</w:delText>
                    </w:r>
                    <w:r w:rsidR="009B12F2" w:rsidRPr="008C7568" w:rsidDel="00AC53E5">
                      <w:rPr>
                        <w:rFonts w:eastAsia="標楷體" w:hint="eastAsia"/>
                        <w:b/>
                        <w:color w:val="FF0000"/>
                        <w:szCs w:val="22"/>
                        <w:rPrChange w:id="5288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9B12F2" w:rsidRPr="008C7568" w:rsidDel="00AC53E5">
                      <w:rPr>
                        <w:rFonts w:eastAsia="標楷體"/>
                        <w:b/>
                        <w:color w:val="FF0000"/>
                        <w:szCs w:val="22"/>
                        <w:rPrChange w:id="5289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11/21</w:delText>
                    </w:r>
                    <w:r w:rsidR="009B12F2" w:rsidRPr="008C7568" w:rsidDel="00AC53E5">
                      <w:rPr>
                        <w:rFonts w:eastAsia="標楷體" w:hint="eastAsia"/>
                        <w:b/>
                        <w:color w:val="FF0000"/>
                        <w:szCs w:val="22"/>
                        <w:rPrChange w:id="5290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9B12F2" w:rsidRPr="008C7568" w:rsidDel="00AC53E5">
                      <w:rPr>
                        <w:rFonts w:eastAsia="標楷體"/>
                        <w:b/>
                        <w:color w:val="FF0000"/>
                        <w:szCs w:val="22"/>
                        <w:rPrChange w:id="5291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12/05</w:delText>
                    </w:r>
                    <w:r w:rsidR="009B12F2" w:rsidRPr="008C7568" w:rsidDel="00AC53E5">
                      <w:rPr>
                        <w:rFonts w:eastAsia="標楷體" w:hint="eastAsia"/>
                        <w:b/>
                        <w:color w:val="FF0000"/>
                        <w:szCs w:val="22"/>
                        <w:rPrChange w:id="5292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9B12F2" w:rsidRPr="008C7568" w:rsidDel="00AC53E5">
                      <w:rPr>
                        <w:rFonts w:eastAsia="標楷體"/>
                        <w:b/>
                        <w:color w:val="FF0000"/>
                        <w:szCs w:val="22"/>
                        <w:rPrChange w:id="5293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12/19</w:delText>
                    </w:r>
                    <w:r w:rsidR="009B12F2" w:rsidRPr="008C7568" w:rsidDel="00AC53E5">
                      <w:rPr>
                        <w:rFonts w:eastAsia="標楷體" w:hint="eastAsia"/>
                        <w:b/>
                        <w:color w:val="FF0000"/>
                        <w:szCs w:val="22"/>
                        <w:rPrChange w:id="5294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9B12F2" w:rsidRPr="008C7568" w:rsidDel="00AC53E5">
                      <w:rPr>
                        <w:rFonts w:eastAsia="標楷體"/>
                        <w:b/>
                        <w:color w:val="FF0000"/>
                        <w:szCs w:val="22"/>
                        <w:rPrChange w:id="5295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01/02</w:delText>
                    </w:r>
                  </w:del>
                </w:p>
                <w:p w14:paraId="2303AB5E" w14:textId="572A87CA" w:rsidR="004869AB" w:rsidRPr="00710858" w:rsidRDefault="009B12F2" w:rsidP="009B12F2">
                  <w:pPr>
                    <w:snapToGrid w:val="0"/>
                    <w:spacing w:beforeLines="20" w:before="72" w:afterLines="20" w:after="72"/>
                    <w:jc w:val="both"/>
                    <w:rPr>
                      <w:rFonts w:eastAsia="標楷體"/>
                      <w:sz w:val="26"/>
                      <w:szCs w:val="26"/>
                      <w:rPrChange w:id="529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del w:id="5297" w:author="User" w:date="2025-08-20T11:46:00Z">
                    <w:r w:rsidRPr="008C7568" w:rsidDel="00AC53E5">
                      <w:rPr>
                        <w:rFonts w:eastAsia="標楷體" w:hint="eastAsia"/>
                        <w:b/>
                        <w:color w:val="FF0000"/>
                        <w:szCs w:val="22"/>
                        <w:rPrChange w:id="5298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聯課時間：</w:delText>
                    </w:r>
                    <w:r w:rsidRPr="008C7568" w:rsidDel="00AC53E5">
                      <w:rPr>
                        <w:rFonts w:eastAsia="標楷體"/>
                        <w:b/>
                        <w:color w:val="FF0000"/>
                        <w:szCs w:val="22"/>
                        <w:rPrChange w:id="5299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08/31</w:delText>
                    </w:r>
                    <w:r w:rsidRPr="008C7568" w:rsidDel="00AC53E5">
                      <w:rPr>
                        <w:rFonts w:eastAsia="標楷體" w:hint="eastAsia"/>
                        <w:b/>
                        <w:color w:val="FF0000"/>
                        <w:szCs w:val="22"/>
                        <w:rPrChange w:id="5300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AC53E5">
                      <w:rPr>
                        <w:rFonts w:eastAsia="標楷體"/>
                        <w:b/>
                        <w:color w:val="FF0000"/>
                        <w:szCs w:val="22"/>
                        <w:rPrChange w:id="5301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09/07</w:delText>
                    </w:r>
                    <w:r w:rsidRPr="008C7568" w:rsidDel="00AC53E5">
                      <w:rPr>
                        <w:rFonts w:eastAsia="標楷體" w:hint="eastAsia"/>
                        <w:b/>
                        <w:color w:val="FF0000"/>
                        <w:szCs w:val="22"/>
                        <w:rPrChange w:id="5302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AC53E5">
                      <w:rPr>
                        <w:rFonts w:eastAsia="標楷體"/>
                        <w:b/>
                        <w:color w:val="FF0000"/>
                        <w:szCs w:val="22"/>
                        <w:rPrChange w:id="5303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09/21</w:delText>
                    </w:r>
                    <w:r w:rsidRPr="008C7568" w:rsidDel="00AC53E5">
                      <w:rPr>
                        <w:rFonts w:eastAsia="標楷體" w:hint="eastAsia"/>
                        <w:b/>
                        <w:color w:val="FF0000"/>
                        <w:szCs w:val="22"/>
                        <w:rPrChange w:id="5304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AC53E5">
                      <w:rPr>
                        <w:rFonts w:eastAsia="標楷體"/>
                        <w:b/>
                        <w:color w:val="FF0000"/>
                        <w:szCs w:val="22"/>
                        <w:rPrChange w:id="5305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10/12</w:delText>
                    </w:r>
                    <w:r w:rsidRPr="008C7568" w:rsidDel="00AC53E5">
                      <w:rPr>
                        <w:rFonts w:eastAsia="標楷體" w:hint="eastAsia"/>
                        <w:b/>
                        <w:color w:val="FF0000"/>
                        <w:szCs w:val="22"/>
                        <w:rPrChange w:id="5306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AC53E5">
                      <w:rPr>
                        <w:rFonts w:eastAsia="標楷體"/>
                        <w:b/>
                        <w:color w:val="FF0000"/>
                        <w:szCs w:val="22"/>
                        <w:rPrChange w:id="5307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11/02</w:delText>
                    </w:r>
                    <w:r w:rsidRPr="008C7568" w:rsidDel="00AC53E5">
                      <w:rPr>
                        <w:rFonts w:eastAsia="標楷體" w:hint="eastAsia"/>
                        <w:b/>
                        <w:color w:val="FF0000"/>
                        <w:szCs w:val="22"/>
                        <w:rPrChange w:id="5308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AC53E5">
                      <w:rPr>
                        <w:rFonts w:eastAsia="標楷體"/>
                        <w:b/>
                        <w:color w:val="FF0000"/>
                        <w:szCs w:val="22"/>
                        <w:rPrChange w:id="5309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11/16</w:delText>
                    </w:r>
                    <w:r w:rsidRPr="008C7568" w:rsidDel="00AC53E5">
                      <w:rPr>
                        <w:rFonts w:eastAsia="標楷體" w:hint="eastAsia"/>
                        <w:b/>
                        <w:color w:val="FF0000"/>
                        <w:szCs w:val="22"/>
                        <w:rPrChange w:id="5310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AC53E5">
                      <w:rPr>
                        <w:rFonts w:eastAsia="標楷體"/>
                        <w:b/>
                        <w:color w:val="FF0000"/>
                        <w:szCs w:val="22"/>
                        <w:rPrChange w:id="5311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11/23</w:delText>
                    </w:r>
                    <w:r w:rsidRPr="008C7568" w:rsidDel="00AC53E5">
                      <w:rPr>
                        <w:rFonts w:eastAsia="標楷體" w:hint="eastAsia"/>
                        <w:b/>
                        <w:color w:val="FF0000"/>
                        <w:szCs w:val="22"/>
                        <w:rPrChange w:id="5312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AC53E5">
                      <w:rPr>
                        <w:rFonts w:eastAsia="標楷體"/>
                        <w:b/>
                        <w:color w:val="FF0000"/>
                        <w:szCs w:val="22"/>
                        <w:rPrChange w:id="5313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12/14</w:delText>
                    </w:r>
                    <w:r w:rsidRPr="008C7568" w:rsidDel="00AC53E5">
                      <w:rPr>
                        <w:rFonts w:eastAsia="標楷體" w:hint="eastAsia"/>
                        <w:b/>
                        <w:color w:val="FF0000"/>
                        <w:szCs w:val="22"/>
                        <w:rPrChange w:id="5314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AC53E5">
                      <w:rPr>
                        <w:rFonts w:eastAsia="標楷體"/>
                        <w:b/>
                        <w:color w:val="FF0000"/>
                        <w:szCs w:val="22"/>
                        <w:rPrChange w:id="5315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12/21</w:delText>
                    </w:r>
                    <w:r w:rsidRPr="008C7568" w:rsidDel="00AC53E5">
                      <w:rPr>
                        <w:rFonts w:eastAsia="標楷體" w:hint="eastAsia"/>
                        <w:b/>
                        <w:color w:val="FF0000"/>
                        <w:szCs w:val="22"/>
                        <w:rPrChange w:id="5316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AC53E5">
                      <w:rPr>
                        <w:rFonts w:eastAsia="標楷體"/>
                        <w:b/>
                        <w:color w:val="FF0000"/>
                        <w:szCs w:val="22"/>
                        <w:rPrChange w:id="5317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01/11</w:delText>
                    </w:r>
                  </w:del>
                </w:p>
              </w:tc>
            </w:tr>
          </w:tbl>
          <w:p w14:paraId="3B427555" w14:textId="77777777" w:rsidR="00387BEB" w:rsidRPr="00710858" w:rsidRDefault="00387BEB" w:rsidP="00387BEB">
            <w:pPr>
              <w:jc w:val="center"/>
              <w:rPr>
                <w:rPrChange w:id="5318" w:author="User" w:date="2025-08-27T11:49:00Z">
                  <w:rPr>
                    <w:color w:val="000000" w:themeColor="text1"/>
                  </w:rPr>
                </w:rPrChange>
              </w:rPr>
            </w:pPr>
            <w:r w:rsidRPr="00710858">
              <w:rPr>
                <w:rFonts w:eastAsia="標楷體" w:hint="eastAsia"/>
                <w:b/>
                <w:sz w:val="52"/>
                <w:rPrChange w:id="5319" w:author="User" w:date="2025-08-27T11:49:00Z">
                  <w:rPr>
                    <w:rFonts w:eastAsia="標楷體" w:hint="eastAsia"/>
                    <w:b/>
                    <w:color w:val="000000" w:themeColor="text1"/>
                    <w:sz w:val="52"/>
                  </w:rPr>
                </w:rPrChange>
              </w:rPr>
              <w:t>高雄市立甲仙國民中學</w:t>
            </w:r>
          </w:p>
        </w:tc>
      </w:tr>
      <w:tr w:rsidR="00710858" w:rsidRPr="00710858" w14:paraId="76B4928E" w14:textId="77777777" w:rsidTr="00AB0495">
        <w:tc>
          <w:tcPr>
            <w:tcW w:w="10682" w:type="dxa"/>
          </w:tcPr>
          <w:p w14:paraId="22DF18AA" w14:textId="77777777" w:rsidR="00876E50" w:rsidRPr="00710858" w:rsidRDefault="00876E50" w:rsidP="00876E50">
            <w:pPr>
              <w:jc w:val="center"/>
              <w:rPr>
                <w:rPrChange w:id="5320" w:author="User" w:date="2025-08-27T11:49:00Z">
                  <w:rPr>
                    <w:color w:val="000000" w:themeColor="text1"/>
                  </w:rPr>
                </w:rPrChange>
              </w:rPr>
            </w:pPr>
            <w:r w:rsidRPr="00710858">
              <w:rPr>
                <w:rFonts w:eastAsia="標楷體" w:hint="eastAsia"/>
                <w:b/>
                <w:sz w:val="52"/>
                <w:rPrChange w:id="5321" w:author="User" w:date="2025-08-27T11:49:00Z">
                  <w:rPr>
                    <w:rFonts w:eastAsia="標楷體" w:hint="eastAsia"/>
                    <w:b/>
                    <w:color w:val="000000" w:themeColor="text1"/>
                    <w:sz w:val="52"/>
                  </w:rPr>
                </w:rPrChange>
              </w:rPr>
              <w:lastRenderedPageBreak/>
              <w:t>高雄市立甲仙國民中學</w:t>
            </w:r>
          </w:p>
          <w:tbl>
            <w:tblPr>
              <w:tblpPr w:leftFromText="180" w:rightFromText="180" w:vertAnchor="page" w:horzAnchor="margin" w:tblpXSpec="center" w:tblpY="901"/>
              <w:tblW w:w="1066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276"/>
              <w:gridCol w:w="450"/>
              <w:gridCol w:w="1574"/>
              <w:gridCol w:w="503"/>
              <w:gridCol w:w="1371"/>
              <w:gridCol w:w="1373"/>
              <w:gridCol w:w="1374"/>
              <w:gridCol w:w="1372"/>
              <w:gridCol w:w="1372"/>
            </w:tblGrid>
            <w:tr w:rsidR="00710858" w:rsidRPr="00710858" w14:paraId="7CE1B45C" w14:textId="77777777" w:rsidTr="00876E50">
              <w:trPr>
                <w:trHeight w:val="142"/>
              </w:trPr>
              <w:tc>
                <w:tcPr>
                  <w:tcW w:w="3803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3C1F09F" w14:textId="77777777" w:rsidR="00387BEB" w:rsidRPr="00710858" w:rsidRDefault="00387BEB" w:rsidP="00387BEB">
                  <w:pPr>
                    <w:spacing w:line="400" w:lineRule="exact"/>
                    <w:ind w:rightChars="72" w:right="173"/>
                    <w:rPr>
                      <w:rFonts w:eastAsia="標楷體"/>
                      <w:sz w:val="40"/>
                      <w:szCs w:val="40"/>
                      <w:rPrChange w:id="5322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</w:pPr>
                </w:p>
              </w:tc>
              <w:tc>
                <w:tcPr>
                  <w:tcW w:w="6862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238ECD0" w14:textId="77777777" w:rsidR="00387BEB" w:rsidRPr="00710858" w:rsidRDefault="00387BEB" w:rsidP="00387BEB">
                  <w:pPr>
                    <w:spacing w:line="400" w:lineRule="exact"/>
                    <w:ind w:rightChars="532" w:right="1277"/>
                    <w:rPr>
                      <w:rFonts w:eastAsia="標楷體"/>
                      <w:sz w:val="40"/>
                      <w:szCs w:val="40"/>
                      <w:rPrChange w:id="5323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0"/>
                      <w:szCs w:val="40"/>
                      <w:rPrChange w:id="5324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 xml:space="preserve">     </w:t>
                  </w:r>
                  <w:r w:rsidRPr="00710858">
                    <w:rPr>
                      <w:rFonts w:eastAsia="標楷體" w:hint="eastAsia"/>
                      <w:sz w:val="40"/>
                      <w:szCs w:val="40"/>
                      <w:rPrChange w:id="5325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教</w:t>
                  </w:r>
                  <w:r w:rsidRPr="00710858">
                    <w:rPr>
                      <w:rFonts w:eastAsia="標楷體"/>
                      <w:sz w:val="40"/>
                      <w:szCs w:val="40"/>
                      <w:rPrChange w:id="5326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 xml:space="preserve">     </w:t>
                  </w:r>
                  <w:r w:rsidRPr="00710858">
                    <w:rPr>
                      <w:rFonts w:eastAsia="標楷體" w:hint="eastAsia"/>
                      <w:sz w:val="40"/>
                      <w:szCs w:val="40"/>
                      <w:rPrChange w:id="5327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師：</w:t>
                  </w:r>
                  <w:r w:rsidR="001A53BD" w:rsidRPr="00710858">
                    <w:rPr>
                      <w:rFonts w:eastAsia="標楷體" w:hint="eastAsia"/>
                      <w:sz w:val="40"/>
                      <w:szCs w:val="40"/>
                      <w:rPrChange w:id="5328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謝郁慧</w:t>
                  </w:r>
                  <w:r w:rsidRPr="00710858">
                    <w:rPr>
                      <w:rFonts w:eastAsia="標楷體" w:hint="eastAsia"/>
                      <w:sz w:val="40"/>
                      <w:szCs w:val="40"/>
                      <w:rPrChange w:id="5329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老師</w:t>
                  </w:r>
                </w:p>
              </w:tc>
            </w:tr>
            <w:tr w:rsidR="00710858" w:rsidRPr="00710858" w14:paraId="23B4F768" w14:textId="77777777" w:rsidTr="00387BEB">
              <w:tc>
                <w:tcPr>
                  <w:tcW w:w="3803" w:type="dxa"/>
                  <w:gridSpan w:val="4"/>
                  <w:tcBorders>
                    <w:bottom w:val="nil"/>
                  </w:tcBorders>
                </w:tcPr>
                <w:p w14:paraId="79D13497" w14:textId="088784A3" w:rsidR="00387BEB" w:rsidRPr="00710858" w:rsidRDefault="00C36108" w:rsidP="00387BEB">
                  <w:pPr>
                    <w:spacing w:line="400" w:lineRule="exact"/>
                    <w:ind w:leftChars="221" w:left="530" w:rightChars="227" w:right="545"/>
                    <w:jc w:val="distribute"/>
                    <w:rPr>
                      <w:rFonts w:eastAsia="標楷體"/>
                      <w:rPrChange w:id="533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36"/>
                      <w:rPrChange w:id="533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</w:rPr>
                      </w:rPrChange>
                    </w:rPr>
                    <w:t>1</w:t>
                  </w:r>
                  <w:r w:rsidR="001E5F60" w:rsidRPr="00710858">
                    <w:rPr>
                      <w:rFonts w:eastAsia="標楷體"/>
                      <w:sz w:val="36"/>
                      <w:rPrChange w:id="533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</w:rPr>
                      </w:rPrChange>
                    </w:rPr>
                    <w:t>1</w:t>
                  </w:r>
                  <w:ins w:id="5333" w:author="User" w:date="2025-08-19T10:36:00Z">
                    <w:r w:rsidR="00CE3AF2" w:rsidRPr="00710858">
                      <w:rPr>
                        <w:rFonts w:eastAsia="標楷體"/>
                        <w:sz w:val="36"/>
                        <w:rPrChange w:id="5334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</w:rPr>
                        </w:rPrChange>
                      </w:rPr>
                      <w:t>4</w:t>
                    </w:r>
                  </w:ins>
                  <w:ins w:id="5335" w:author="Windows 使用者" w:date="2024-08-02T14:29:00Z">
                    <w:del w:id="5336" w:author="User" w:date="2025-08-19T10:36:00Z">
                      <w:r w:rsidR="009A6733" w:rsidRPr="00710858" w:rsidDel="00CE3AF2">
                        <w:rPr>
                          <w:rFonts w:eastAsia="標楷體"/>
                          <w:sz w:val="36"/>
                          <w:rPrChange w:id="5337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</w:rPr>
                          </w:rPrChange>
                        </w:rPr>
                        <w:delText>3</w:delText>
                      </w:r>
                    </w:del>
                  </w:ins>
                  <w:del w:id="5338" w:author="Windows 使用者" w:date="2024-08-02T14:29:00Z">
                    <w:r w:rsidR="001E5F60" w:rsidRPr="00710858" w:rsidDel="009A6733">
                      <w:rPr>
                        <w:rFonts w:eastAsia="標楷體"/>
                        <w:sz w:val="36"/>
                        <w:rPrChange w:id="5339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</w:rPr>
                        </w:rPrChange>
                      </w:rPr>
                      <w:delText>2</w:delText>
                    </w:r>
                  </w:del>
                  <w:r w:rsidR="00387BEB" w:rsidRPr="00710858">
                    <w:rPr>
                      <w:rFonts w:eastAsia="標楷體" w:hint="eastAsia"/>
                      <w:sz w:val="36"/>
                      <w:rPrChange w:id="5340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</w:rPr>
                      </w:rPrChange>
                    </w:rPr>
                    <w:t>學年度</w:t>
                  </w:r>
                  <w:ins w:id="5341" w:author="User" w:date="2025-11-28T15:37:00Z">
                    <w:r w:rsidR="002F7BD4">
                      <w:rPr>
                        <w:rFonts w:eastAsia="標楷體" w:hint="eastAsia"/>
                        <w:sz w:val="20"/>
                        <w:szCs w:val="40"/>
                      </w:rPr>
                      <w:t>01</w:t>
                    </w:r>
                    <w:r w:rsidR="002F7BD4" w:rsidRPr="007D068A">
                      <w:rPr>
                        <w:rFonts w:eastAsia="標楷體"/>
                        <w:sz w:val="20"/>
                        <w:szCs w:val="40"/>
                      </w:rPr>
                      <w:t>/</w:t>
                    </w:r>
                    <w:r w:rsidR="002F7BD4">
                      <w:rPr>
                        <w:rFonts w:eastAsia="標楷體" w:hint="eastAsia"/>
                        <w:sz w:val="20"/>
                        <w:szCs w:val="40"/>
                      </w:rPr>
                      <w:t>05</w:t>
                    </w:r>
                  </w:ins>
                  <w:del w:id="5342" w:author="User" w:date="2025-11-28T15:37:00Z">
                    <w:r w:rsidR="005B283A" w:rsidRPr="00710858" w:rsidDel="002F7BD4">
                      <w:rPr>
                        <w:rFonts w:eastAsia="標楷體"/>
                        <w:sz w:val="20"/>
                        <w:szCs w:val="40"/>
                        <w:rPrChange w:id="5343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08</w:delText>
                    </w:r>
                    <w:r w:rsidR="000C50A0" w:rsidRPr="00710858" w:rsidDel="002F7BD4">
                      <w:rPr>
                        <w:rFonts w:eastAsia="標楷體"/>
                        <w:sz w:val="20"/>
                        <w:szCs w:val="40"/>
                        <w:rPrChange w:id="5344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/</w:delText>
                    </w:r>
                  </w:del>
                  <w:ins w:id="5345" w:author="Windows 使用者" w:date="2024-08-07T09:10:00Z">
                    <w:del w:id="5346" w:author="User" w:date="2025-08-19T10:36:00Z">
                      <w:r w:rsidR="00CC029C" w:rsidRPr="00710858" w:rsidDel="00CE3AF2">
                        <w:rPr>
                          <w:rFonts w:eastAsia="標楷體"/>
                          <w:sz w:val="20"/>
                          <w:szCs w:val="40"/>
                          <w:rPrChange w:id="5347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40"/>
                            </w:rPr>
                          </w:rPrChange>
                        </w:rPr>
                        <w:delText>07</w:delText>
                      </w:r>
                    </w:del>
                  </w:ins>
                  <w:del w:id="5348" w:author="Windows 使用者" w:date="2024-08-07T09:10:00Z">
                    <w:r w:rsidR="001E5F60" w:rsidRPr="00710858" w:rsidDel="00CC029C">
                      <w:rPr>
                        <w:rFonts w:eastAsia="標楷體"/>
                        <w:sz w:val="20"/>
                        <w:szCs w:val="40"/>
                        <w:rPrChange w:id="5349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23</w:delText>
                    </w:r>
                  </w:del>
                  <w:r w:rsidR="005025B5" w:rsidRPr="00710858">
                    <w:rPr>
                      <w:rFonts w:eastAsia="標楷體" w:hint="eastAsia"/>
                      <w:sz w:val="20"/>
                      <w:szCs w:val="40"/>
                      <w:rPrChange w:id="5350" w:author="User" w:date="2025-08-27T11:49:00Z">
                        <w:rPr>
                          <w:rFonts w:eastAsia="標楷體" w:hint="eastAsia"/>
                          <w:color w:val="000000" w:themeColor="text1"/>
                          <w:sz w:val="20"/>
                          <w:szCs w:val="40"/>
                        </w:rPr>
                      </w:rPrChange>
                    </w:rPr>
                    <w:t>製</w:t>
                  </w:r>
                </w:p>
              </w:tc>
              <w:tc>
                <w:tcPr>
                  <w:tcW w:w="6862" w:type="dxa"/>
                  <w:gridSpan w:val="5"/>
                  <w:tcBorders>
                    <w:bottom w:val="nil"/>
                  </w:tcBorders>
                </w:tcPr>
                <w:p w14:paraId="69DB78C4" w14:textId="77777777" w:rsidR="00387BEB" w:rsidRPr="00710858" w:rsidRDefault="00387BEB" w:rsidP="00387BEB">
                  <w:pPr>
                    <w:spacing w:line="400" w:lineRule="exact"/>
                    <w:ind w:leftChars="507" w:left="1217" w:rightChars="532" w:right="1277"/>
                    <w:jc w:val="distribute"/>
                    <w:rPr>
                      <w:rFonts w:eastAsia="標楷體"/>
                      <w:rPrChange w:id="535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rPrChange w:id="5352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</w:rPr>
                      </w:rPrChange>
                    </w:rPr>
                    <w:t>週課表</w:t>
                  </w:r>
                </w:p>
              </w:tc>
            </w:tr>
            <w:tr w:rsidR="00710858" w:rsidRPr="00710858" w14:paraId="582517C9" w14:textId="77777777" w:rsidTr="00387BEB">
              <w:trPr>
                <w:cantSplit/>
              </w:trPr>
              <w:tc>
                <w:tcPr>
                  <w:tcW w:w="3803" w:type="dxa"/>
                  <w:gridSpan w:val="4"/>
                  <w:vMerge w:val="restart"/>
                  <w:tcBorders>
                    <w:tl2br w:val="single" w:sz="4" w:space="0" w:color="auto"/>
                  </w:tcBorders>
                </w:tcPr>
                <w:p w14:paraId="70842273" w14:textId="77777777" w:rsidR="00387BEB" w:rsidRPr="00710858" w:rsidRDefault="00387BEB" w:rsidP="00387BEB">
                  <w:pPr>
                    <w:spacing w:line="180" w:lineRule="exact"/>
                    <w:jc w:val="right"/>
                    <w:rPr>
                      <w:rFonts w:eastAsia="標楷體"/>
                      <w:sz w:val="16"/>
                      <w:szCs w:val="16"/>
                      <w:rPrChange w:id="5353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5354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星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5355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5356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期</w:t>
                  </w:r>
                </w:p>
                <w:p w14:paraId="182A9588" w14:textId="77777777" w:rsidR="00387BEB" w:rsidRPr="00710858" w:rsidRDefault="00387BEB" w:rsidP="00387BEB">
                  <w:pPr>
                    <w:wordWrap w:val="0"/>
                    <w:spacing w:line="180" w:lineRule="exact"/>
                    <w:jc w:val="right"/>
                    <w:rPr>
                      <w:rFonts w:eastAsia="標楷體"/>
                      <w:sz w:val="16"/>
                      <w:szCs w:val="16"/>
                      <w:rPrChange w:id="5357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5358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科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5359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5360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目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5361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 Week</w:t>
                  </w:r>
                </w:p>
                <w:p w14:paraId="34B750B5" w14:textId="77777777" w:rsidR="00387BEB" w:rsidRPr="00710858" w:rsidRDefault="00387BEB" w:rsidP="00387BEB">
                  <w:pPr>
                    <w:spacing w:line="180" w:lineRule="exact"/>
                    <w:rPr>
                      <w:rFonts w:eastAsia="標楷體"/>
                      <w:sz w:val="16"/>
                      <w:szCs w:val="16"/>
                      <w:rPrChange w:id="5362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5363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節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5364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5365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次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5366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                       Subject</w:t>
                  </w:r>
                </w:p>
                <w:p w14:paraId="77A00279" w14:textId="77777777" w:rsidR="00387BEB" w:rsidRPr="00710858" w:rsidRDefault="00387BEB" w:rsidP="00387BEB">
                  <w:pPr>
                    <w:spacing w:line="180" w:lineRule="exact"/>
                    <w:rPr>
                      <w:rFonts w:eastAsia="標楷體"/>
                      <w:rPrChange w:id="536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16"/>
                      <w:szCs w:val="16"/>
                      <w:rPrChange w:id="5368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Course        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5369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時間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5370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Time</w:t>
                  </w:r>
                </w:p>
              </w:tc>
              <w:tc>
                <w:tcPr>
                  <w:tcW w:w="1371" w:type="dxa"/>
                  <w:tcBorders>
                    <w:bottom w:val="nil"/>
                  </w:tcBorders>
                  <w:vAlign w:val="center"/>
                </w:tcPr>
                <w:p w14:paraId="508BCA2D" w14:textId="77777777" w:rsidR="00387BEB" w:rsidRPr="00710858" w:rsidRDefault="00387BEB" w:rsidP="00387BEB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537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5372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一</w:t>
                  </w:r>
                </w:p>
              </w:tc>
              <w:tc>
                <w:tcPr>
                  <w:tcW w:w="1373" w:type="dxa"/>
                  <w:tcBorders>
                    <w:bottom w:val="nil"/>
                  </w:tcBorders>
                  <w:vAlign w:val="center"/>
                </w:tcPr>
                <w:p w14:paraId="1DD801AF" w14:textId="77777777" w:rsidR="00387BEB" w:rsidRPr="00710858" w:rsidRDefault="00387BEB" w:rsidP="00387BEB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537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5374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二</w:t>
                  </w:r>
                </w:p>
              </w:tc>
              <w:tc>
                <w:tcPr>
                  <w:tcW w:w="1374" w:type="dxa"/>
                  <w:tcBorders>
                    <w:bottom w:val="nil"/>
                  </w:tcBorders>
                  <w:vAlign w:val="center"/>
                </w:tcPr>
                <w:p w14:paraId="02C5482E" w14:textId="77777777" w:rsidR="00387BEB" w:rsidRPr="00710858" w:rsidRDefault="00387BEB" w:rsidP="00387BEB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537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5376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三</w:t>
                  </w:r>
                </w:p>
              </w:tc>
              <w:tc>
                <w:tcPr>
                  <w:tcW w:w="1372" w:type="dxa"/>
                  <w:tcBorders>
                    <w:bottom w:val="nil"/>
                  </w:tcBorders>
                  <w:vAlign w:val="center"/>
                </w:tcPr>
                <w:p w14:paraId="656EC9A0" w14:textId="77777777" w:rsidR="00387BEB" w:rsidRPr="00710858" w:rsidRDefault="00387BEB" w:rsidP="00387BEB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537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5378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四</w:t>
                  </w:r>
                </w:p>
              </w:tc>
              <w:tc>
                <w:tcPr>
                  <w:tcW w:w="1372" w:type="dxa"/>
                  <w:tcBorders>
                    <w:bottom w:val="nil"/>
                  </w:tcBorders>
                  <w:vAlign w:val="center"/>
                </w:tcPr>
                <w:p w14:paraId="6639F2D1" w14:textId="77777777" w:rsidR="00387BEB" w:rsidRPr="00710858" w:rsidRDefault="00387BEB" w:rsidP="00387BEB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537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5380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五</w:t>
                  </w:r>
                </w:p>
              </w:tc>
            </w:tr>
            <w:tr w:rsidR="00710858" w:rsidRPr="00710858" w14:paraId="3912EB85" w14:textId="77777777" w:rsidTr="00387BEB">
              <w:trPr>
                <w:cantSplit/>
              </w:trPr>
              <w:tc>
                <w:tcPr>
                  <w:tcW w:w="3803" w:type="dxa"/>
                  <w:gridSpan w:val="4"/>
                  <w:vMerge/>
                </w:tcPr>
                <w:p w14:paraId="220E6E63" w14:textId="77777777" w:rsidR="00387BEB" w:rsidRPr="00710858" w:rsidRDefault="00387BEB" w:rsidP="00387BEB">
                  <w:pPr>
                    <w:spacing w:line="400" w:lineRule="exact"/>
                    <w:rPr>
                      <w:rFonts w:eastAsia="標楷體"/>
                      <w:rPrChange w:id="538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1371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1EAD82D1" w14:textId="77777777" w:rsidR="00387BEB" w:rsidRPr="00710858" w:rsidRDefault="00387BEB" w:rsidP="00387BEB">
                  <w:pPr>
                    <w:jc w:val="center"/>
                    <w:rPr>
                      <w:rFonts w:eastAsia="標楷體"/>
                      <w:rPrChange w:id="538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538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Monday</w:t>
                  </w:r>
                </w:p>
              </w:tc>
              <w:tc>
                <w:tcPr>
                  <w:tcW w:w="1373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01803DE8" w14:textId="77777777" w:rsidR="00387BEB" w:rsidRPr="00710858" w:rsidRDefault="00387BEB" w:rsidP="00387BEB">
                  <w:pPr>
                    <w:jc w:val="center"/>
                    <w:rPr>
                      <w:rFonts w:eastAsia="標楷體"/>
                      <w:rPrChange w:id="538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538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Tuesday</w:t>
                  </w:r>
                </w:p>
              </w:tc>
              <w:tc>
                <w:tcPr>
                  <w:tcW w:w="1374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2FD3A6AD" w14:textId="77777777" w:rsidR="00387BEB" w:rsidRPr="00710858" w:rsidRDefault="00387BEB" w:rsidP="00387BEB">
                  <w:pPr>
                    <w:jc w:val="center"/>
                    <w:rPr>
                      <w:rFonts w:eastAsia="標楷體"/>
                      <w:spacing w:val="-20"/>
                      <w:rPrChange w:id="5386" w:author="User" w:date="2025-08-27T11:49:00Z">
                        <w:rPr>
                          <w:rFonts w:eastAsia="標楷體"/>
                          <w:color w:val="000000" w:themeColor="text1"/>
                          <w:spacing w:val="-20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pacing w:val="-20"/>
                      <w:rPrChange w:id="5387" w:author="User" w:date="2025-08-27T11:49:00Z">
                        <w:rPr>
                          <w:rFonts w:eastAsia="標楷體"/>
                          <w:color w:val="000000" w:themeColor="text1"/>
                          <w:spacing w:val="-20"/>
                        </w:rPr>
                      </w:rPrChange>
                    </w:rPr>
                    <w:t>Wednesday</w:t>
                  </w:r>
                </w:p>
              </w:tc>
              <w:tc>
                <w:tcPr>
                  <w:tcW w:w="1372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65AE19EE" w14:textId="77777777" w:rsidR="00387BEB" w:rsidRPr="00710858" w:rsidRDefault="00387BEB" w:rsidP="00387BEB">
                  <w:pPr>
                    <w:jc w:val="center"/>
                    <w:rPr>
                      <w:rFonts w:eastAsia="標楷體"/>
                      <w:rPrChange w:id="538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538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Thursday</w:t>
                  </w:r>
                </w:p>
              </w:tc>
              <w:tc>
                <w:tcPr>
                  <w:tcW w:w="1372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6325B80E" w14:textId="77777777" w:rsidR="00387BEB" w:rsidRPr="00710858" w:rsidRDefault="00387BEB" w:rsidP="00387BEB">
                  <w:pPr>
                    <w:jc w:val="center"/>
                    <w:rPr>
                      <w:rFonts w:eastAsia="標楷體"/>
                      <w:rPrChange w:id="539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539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Friday</w:t>
                  </w:r>
                </w:p>
              </w:tc>
            </w:tr>
            <w:tr w:rsidR="00710858" w:rsidRPr="00710858" w14:paraId="5F335678" w14:textId="77777777" w:rsidTr="00387BEB">
              <w:trPr>
                <w:cantSplit/>
                <w:trHeight w:val="419"/>
              </w:trPr>
              <w:tc>
                <w:tcPr>
                  <w:tcW w:w="1276" w:type="dxa"/>
                  <w:vMerge w:val="restart"/>
                  <w:vAlign w:val="center"/>
                </w:tcPr>
                <w:p w14:paraId="25E21F84" w14:textId="77777777" w:rsidR="00387BEB" w:rsidRPr="00710858" w:rsidRDefault="00387BEB" w:rsidP="00387BE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5392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5393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上午</w:t>
                  </w:r>
                </w:p>
                <w:p w14:paraId="6EDFC864" w14:textId="77777777" w:rsidR="00387BEB" w:rsidRPr="00710858" w:rsidRDefault="00387BEB" w:rsidP="00387BE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5394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2"/>
                      <w:szCs w:val="22"/>
                      <w:rPrChange w:id="5395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2"/>
                        </w:rPr>
                      </w:rPrChange>
                    </w:rPr>
                    <w:t>Morning</w:t>
                  </w:r>
                </w:p>
              </w:tc>
              <w:tc>
                <w:tcPr>
                  <w:tcW w:w="2024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14:paraId="1A17A26F" w14:textId="77777777" w:rsidR="00387BEB" w:rsidRPr="00710858" w:rsidRDefault="00387BEB" w:rsidP="00387BEB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539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539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7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5398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539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30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5400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540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8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5402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540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05</w:t>
                  </w:r>
                </w:p>
              </w:tc>
              <w:tc>
                <w:tcPr>
                  <w:tcW w:w="503" w:type="dxa"/>
                  <w:tcBorders>
                    <w:bottom w:val="single" w:sz="4" w:space="0" w:color="auto"/>
                  </w:tcBorders>
                  <w:vAlign w:val="center"/>
                </w:tcPr>
                <w:p w14:paraId="17BF4AC7" w14:textId="77777777" w:rsidR="00387BEB" w:rsidRPr="00710858" w:rsidRDefault="00387BEB" w:rsidP="00387BEB">
                  <w:pPr>
                    <w:snapToGrid w:val="0"/>
                    <w:jc w:val="center"/>
                    <w:rPr>
                      <w:rFonts w:eastAsia="標楷體"/>
                      <w:rPrChange w:id="540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540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35</w:t>
                  </w:r>
                </w:p>
              </w:tc>
              <w:tc>
                <w:tcPr>
                  <w:tcW w:w="6862" w:type="dxa"/>
                  <w:gridSpan w:val="5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A46E97" w14:textId="77777777" w:rsidR="00387BEB" w:rsidRPr="00710858" w:rsidRDefault="00387BEB" w:rsidP="00387BE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2"/>
                      <w:szCs w:val="32"/>
                      <w:rPrChange w:id="5406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2"/>
                      <w:szCs w:val="32"/>
                      <w:rPrChange w:id="5407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升旗早會、早自習</w:t>
                  </w:r>
                </w:p>
              </w:tc>
            </w:tr>
            <w:tr w:rsidR="00710858" w:rsidRPr="00710858" w14:paraId="131BDE52" w14:textId="77777777" w:rsidTr="00387BEB">
              <w:trPr>
                <w:cantSplit/>
              </w:trPr>
              <w:tc>
                <w:tcPr>
                  <w:tcW w:w="1276" w:type="dxa"/>
                  <w:vMerge/>
                  <w:vAlign w:val="center"/>
                </w:tcPr>
                <w:p w14:paraId="4F891B99" w14:textId="77777777" w:rsidR="001A53BD" w:rsidRPr="00710858" w:rsidRDefault="001A53BD" w:rsidP="001A53BD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540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450" w:type="dxa"/>
                  <w:vAlign w:val="center"/>
                </w:tcPr>
                <w:p w14:paraId="59F4ACE6" w14:textId="77777777" w:rsidR="001A53BD" w:rsidRPr="00710858" w:rsidRDefault="001A53BD" w:rsidP="001A53BD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5409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5410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1</w:t>
                  </w:r>
                </w:p>
              </w:tc>
              <w:tc>
                <w:tcPr>
                  <w:tcW w:w="1574" w:type="dxa"/>
                  <w:vAlign w:val="center"/>
                </w:tcPr>
                <w:p w14:paraId="1A99D81C" w14:textId="77777777" w:rsidR="001A53BD" w:rsidRPr="00710858" w:rsidRDefault="001A53BD" w:rsidP="001A53BD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541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541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8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5413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541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</w:p>
                <w:p w14:paraId="1B047ADF" w14:textId="77777777" w:rsidR="001A53BD" w:rsidRPr="00710858" w:rsidRDefault="001A53BD" w:rsidP="001A53BD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541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541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15EA888B" w14:textId="77777777" w:rsidR="001A53BD" w:rsidRPr="00710858" w:rsidRDefault="001A53BD" w:rsidP="001A53BD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541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541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541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542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</w:tc>
              <w:tc>
                <w:tcPr>
                  <w:tcW w:w="503" w:type="dxa"/>
                  <w:vAlign w:val="center"/>
                </w:tcPr>
                <w:p w14:paraId="6184F391" w14:textId="77777777" w:rsidR="001A53BD" w:rsidRPr="00710858" w:rsidRDefault="001A53BD" w:rsidP="001A53BD">
                  <w:pPr>
                    <w:snapToGrid w:val="0"/>
                    <w:jc w:val="center"/>
                    <w:rPr>
                      <w:rFonts w:eastAsia="標楷體"/>
                      <w:rPrChange w:id="542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542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4480EEEC" w14:textId="77777777" w:rsidR="001A53BD" w:rsidRPr="00710858" w:rsidRDefault="001A53BD" w:rsidP="001A53BD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542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vAlign w:val="center"/>
                </w:tcPr>
                <w:p w14:paraId="2DCA7D33" w14:textId="41E06FE8" w:rsidR="001A53BD" w:rsidRPr="00710858" w:rsidRDefault="001A53BD" w:rsidP="00046C01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542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4" w:type="dxa"/>
                  <w:vAlign w:val="center"/>
                </w:tcPr>
                <w:p w14:paraId="4C31C9B2" w14:textId="77777777" w:rsidR="001A53BD" w:rsidRPr="00710858" w:rsidRDefault="001A53BD" w:rsidP="001A53BD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542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2D138609" w14:textId="15EC2DC1" w:rsidR="001A53BD" w:rsidRPr="00710858" w:rsidRDefault="001A53BD" w:rsidP="00684B79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542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50562024" w14:textId="4AF71F4C" w:rsidR="001A53BD" w:rsidRPr="00710858" w:rsidRDefault="001A53BD" w:rsidP="00B34242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542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14:paraId="448C4C14" w14:textId="77777777" w:rsidTr="00387BEB">
              <w:trPr>
                <w:cantSplit/>
              </w:trPr>
              <w:tc>
                <w:tcPr>
                  <w:tcW w:w="1276" w:type="dxa"/>
                  <w:vMerge/>
                  <w:vAlign w:val="center"/>
                </w:tcPr>
                <w:p w14:paraId="2F2CB014" w14:textId="77777777" w:rsidR="001A53BD" w:rsidRPr="00710858" w:rsidRDefault="001A53BD" w:rsidP="001A53BD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542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450" w:type="dxa"/>
                  <w:vAlign w:val="center"/>
                </w:tcPr>
                <w:p w14:paraId="606BC342" w14:textId="77777777" w:rsidR="001A53BD" w:rsidRPr="00710858" w:rsidRDefault="001A53BD" w:rsidP="001A53BD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5429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5430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2</w:t>
                  </w:r>
                </w:p>
              </w:tc>
              <w:tc>
                <w:tcPr>
                  <w:tcW w:w="1574" w:type="dxa"/>
                  <w:vAlign w:val="center"/>
                </w:tcPr>
                <w:p w14:paraId="212EAC92" w14:textId="77777777" w:rsidR="001A53BD" w:rsidRPr="00710858" w:rsidRDefault="001A53BD" w:rsidP="001A53BD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543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543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5433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543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</w:p>
                <w:p w14:paraId="169F1E9B" w14:textId="77777777" w:rsidR="001A53BD" w:rsidRPr="00710858" w:rsidRDefault="001A53BD" w:rsidP="001A53BD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543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543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7165D14F" w14:textId="77777777" w:rsidR="001A53BD" w:rsidRPr="00710858" w:rsidRDefault="001A53BD" w:rsidP="001A53BD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543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543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543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544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</w:tc>
              <w:tc>
                <w:tcPr>
                  <w:tcW w:w="503" w:type="dxa"/>
                  <w:vAlign w:val="center"/>
                </w:tcPr>
                <w:p w14:paraId="6A1BBBF5" w14:textId="77777777" w:rsidR="001A53BD" w:rsidRPr="00710858" w:rsidRDefault="001A53BD" w:rsidP="001A53BD">
                  <w:pPr>
                    <w:snapToGrid w:val="0"/>
                    <w:jc w:val="center"/>
                    <w:rPr>
                      <w:rFonts w:eastAsia="標楷體"/>
                      <w:rPrChange w:id="544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544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tcBorders>
                    <w:bottom w:val="single" w:sz="4" w:space="0" w:color="auto"/>
                  </w:tcBorders>
                  <w:vAlign w:val="center"/>
                </w:tcPr>
                <w:p w14:paraId="6FECA3BD" w14:textId="77777777" w:rsidR="0024570F" w:rsidRPr="00710858" w:rsidRDefault="00D27668">
                  <w:pPr>
                    <w:snapToGrid w:val="0"/>
                    <w:spacing w:before="120" w:after="120" w:line="400" w:lineRule="exact"/>
                    <w:jc w:val="center"/>
                    <w:rPr>
                      <w:ins w:id="5443" w:author="Windows 使用者" w:date="2024-08-26T08:59:00Z"/>
                      <w:rFonts w:eastAsia="標楷體"/>
                      <w:sz w:val="36"/>
                      <w:szCs w:val="36"/>
                      <w:rPrChange w:id="5444" w:author="User" w:date="2025-08-27T11:49:00Z">
                        <w:rPr>
                          <w:ins w:id="5445" w:author="Windows 使用者" w:date="2024-08-26T08:59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5446" w:author="Windows 使用者" w:date="2024-08-06T12:56:00Z">
                    <w:del w:id="5447" w:author="User" w:date="2025-08-20T11:48:00Z">
                      <w:r w:rsidRPr="00710858" w:rsidDel="002573EA">
                        <w:rPr>
                          <w:rFonts w:eastAsia="標楷體"/>
                          <w:sz w:val="36"/>
                          <w:szCs w:val="36"/>
                          <w:rPrChange w:id="5448" w:author="User" w:date="2025-08-27T11:49:00Z">
                            <w:rPr>
                              <w:rFonts w:eastAsia="標楷體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sym w:font="Wingdings 2" w:char="F0F8"/>
                      </w:r>
                    </w:del>
                  </w:ins>
                  <w:ins w:id="5449" w:author="Windows 使用者" w:date="2024-08-26T08:59:00Z">
                    <w:r w:rsidR="0024570F" w:rsidRPr="00710858">
                      <w:rPr>
                        <w:rFonts w:eastAsia="標楷體"/>
                        <w:sz w:val="36"/>
                        <w:szCs w:val="36"/>
                        <w:rPrChange w:id="5450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301</w:t>
                    </w:r>
                  </w:ins>
                </w:p>
                <w:p w14:paraId="45069460" w14:textId="64526EA9" w:rsidR="001A53BD" w:rsidRPr="00710858" w:rsidRDefault="0024570F" w:rsidP="0024570F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545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5452" w:author="Windows 使用者" w:date="2024-08-26T08:59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545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英語</w:t>
                    </w:r>
                  </w:ins>
                </w:p>
              </w:tc>
              <w:tc>
                <w:tcPr>
                  <w:tcW w:w="1373" w:type="dxa"/>
                  <w:tcBorders>
                    <w:bottom w:val="single" w:sz="4" w:space="0" w:color="auto"/>
                  </w:tcBorders>
                  <w:vAlign w:val="center"/>
                </w:tcPr>
                <w:p w14:paraId="61D2473B" w14:textId="77777777" w:rsidR="002F7BD4" w:rsidRPr="002F7BD4" w:rsidRDefault="002F7BD4" w:rsidP="002F7BD4">
                  <w:pPr>
                    <w:snapToGrid w:val="0"/>
                    <w:spacing w:before="120" w:after="120" w:line="400" w:lineRule="exact"/>
                    <w:jc w:val="center"/>
                    <w:rPr>
                      <w:ins w:id="5454" w:author="User" w:date="2025-11-28T15:36:00Z"/>
                      <w:rFonts w:eastAsia="標楷體"/>
                      <w:color w:val="FF0000"/>
                      <w:sz w:val="36"/>
                      <w:szCs w:val="36"/>
                      <w:rPrChange w:id="5455" w:author="User" w:date="2025-11-28T15:36:00Z">
                        <w:rPr>
                          <w:ins w:id="5456" w:author="User" w:date="2025-11-28T15:36:00Z"/>
                          <w:rFonts w:eastAsia="標楷體"/>
                          <w:sz w:val="36"/>
                          <w:szCs w:val="36"/>
                        </w:rPr>
                      </w:rPrChange>
                    </w:rPr>
                  </w:pPr>
                  <w:ins w:id="5457" w:author="User" w:date="2025-11-28T15:36:00Z">
                    <w:r w:rsidRPr="002F7BD4">
                      <w:rPr>
                        <w:rFonts w:eastAsia="標楷體"/>
                        <w:color w:val="FF0000"/>
                        <w:sz w:val="36"/>
                        <w:szCs w:val="36"/>
                        <w:rPrChange w:id="5458" w:author="User" w:date="2025-11-28T15:36:00Z">
                          <w:rPr>
                            <w:rFonts w:eastAsia="標楷體"/>
                            <w:sz w:val="36"/>
                            <w:szCs w:val="36"/>
                          </w:rPr>
                        </w:rPrChange>
                      </w:rPr>
                      <w:t>301</w:t>
                    </w:r>
                  </w:ins>
                </w:p>
                <w:p w14:paraId="23ED73D8" w14:textId="5B037D65" w:rsidR="001E5F60" w:rsidRPr="00710858" w:rsidDel="00253EEA" w:rsidRDefault="002F7BD4" w:rsidP="002F7BD4">
                  <w:pPr>
                    <w:snapToGrid w:val="0"/>
                    <w:spacing w:before="120" w:after="120" w:line="400" w:lineRule="exact"/>
                    <w:jc w:val="center"/>
                    <w:rPr>
                      <w:del w:id="5459" w:author="Windows 使用者" w:date="2024-08-06T11:06:00Z"/>
                      <w:rFonts w:eastAsia="標楷體"/>
                      <w:sz w:val="36"/>
                      <w:szCs w:val="36"/>
                      <w:rPrChange w:id="5460" w:author="User" w:date="2025-08-27T11:49:00Z">
                        <w:rPr>
                          <w:del w:id="5461" w:author="Windows 使用者" w:date="2024-08-06T11:06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5462" w:author="User" w:date="2025-11-28T15:36:00Z">
                    <w:r w:rsidRPr="002F7BD4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5463" w:author="User" w:date="2025-11-28T15:36:00Z">
                          <w:rPr>
                            <w:rFonts w:eastAsia="標楷體" w:hint="eastAsia"/>
                            <w:sz w:val="36"/>
                            <w:szCs w:val="36"/>
                          </w:rPr>
                        </w:rPrChange>
                      </w:rPr>
                      <w:t>英語</w:t>
                    </w:r>
                  </w:ins>
                  <w:del w:id="5464" w:author="Windows 使用者" w:date="2024-08-06T11:05:00Z">
                    <w:r w:rsidR="001E5F60" w:rsidRPr="00710858" w:rsidDel="00B34242">
                      <w:rPr>
                        <w:rFonts w:eastAsia="標楷體"/>
                        <w:sz w:val="36"/>
                        <w:szCs w:val="36"/>
                        <w:rPrChange w:id="5465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2</w:delText>
                    </w:r>
                  </w:del>
                  <w:del w:id="5466" w:author="Windows 使用者" w:date="2024-08-06T11:06:00Z">
                    <w:r w:rsidR="001E5F60" w:rsidRPr="00710858" w:rsidDel="00253EEA">
                      <w:rPr>
                        <w:rFonts w:eastAsia="標楷體"/>
                        <w:sz w:val="36"/>
                        <w:szCs w:val="36"/>
                        <w:rPrChange w:id="5467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01</w:delText>
                    </w:r>
                  </w:del>
                </w:p>
                <w:p w14:paraId="2876EFB5" w14:textId="7F5A216A" w:rsidR="001A53BD" w:rsidRPr="00710858" w:rsidRDefault="001E5F60" w:rsidP="001E5F60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546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5469" w:author="Windows 使用者" w:date="2024-08-06T11:06:00Z">
                    <w:r w:rsidRPr="00710858" w:rsidDel="00253EEA">
                      <w:rPr>
                        <w:rFonts w:eastAsia="標楷體" w:hint="eastAsia"/>
                        <w:sz w:val="36"/>
                        <w:szCs w:val="36"/>
                        <w:rPrChange w:id="547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英語</w:delText>
                    </w:r>
                  </w:del>
                </w:p>
              </w:tc>
              <w:tc>
                <w:tcPr>
                  <w:tcW w:w="1374" w:type="dxa"/>
                  <w:tcBorders>
                    <w:bottom w:val="single" w:sz="4" w:space="0" w:color="auto"/>
                  </w:tcBorders>
                  <w:vAlign w:val="center"/>
                </w:tcPr>
                <w:p w14:paraId="377A0766" w14:textId="6F12E986" w:rsidR="003337A4" w:rsidRPr="00710858" w:rsidDel="002F7BD4" w:rsidRDefault="003337A4" w:rsidP="003337A4">
                  <w:pPr>
                    <w:snapToGrid w:val="0"/>
                    <w:spacing w:before="120" w:after="120" w:line="400" w:lineRule="exact"/>
                    <w:jc w:val="center"/>
                    <w:rPr>
                      <w:ins w:id="5471" w:author="Windows 使用者" w:date="2024-08-12T11:33:00Z"/>
                      <w:del w:id="5472" w:author="User" w:date="2025-11-28T15:36:00Z"/>
                      <w:rFonts w:eastAsia="標楷體"/>
                      <w:sz w:val="36"/>
                      <w:szCs w:val="36"/>
                      <w:rPrChange w:id="5473" w:author="User" w:date="2025-08-27T11:49:00Z">
                        <w:rPr>
                          <w:ins w:id="5474" w:author="Windows 使用者" w:date="2024-08-12T11:33:00Z"/>
                          <w:del w:id="5475" w:author="User" w:date="2025-11-28T15:36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5476" w:author="Windows 使用者" w:date="2024-08-12T11:33:00Z">
                    <w:del w:id="5477" w:author="User" w:date="2025-11-28T15:36:00Z">
                      <w:r w:rsidRPr="00710858" w:rsidDel="002F7BD4">
                        <w:rPr>
                          <w:rFonts w:eastAsia="標楷體"/>
                          <w:sz w:val="36"/>
                          <w:szCs w:val="36"/>
                          <w:rPrChange w:id="5478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301</w:delText>
                      </w:r>
                    </w:del>
                  </w:ins>
                </w:p>
                <w:p w14:paraId="75D6BB82" w14:textId="4395B875" w:rsidR="001A53BD" w:rsidRPr="00710858" w:rsidRDefault="003337A4" w:rsidP="003337A4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547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5480" w:author="Windows 使用者" w:date="2024-08-12T11:33:00Z">
                    <w:del w:id="5481" w:author="User" w:date="2025-11-28T15:36:00Z">
                      <w:r w:rsidRPr="00710858" w:rsidDel="002F7BD4">
                        <w:rPr>
                          <w:rFonts w:eastAsia="標楷體" w:hint="eastAsia"/>
                          <w:sz w:val="36"/>
                          <w:szCs w:val="36"/>
                          <w:rPrChange w:id="5482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英語</w:delText>
                      </w:r>
                    </w:del>
                  </w:ins>
                </w:p>
              </w:tc>
              <w:tc>
                <w:tcPr>
                  <w:tcW w:w="1372" w:type="dxa"/>
                  <w:tcBorders>
                    <w:bottom w:val="single" w:sz="4" w:space="0" w:color="auto"/>
                  </w:tcBorders>
                  <w:vAlign w:val="center"/>
                </w:tcPr>
                <w:p w14:paraId="49E45260" w14:textId="1FA4E804" w:rsidR="001A53BD" w:rsidRPr="00710858" w:rsidRDefault="001A53BD" w:rsidP="00B2423A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548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tcBorders>
                    <w:bottom w:val="single" w:sz="4" w:space="0" w:color="auto"/>
                  </w:tcBorders>
                  <w:vAlign w:val="center"/>
                </w:tcPr>
                <w:p w14:paraId="05787EBB" w14:textId="33E7D8D0" w:rsidR="003259AF" w:rsidRPr="00710858" w:rsidDel="00CE3AF2" w:rsidRDefault="003259AF" w:rsidP="003259AF">
                  <w:pPr>
                    <w:snapToGrid w:val="0"/>
                    <w:spacing w:before="120" w:after="120" w:line="400" w:lineRule="exact"/>
                    <w:jc w:val="center"/>
                    <w:rPr>
                      <w:ins w:id="5484" w:author="Windows 使用者" w:date="2024-08-15T08:50:00Z"/>
                      <w:del w:id="5485" w:author="User" w:date="2025-08-19T10:36:00Z"/>
                      <w:rFonts w:eastAsia="標楷體"/>
                      <w:sz w:val="36"/>
                      <w:szCs w:val="36"/>
                      <w:rPrChange w:id="5486" w:author="User" w:date="2025-08-27T11:49:00Z">
                        <w:rPr>
                          <w:ins w:id="5487" w:author="Windows 使用者" w:date="2024-08-15T08:50:00Z"/>
                          <w:del w:id="5488" w:author="User" w:date="2025-08-19T10:36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5489" w:author="Windows 使用者" w:date="2024-08-15T08:50:00Z">
                    <w:del w:id="5490" w:author="User" w:date="2025-08-19T10:36:00Z">
                      <w:r w:rsidRPr="00710858" w:rsidDel="00CE3AF2">
                        <w:rPr>
                          <w:rFonts w:eastAsia="標楷體"/>
                          <w:sz w:val="36"/>
                          <w:szCs w:val="36"/>
                          <w:rPrChange w:id="5491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301</w:delText>
                      </w:r>
                    </w:del>
                  </w:ins>
                </w:p>
                <w:p w14:paraId="5739194C" w14:textId="607567D2" w:rsidR="001A53BD" w:rsidRPr="00710858" w:rsidRDefault="003259AF" w:rsidP="003259AF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549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5493" w:author="Windows 使用者" w:date="2024-08-15T08:50:00Z">
                    <w:del w:id="5494" w:author="User" w:date="2025-08-19T10:36:00Z">
                      <w:r w:rsidRPr="00710858" w:rsidDel="00CE3AF2">
                        <w:rPr>
                          <w:rFonts w:eastAsia="標楷體" w:hint="eastAsia"/>
                          <w:sz w:val="36"/>
                          <w:szCs w:val="36"/>
                          <w:rPrChange w:id="5495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英語</w:delText>
                      </w:r>
                    </w:del>
                  </w:ins>
                </w:p>
              </w:tc>
            </w:tr>
            <w:tr w:rsidR="00710858" w:rsidRPr="00710858" w14:paraId="7A26F522" w14:textId="77777777" w:rsidTr="00387BEB">
              <w:trPr>
                <w:cantSplit/>
                <w:trHeight w:val="1135"/>
              </w:trPr>
              <w:tc>
                <w:tcPr>
                  <w:tcW w:w="1276" w:type="dxa"/>
                  <w:vMerge/>
                  <w:vAlign w:val="center"/>
                </w:tcPr>
                <w:p w14:paraId="554F8271" w14:textId="77777777" w:rsidR="001A53BD" w:rsidRPr="00710858" w:rsidRDefault="001A53BD" w:rsidP="001A53BD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549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450" w:type="dxa"/>
                  <w:vAlign w:val="center"/>
                </w:tcPr>
                <w:p w14:paraId="664C0775" w14:textId="77777777" w:rsidR="001A53BD" w:rsidRPr="00710858" w:rsidRDefault="001A53BD" w:rsidP="001A53BD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5497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5498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3</w:t>
                  </w:r>
                </w:p>
              </w:tc>
              <w:tc>
                <w:tcPr>
                  <w:tcW w:w="1574" w:type="dxa"/>
                  <w:vAlign w:val="center"/>
                </w:tcPr>
                <w:p w14:paraId="0DC70E9D" w14:textId="77777777" w:rsidR="001A53BD" w:rsidRPr="00710858" w:rsidRDefault="001A53BD" w:rsidP="001A53BD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549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550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5501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550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</w:p>
                <w:p w14:paraId="28886139" w14:textId="77777777" w:rsidR="001A53BD" w:rsidRPr="00710858" w:rsidRDefault="001A53BD" w:rsidP="001A53BD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550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550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1306866D" w14:textId="77777777" w:rsidR="001A53BD" w:rsidRPr="00710858" w:rsidRDefault="001A53BD" w:rsidP="001A53BD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550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550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5507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550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</w:tc>
              <w:tc>
                <w:tcPr>
                  <w:tcW w:w="503" w:type="dxa"/>
                  <w:vAlign w:val="center"/>
                </w:tcPr>
                <w:p w14:paraId="7C5FB858" w14:textId="77777777" w:rsidR="001A53BD" w:rsidRPr="00710858" w:rsidRDefault="001A53BD" w:rsidP="001A53BD">
                  <w:pPr>
                    <w:snapToGrid w:val="0"/>
                    <w:spacing w:before="120" w:after="120"/>
                    <w:jc w:val="center"/>
                    <w:rPr>
                      <w:rFonts w:eastAsia="標楷體"/>
                      <w:rPrChange w:id="550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551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7F30035F" w14:textId="77777777" w:rsidR="001A53BD" w:rsidRPr="00710858" w:rsidRDefault="001A53BD" w:rsidP="002216FC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551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vAlign w:val="center"/>
                </w:tcPr>
                <w:p w14:paraId="0BCFDA5E" w14:textId="32528CB9" w:rsidR="001A53BD" w:rsidRPr="00710858" w:rsidRDefault="001A53BD" w:rsidP="00B2423A">
                  <w:pPr>
                    <w:snapToGrid w:val="0"/>
                    <w:spacing w:before="120" w:after="120" w:line="180" w:lineRule="auto"/>
                    <w:jc w:val="center"/>
                    <w:rPr>
                      <w:rFonts w:eastAsia="標楷體"/>
                      <w:sz w:val="36"/>
                      <w:szCs w:val="36"/>
                      <w:rPrChange w:id="551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4" w:type="dxa"/>
                  <w:vAlign w:val="center"/>
                </w:tcPr>
                <w:p w14:paraId="3FF90152" w14:textId="2B0A75D3" w:rsidR="001A53BD" w:rsidRPr="00710858" w:rsidRDefault="001A53BD" w:rsidP="00684B79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551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131CCF57" w14:textId="77777777" w:rsidR="00CE3AF2" w:rsidRPr="00710858" w:rsidRDefault="00CE3AF2" w:rsidP="00CE3AF2">
                  <w:pPr>
                    <w:snapToGrid w:val="0"/>
                    <w:spacing w:before="120" w:after="120" w:line="400" w:lineRule="exact"/>
                    <w:jc w:val="center"/>
                    <w:rPr>
                      <w:ins w:id="5514" w:author="User" w:date="2025-08-19T10:36:00Z"/>
                      <w:rFonts w:eastAsia="標楷體"/>
                      <w:sz w:val="36"/>
                      <w:szCs w:val="36"/>
                      <w:rPrChange w:id="5515" w:author="User" w:date="2025-08-27T11:49:00Z">
                        <w:rPr>
                          <w:ins w:id="5516" w:author="User" w:date="2025-08-19T10:36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5517" w:author="User" w:date="2025-08-19T10:36:00Z">
                    <w:r w:rsidRPr="00710858">
                      <w:rPr>
                        <w:rFonts w:eastAsia="標楷體"/>
                        <w:sz w:val="36"/>
                        <w:szCs w:val="36"/>
                        <w:rPrChange w:id="5518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301</w:t>
                    </w:r>
                  </w:ins>
                </w:p>
                <w:p w14:paraId="4EB470F8" w14:textId="534AED3C" w:rsidR="001A53BD" w:rsidRPr="00710858" w:rsidRDefault="00CE3AF2" w:rsidP="00CE3AF2">
                  <w:pPr>
                    <w:snapToGrid w:val="0"/>
                    <w:spacing w:before="120" w:after="120"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551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5520" w:author="User" w:date="2025-08-19T10:36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552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英語</w:t>
                    </w:r>
                  </w:ins>
                </w:p>
              </w:tc>
              <w:tc>
                <w:tcPr>
                  <w:tcW w:w="1372" w:type="dxa"/>
                  <w:vAlign w:val="center"/>
                </w:tcPr>
                <w:p w14:paraId="7B5EAD30" w14:textId="4DAB70A2" w:rsidR="001A53BD" w:rsidRPr="00710858" w:rsidRDefault="001A53BD" w:rsidP="00574B58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552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14:paraId="51011773" w14:textId="77777777" w:rsidTr="00387BEB">
              <w:trPr>
                <w:cantSplit/>
                <w:trHeight w:val="1264"/>
              </w:trPr>
              <w:tc>
                <w:tcPr>
                  <w:tcW w:w="1276" w:type="dxa"/>
                  <w:vMerge/>
                  <w:vAlign w:val="center"/>
                </w:tcPr>
                <w:p w14:paraId="43970C5E" w14:textId="77777777" w:rsidR="00B91F49" w:rsidRPr="00710858" w:rsidRDefault="00B91F49" w:rsidP="00B91F49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rPrChange w:id="552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450" w:type="dxa"/>
                  <w:vAlign w:val="center"/>
                </w:tcPr>
                <w:p w14:paraId="14C24519" w14:textId="77777777" w:rsidR="00B91F49" w:rsidRPr="00710858" w:rsidRDefault="00B91F49" w:rsidP="00B91F49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5524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5525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4</w:t>
                  </w:r>
                </w:p>
              </w:tc>
              <w:tc>
                <w:tcPr>
                  <w:tcW w:w="1574" w:type="dxa"/>
                  <w:vAlign w:val="center"/>
                </w:tcPr>
                <w:p w14:paraId="7BE1867A" w14:textId="77777777" w:rsidR="00B91F49" w:rsidRPr="00710858" w:rsidRDefault="00B91F49" w:rsidP="00B91F49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552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552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5528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552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05</w:t>
                  </w:r>
                </w:p>
                <w:p w14:paraId="15F0F195" w14:textId="77777777" w:rsidR="00B91F49" w:rsidRPr="00710858" w:rsidRDefault="00B91F49" w:rsidP="00B91F49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553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553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57708CF6" w14:textId="77777777" w:rsidR="00B91F49" w:rsidRPr="00710858" w:rsidRDefault="00B91F49" w:rsidP="00B91F49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553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553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5534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553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</w:tc>
              <w:tc>
                <w:tcPr>
                  <w:tcW w:w="503" w:type="dxa"/>
                  <w:vAlign w:val="center"/>
                </w:tcPr>
                <w:p w14:paraId="13DC9D2D" w14:textId="77777777" w:rsidR="00B91F49" w:rsidRPr="00710858" w:rsidRDefault="00B91F49" w:rsidP="00B91F49">
                  <w:pPr>
                    <w:snapToGrid w:val="0"/>
                    <w:spacing w:before="120" w:after="120"/>
                    <w:jc w:val="center"/>
                    <w:rPr>
                      <w:rFonts w:eastAsia="標楷體"/>
                      <w:rPrChange w:id="553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553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118678BB" w14:textId="77777777" w:rsidR="00B91F49" w:rsidRPr="00710858" w:rsidRDefault="00B91F49" w:rsidP="00B91F49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553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vAlign w:val="center"/>
                </w:tcPr>
                <w:p w14:paraId="6ED245F1" w14:textId="77777777" w:rsidR="00B91F49" w:rsidRPr="00710858" w:rsidRDefault="00B91F49" w:rsidP="00B91F49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553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4" w:type="dxa"/>
                  <w:vAlign w:val="center"/>
                </w:tcPr>
                <w:p w14:paraId="0152B41F" w14:textId="3B5158F7" w:rsidR="00B91F49" w:rsidRPr="00710858" w:rsidRDefault="00B91F49" w:rsidP="00B91F49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554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6A8FB6DB" w14:textId="0E868922" w:rsidR="00B91F49" w:rsidRPr="00710858" w:rsidRDefault="00B91F49" w:rsidP="00046C01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554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2666CE32" w14:textId="1B3513DF" w:rsidR="00B91F49" w:rsidRPr="00710858" w:rsidRDefault="00B91F49" w:rsidP="00B91F49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554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14:paraId="73B9B19C" w14:textId="77777777" w:rsidTr="00387BEB">
              <w:trPr>
                <w:cantSplit/>
                <w:trHeight w:val="133"/>
              </w:trPr>
              <w:tc>
                <w:tcPr>
                  <w:tcW w:w="1276" w:type="dxa"/>
                  <w:vMerge w:val="restart"/>
                  <w:vAlign w:val="center"/>
                </w:tcPr>
                <w:p w14:paraId="31ED74F7" w14:textId="77777777" w:rsidR="00B91F49" w:rsidRPr="00710858" w:rsidRDefault="00B91F49" w:rsidP="00B91F49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5543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5544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下午</w:t>
                  </w:r>
                </w:p>
                <w:p w14:paraId="7DACE791" w14:textId="77777777" w:rsidR="00B91F49" w:rsidRPr="00710858" w:rsidRDefault="00B91F49" w:rsidP="00B91F49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22"/>
                      <w:szCs w:val="22"/>
                      <w:rPrChange w:id="5545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2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2"/>
                      <w:szCs w:val="22"/>
                      <w:rPrChange w:id="5546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2"/>
                        </w:rPr>
                      </w:rPrChange>
                    </w:rPr>
                    <w:t>Afternoon</w:t>
                  </w:r>
                </w:p>
              </w:tc>
              <w:tc>
                <w:tcPr>
                  <w:tcW w:w="2024" w:type="dxa"/>
                  <w:gridSpan w:val="2"/>
                  <w:vMerge w:val="restart"/>
                  <w:vAlign w:val="center"/>
                </w:tcPr>
                <w:p w14:paraId="6D3C9C96" w14:textId="77777777" w:rsidR="00B91F49" w:rsidRPr="00710858" w:rsidRDefault="00B91F49" w:rsidP="00B91F49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554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554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554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555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5551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555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12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5553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555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</w:tc>
              <w:tc>
                <w:tcPr>
                  <w:tcW w:w="503" w:type="dxa"/>
                  <w:vMerge w:val="restart"/>
                  <w:vAlign w:val="center"/>
                </w:tcPr>
                <w:p w14:paraId="49500A85" w14:textId="77777777" w:rsidR="00B91F49" w:rsidRPr="00710858" w:rsidRDefault="00B91F49" w:rsidP="00B91F49">
                  <w:pPr>
                    <w:snapToGrid w:val="0"/>
                    <w:jc w:val="center"/>
                    <w:rPr>
                      <w:rFonts w:eastAsia="標楷體"/>
                      <w:rPrChange w:id="555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555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60</w:t>
                  </w:r>
                </w:p>
              </w:tc>
              <w:tc>
                <w:tcPr>
                  <w:tcW w:w="6862" w:type="dxa"/>
                  <w:gridSpan w:val="5"/>
                  <w:tcBorders>
                    <w:bottom w:val="nil"/>
                  </w:tcBorders>
                  <w:vAlign w:val="center"/>
                </w:tcPr>
                <w:p w14:paraId="1EB07D0A" w14:textId="77777777" w:rsidR="00B91F49" w:rsidRPr="00710858" w:rsidRDefault="00B91F49" w:rsidP="00B91F49">
                  <w:pPr>
                    <w:snapToGrid w:val="0"/>
                    <w:spacing w:line="400" w:lineRule="exact"/>
                    <w:ind w:leftChars="507" w:left="1217" w:rightChars="532" w:right="1277"/>
                    <w:jc w:val="center"/>
                    <w:rPr>
                      <w:rFonts w:eastAsia="標楷體"/>
                      <w:sz w:val="36"/>
                      <w:szCs w:val="36"/>
                      <w:rPrChange w:id="5557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5558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午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5559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36"/>
                      <w:szCs w:val="36"/>
                      <w:rPrChange w:id="5560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餐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5561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( </w:t>
                  </w:r>
                  <w:r w:rsidRPr="00710858">
                    <w:rPr>
                      <w:rFonts w:eastAsia="標楷體" w:hint="eastAsia"/>
                      <w:sz w:val="36"/>
                      <w:szCs w:val="36"/>
                      <w:rPrChange w:id="5562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午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5563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6"/>
                      <w:szCs w:val="36"/>
                      <w:rPrChange w:id="5564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間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5565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6"/>
                      <w:szCs w:val="36"/>
                      <w:rPrChange w:id="5566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靜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5567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6"/>
                      <w:szCs w:val="36"/>
                      <w:rPrChange w:id="5568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息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5569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)</w:t>
                  </w:r>
                </w:p>
              </w:tc>
            </w:tr>
            <w:tr w:rsidR="00710858" w:rsidRPr="00710858" w14:paraId="33CF5D47" w14:textId="77777777" w:rsidTr="00387BEB">
              <w:trPr>
                <w:cantSplit/>
                <w:trHeight w:val="174"/>
              </w:trPr>
              <w:tc>
                <w:tcPr>
                  <w:tcW w:w="1276" w:type="dxa"/>
                  <w:vMerge/>
                  <w:vAlign w:val="center"/>
                </w:tcPr>
                <w:p w14:paraId="35DFAABA" w14:textId="77777777" w:rsidR="00B91F49" w:rsidRPr="00710858" w:rsidRDefault="00B91F49" w:rsidP="00B91F49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557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2024" w:type="dxa"/>
                  <w:gridSpan w:val="2"/>
                  <w:vMerge/>
                  <w:vAlign w:val="center"/>
                </w:tcPr>
                <w:p w14:paraId="60A5818D" w14:textId="77777777" w:rsidR="00B91F49" w:rsidRPr="00710858" w:rsidRDefault="00B91F49" w:rsidP="00B91F49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26"/>
                      <w:szCs w:val="26"/>
                      <w:rPrChange w:id="557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</w:p>
              </w:tc>
              <w:tc>
                <w:tcPr>
                  <w:tcW w:w="503" w:type="dxa"/>
                  <w:vMerge/>
                  <w:vAlign w:val="center"/>
                </w:tcPr>
                <w:p w14:paraId="4867F236" w14:textId="77777777" w:rsidR="00B91F49" w:rsidRPr="00710858" w:rsidRDefault="00B91F49" w:rsidP="00B91F49">
                  <w:pPr>
                    <w:snapToGrid w:val="0"/>
                    <w:jc w:val="center"/>
                    <w:rPr>
                      <w:rFonts w:eastAsia="標楷體"/>
                      <w:rPrChange w:id="557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6862" w:type="dxa"/>
                  <w:gridSpan w:val="5"/>
                  <w:tcBorders>
                    <w:top w:val="nil"/>
                  </w:tcBorders>
                  <w:vAlign w:val="center"/>
                </w:tcPr>
                <w:p w14:paraId="56C3E259" w14:textId="77777777" w:rsidR="00B91F49" w:rsidRPr="00710858" w:rsidRDefault="00B91F49" w:rsidP="00B91F49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5573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36"/>
                      <w:szCs w:val="36"/>
                      <w:rPrChange w:id="5574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Lunch   Time </w:t>
                  </w:r>
                  <w:r w:rsidRPr="00710858">
                    <w:rPr>
                      <w:rFonts w:eastAsia="標楷體" w:hint="eastAsia"/>
                      <w:sz w:val="36"/>
                      <w:szCs w:val="36"/>
                      <w:rPrChange w:id="5575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＆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5576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Break</w:t>
                  </w:r>
                </w:p>
              </w:tc>
            </w:tr>
            <w:tr w:rsidR="00710858" w:rsidRPr="00710858" w14:paraId="0D94154C" w14:textId="77777777" w:rsidTr="00387BEB">
              <w:trPr>
                <w:cantSplit/>
              </w:trPr>
              <w:tc>
                <w:tcPr>
                  <w:tcW w:w="1276" w:type="dxa"/>
                  <w:vMerge/>
                  <w:vAlign w:val="center"/>
                </w:tcPr>
                <w:p w14:paraId="353A4AAE" w14:textId="77777777" w:rsidR="00046C01" w:rsidRPr="00710858" w:rsidRDefault="00046C01" w:rsidP="00046C01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557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450" w:type="dxa"/>
                  <w:vAlign w:val="center"/>
                </w:tcPr>
                <w:p w14:paraId="184FBF8B" w14:textId="77777777" w:rsidR="00046C01" w:rsidRPr="00710858" w:rsidRDefault="00046C01" w:rsidP="00046C01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5578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5579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5</w:t>
                  </w:r>
                </w:p>
              </w:tc>
              <w:tc>
                <w:tcPr>
                  <w:tcW w:w="1574" w:type="dxa"/>
                  <w:vAlign w:val="center"/>
                </w:tcPr>
                <w:p w14:paraId="4673F22A" w14:textId="77777777" w:rsidR="00046C01" w:rsidRPr="00710858" w:rsidRDefault="00046C01" w:rsidP="00046C01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558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558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5582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558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  <w:p w14:paraId="691E17B6" w14:textId="77777777" w:rsidR="00046C01" w:rsidRPr="00710858" w:rsidRDefault="00046C01" w:rsidP="00046C01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558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558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428094E2" w14:textId="77777777" w:rsidR="00046C01" w:rsidRPr="00710858" w:rsidRDefault="00046C01" w:rsidP="00046C01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558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558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5588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558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503" w:type="dxa"/>
                  <w:vAlign w:val="center"/>
                </w:tcPr>
                <w:p w14:paraId="59DC6DEE" w14:textId="77777777" w:rsidR="00046C01" w:rsidRPr="00710858" w:rsidRDefault="00046C01" w:rsidP="00046C01">
                  <w:pPr>
                    <w:snapToGrid w:val="0"/>
                    <w:jc w:val="center"/>
                    <w:rPr>
                      <w:rFonts w:eastAsia="標楷體"/>
                      <w:rPrChange w:id="559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559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78721667" w14:textId="77777777" w:rsidR="00046C01" w:rsidRPr="00710858" w:rsidRDefault="00046C01" w:rsidP="00046C01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559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vAlign w:val="center"/>
                </w:tcPr>
                <w:p w14:paraId="4BD2708B" w14:textId="77777777" w:rsidR="00046C01" w:rsidRPr="00710858" w:rsidRDefault="00046C01" w:rsidP="00046C01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559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4" w:type="dxa"/>
                  <w:tcBorders>
                    <w:bottom w:val="single" w:sz="4" w:space="0" w:color="auto"/>
                  </w:tcBorders>
                  <w:vAlign w:val="center"/>
                </w:tcPr>
                <w:p w14:paraId="6A5BE330" w14:textId="7BE727A1" w:rsidR="00046C01" w:rsidRPr="00710858" w:rsidRDefault="00046C01" w:rsidP="0025352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559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6859E1BC" w14:textId="03F1E94B" w:rsidR="0024570F" w:rsidRPr="00710858" w:rsidDel="00CE3AF2" w:rsidRDefault="0024570F" w:rsidP="0024570F">
                  <w:pPr>
                    <w:snapToGrid w:val="0"/>
                    <w:spacing w:before="120" w:after="120" w:line="400" w:lineRule="exact"/>
                    <w:jc w:val="center"/>
                    <w:rPr>
                      <w:ins w:id="5595" w:author="Windows 使用者" w:date="2024-08-26T08:59:00Z"/>
                      <w:del w:id="5596" w:author="User" w:date="2025-08-19T10:36:00Z"/>
                      <w:rFonts w:eastAsia="標楷體"/>
                      <w:sz w:val="36"/>
                      <w:szCs w:val="36"/>
                      <w:rPrChange w:id="5597" w:author="User" w:date="2025-08-27T11:49:00Z">
                        <w:rPr>
                          <w:ins w:id="5598" w:author="Windows 使用者" w:date="2024-08-26T08:59:00Z"/>
                          <w:del w:id="5599" w:author="User" w:date="2025-08-19T10:36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5600" w:author="Windows 使用者" w:date="2024-08-26T08:59:00Z">
                    <w:del w:id="5601" w:author="User" w:date="2025-08-19T10:36:00Z">
                      <w:r w:rsidRPr="00710858" w:rsidDel="00CE3AF2">
                        <w:rPr>
                          <w:rFonts w:eastAsia="標楷體"/>
                          <w:sz w:val="36"/>
                          <w:szCs w:val="36"/>
                          <w:rPrChange w:id="5602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sym w:font="Wingdings 2" w:char="F0F8"/>
                      </w:r>
                      <w:r w:rsidRPr="00710858" w:rsidDel="00CE3AF2">
                        <w:rPr>
                          <w:rFonts w:eastAsia="標楷體"/>
                          <w:sz w:val="36"/>
                          <w:szCs w:val="36"/>
                          <w:rPrChange w:id="5603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301</w:delText>
                      </w:r>
                    </w:del>
                  </w:ins>
                </w:p>
                <w:p w14:paraId="4C7F0828" w14:textId="728F90EC" w:rsidR="00B87147" w:rsidRPr="00710858" w:rsidDel="00B34242" w:rsidRDefault="0024570F" w:rsidP="0024570F">
                  <w:pPr>
                    <w:snapToGrid w:val="0"/>
                    <w:spacing w:before="120" w:after="120" w:line="400" w:lineRule="exact"/>
                    <w:jc w:val="center"/>
                    <w:rPr>
                      <w:del w:id="5604" w:author="Windows 使用者" w:date="2024-08-06T11:06:00Z"/>
                      <w:rFonts w:eastAsia="標楷體"/>
                      <w:sz w:val="36"/>
                      <w:szCs w:val="36"/>
                      <w:rPrChange w:id="5605" w:author="User" w:date="2025-08-27T11:49:00Z">
                        <w:rPr>
                          <w:del w:id="5606" w:author="Windows 使用者" w:date="2024-08-06T11:06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5607" w:author="Windows 使用者" w:date="2024-08-26T08:59:00Z">
                    <w:del w:id="5608" w:author="User" w:date="2025-08-19T10:36:00Z">
                      <w:r w:rsidRPr="00710858" w:rsidDel="00CE3AF2">
                        <w:rPr>
                          <w:rFonts w:eastAsia="標楷體" w:hint="eastAsia"/>
                          <w:sz w:val="28"/>
                          <w:szCs w:val="28"/>
                          <w:rPrChange w:id="5609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28"/>
                            </w:rPr>
                          </w:rPrChange>
                        </w:rPr>
                        <w:delText>生活英語</w:delText>
                      </w:r>
                    </w:del>
                  </w:ins>
                  <w:del w:id="5610" w:author="Windows 使用者" w:date="2024-08-06T11:06:00Z">
                    <w:r w:rsidR="00B87147" w:rsidRPr="00710858" w:rsidDel="00B34242">
                      <w:rPr>
                        <w:rFonts w:eastAsia="標楷體"/>
                        <w:sz w:val="36"/>
                        <w:szCs w:val="36"/>
                        <w:rPrChange w:id="5611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sym w:font="Wingdings 2" w:char="F0F8"/>
                    </w:r>
                    <w:r w:rsidR="00B87147" w:rsidRPr="00710858" w:rsidDel="00B34242">
                      <w:rPr>
                        <w:rFonts w:eastAsia="標楷體"/>
                        <w:sz w:val="36"/>
                        <w:szCs w:val="36"/>
                        <w:rPrChange w:id="5612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201</w:delText>
                    </w:r>
                  </w:del>
                </w:p>
                <w:p w14:paraId="6227A365" w14:textId="0214B37A" w:rsidR="00046C01" w:rsidRPr="00710858" w:rsidRDefault="00B87147" w:rsidP="00B87147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561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5614" w:author="Windows 使用者" w:date="2024-08-06T11:06:00Z">
                    <w:r w:rsidRPr="00710858" w:rsidDel="00B34242">
                      <w:rPr>
                        <w:rFonts w:eastAsia="標楷體" w:hint="eastAsia"/>
                        <w:sz w:val="36"/>
                        <w:szCs w:val="36"/>
                        <w:rPrChange w:id="561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delText>生活英語</w:delText>
                    </w:r>
                  </w:del>
                </w:p>
              </w:tc>
              <w:tc>
                <w:tcPr>
                  <w:tcW w:w="1372" w:type="dxa"/>
                  <w:vAlign w:val="center"/>
                </w:tcPr>
                <w:p w14:paraId="08B7B429" w14:textId="77777777" w:rsidR="00CE3AF2" w:rsidRPr="00710858" w:rsidRDefault="00CE3AF2" w:rsidP="00CE3AF2">
                  <w:pPr>
                    <w:snapToGrid w:val="0"/>
                    <w:spacing w:before="120" w:after="120" w:line="400" w:lineRule="exact"/>
                    <w:jc w:val="center"/>
                    <w:rPr>
                      <w:ins w:id="5616" w:author="User" w:date="2025-08-19T10:36:00Z"/>
                      <w:rFonts w:eastAsia="標楷體"/>
                      <w:sz w:val="36"/>
                      <w:szCs w:val="36"/>
                      <w:rPrChange w:id="5617" w:author="User" w:date="2025-08-27T11:49:00Z">
                        <w:rPr>
                          <w:ins w:id="5618" w:author="User" w:date="2025-08-19T10:36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5619" w:author="User" w:date="2025-08-19T10:36:00Z">
                    <w:r w:rsidRPr="00710858">
                      <w:rPr>
                        <w:rFonts w:eastAsia="標楷體"/>
                        <w:sz w:val="36"/>
                        <w:szCs w:val="36"/>
                        <w:rPrChange w:id="5620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sym w:font="Wingdings 2" w:char="F0F8"/>
                    </w:r>
                    <w:r w:rsidRPr="00710858">
                      <w:rPr>
                        <w:rFonts w:eastAsia="標楷體"/>
                        <w:sz w:val="36"/>
                        <w:szCs w:val="36"/>
                        <w:rPrChange w:id="5621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301</w:t>
                    </w:r>
                  </w:ins>
                </w:p>
                <w:p w14:paraId="5A31EE7F" w14:textId="0A873747" w:rsidR="00A506B8" w:rsidRPr="00710858" w:rsidDel="00B34242" w:rsidRDefault="00CE3AF2" w:rsidP="00CE3AF2">
                  <w:pPr>
                    <w:snapToGrid w:val="0"/>
                    <w:spacing w:before="120" w:after="120" w:line="400" w:lineRule="exact"/>
                    <w:jc w:val="center"/>
                    <w:rPr>
                      <w:del w:id="5622" w:author="Windows 使用者" w:date="2024-08-06T11:06:00Z"/>
                      <w:rFonts w:eastAsia="標楷體"/>
                      <w:sz w:val="36"/>
                      <w:szCs w:val="36"/>
                      <w:rPrChange w:id="5623" w:author="User" w:date="2025-08-27T11:49:00Z">
                        <w:rPr>
                          <w:del w:id="5624" w:author="Windows 使用者" w:date="2024-08-06T11:06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5625" w:author="User" w:date="2025-08-19T10:36:00Z">
                    <w:r w:rsidRPr="00710858">
                      <w:rPr>
                        <w:rFonts w:eastAsia="標楷體" w:hint="eastAsia"/>
                        <w:sz w:val="28"/>
                        <w:szCs w:val="28"/>
                        <w:rPrChange w:id="562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t>生活英語</w:t>
                    </w:r>
                  </w:ins>
                  <w:del w:id="5627" w:author="Windows 使用者" w:date="2024-08-06T11:06:00Z">
                    <w:r w:rsidR="00A506B8" w:rsidRPr="00710858" w:rsidDel="00B34242">
                      <w:rPr>
                        <w:rFonts w:eastAsia="標楷體"/>
                        <w:sz w:val="36"/>
                        <w:szCs w:val="36"/>
                        <w:rPrChange w:id="5628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101</w:delText>
                    </w:r>
                  </w:del>
                </w:p>
                <w:p w14:paraId="25B4364E" w14:textId="2EFB8A09" w:rsidR="00046C01" w:rsidRPr="00710858" w:rsidRDefault="00A506B8" w:rsidP="00A506B8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562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5630" w:author="Windows 使用者" w:date="2024-08-06T11:06:00Z">
                    <w:r w:rsidRPr="00710858" w:rsidDel="00B34242">
                      <w:rPr>
                        <w:rFonts w:eastAsia="標楷體" w:hint="eastAsia"/>
                        <w:sz w:val="36"/>
                        <w:szCs w:val="36"/>
                        <w:rPrChange w:id="563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delText>生活英語</w:delText>
                    </w:r>
                  </w:del>
                </w:p>
              </w:tc>
            </w:tr>
            <w:tr w:rsidR="00710858" w:rsidRPr="00710858" w14:paraId="0B3DA9C1" w14:textId="77777777" w:rsidTr="00387BEB">
              <w:trPr>
                <w:cantSplit/>
              </w:trPr>
              <w:tc>
                <w:tcPr>
                  <w:tcW w:w="1276" w:type="dxa"/>
                  <w:vMerge/>
                  <w:vAlign w:val="center"/>
                </w:tcPr>
                <w:p w14:paraId="0501B89D" w14:textId="77777777" w:rsidR="00046C01" w:rsidRPr="00710858" w:rsidRDefault="00046C01" w:rsidP="00046C01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563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450" w:type="dxa"/>
                  <w:vAlign w:val="center"/>
                </w:tcPr>
                <w:p w14:paraId="2E1414C3" w14:textId="77777777" w:rsidR="00046C01" w:rsidRPr="00710858" w:rsidRDefault="00046C01" w:rsidP="00046C01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5633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5634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6</w:t>
                  </w:r>
                </w:p>
              </w:tc>
              <w:tc>
                <w:tcPr>
                  <w:tcW w:w="1574" w:type="dxa"/>
                  <w:vAlign w:val="center"/>
                </w:tcPr>
                <w:p w14:paraId="536D3962" w14:textId="77777777" w:rsidR="00046C01" w:rsidRPr="00710858" w:rsidRDefault="00046C01" w:rsidP="00046C01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563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563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5637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563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  <w:p w14:paraId="203F3574" w14:textId="77777777" w:rsidR="00046C01" w:rsidRPr="00710858" w:rsidRDefault="00046C01" w:rsidP="00046C01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563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564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33F2563E" w14:textId="77777777" w:rsidR="00046C01" w:rsidRPr="00710858" w:rsidRDefault="00046C01" w:rsidP="00046C01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564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564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14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5643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564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40</w:t>
                  </w:r>
                </w:p>
              </w:tc>
              <w:tc>
                <w:tcPr>
                  <w:tcW w:w="503" w:type="dxa"/>
                  <w:vAlign w:val="center"/>
                </w:tcPr>
                <w:p w14:paraId="72E35DB7" w14:textId="77777777" w:rsidR="00046C01" w:rsidRPr="00710858" w:rsidRDefault="00046C01" w:rsidP="00046C01">
                  <w:pPr>
                    <w:snapToGrid w:val="0"/>
                    <w:jc w:val="center"/>
                    <w:rPr>
                      <w:rFonts w:eastAsia="標楷體"/>
                      <w:rPrChange w:id="564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564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40</w:t>
                  </w:r>
                </w:p>
              </w:tc>
              <w:tc>
                <w:tcPr>
                  <w:tcW w:w="1371" w:type="dxa"/>
                  <w:tcBorders>
                    <w:bottom w:val="single" w:sz="4" w:space="0" w:color="auto"/>
                  </w:tcBorders>
                  <w:vAlign w:val="center"/>
                </w:tcPr>
                <w:p w14:paraId="178F237A" w14:textId="1062C05A" w:rsidR="00046C01" w:rsidRPr="00710858" w:rsidRDefault="00046C01" w:rsidP="00B34242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564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tcBorders>
                    <w:bottom w:val="single" w:sz="4" w:space="0" w:color="auto"/>
                  </w:tcBorders>
                  <w:vAlign w:val="center"/>
                </w:tcPr>
                <w:p w14:paraId="6950CBAC" w14:textId="77777777" w:rsidR="00046C01" w:rsidRPr="00710858" w:rsidRDefault="00046C01" w:rsidP="00046C01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564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5BA262D8" w14:textId="77777777" w:rsidR="00046C01" w:rsidRPr="00710858" w:rsidRDefault="00046C01" w:rsidP="00046C01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564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tcBorders>
                    <w:bottom w:val="single" w:sz="4" w:space="0" w:color="auto"/>
                  </w:tcBorders>
                  <w:vAlign w:val="center"/>
                </w:tcPr>
                <w:p w14:paraId="6DE84B04" w14:textId="05AA0208" w:rsidR="004B21C7" w:rsidRPr="00710858" w:rsidDel="00D27668" w:rsidRDefault="004B21C7" w:rsidP="004B21C7">
                  <w:pPr>
                    <w:snapToGrid w:val="0"/>
                    <w:spacing w:before="120" w:after="120" w:line="400" w:lineRule="exact"/>
                    <w:jc w:val="center"/>
                    <w:rPr>
                      <w:del w:id="5650" w:author="Windows 使用者" w:date="2024-08-06T12:56:00Z"/>
                      <w:rFonts w:eastAsia="標楷體"/>
                      <w:sz w:val="36"/>
                      <w:szCs w:val="36"/>
                      <w:rPrChange w:id="5651" w:author="User" w:date="2025-08-27T11:49:00Z">
                        <w:rPr>
                          <w:del w:id="5652" w:author="Windows 使用者" w:date="2024-08-06T12:56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5653" w:author="Windows 使用者" w:date="2024-08-06T12:56:00Z">
                    <w:r w:rsidRPr="00710858" w:rsidDel="00D27668">
                      <w:rPr>
                        <w:rFonts w:eastAsia="標楷體"/>
                        <w:sz w:val="36"/>
                        <w:szCs w:val="36"/>
                        <w:rPrChange w:id="5654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sym w:font="Wingdings 2" w:char="F0F8"/>
                    </w:r>
                    <w:r w:rsidRPr="00710858" w:rsidDel="00D27668">
                      <w:rPr>
                        <w:rFonts w:eastAsia="標楷體"/>
                        <w:sz w:val="36"/>
                        <w:szCs w:val="36"/>
                        <w:rPrChange w:id="5655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301</w:delText>
                    </w:r>
                  </w:del>
                </w:p>
                <w:p w14:paraId="7FB6DEBE" w14:textId="661CB24A" w:rsidR="00046C01" w:rsidRPr="00710858" w:rsidRDefault="004B21C7" w:rsidP="004B21C7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565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5657" w:author="Windows 使用者" w:date="2024-08-06T12:56:00Z">
                    <w:r w:rsidRPr="00710858" w:rsidDel="00D27668">
                      <w:rPr>
                        <w:rFonts w:eastAsia="標楷體" w:hint="eastAsia"/>
                        <w:sz w:val="36"/>
                        <w:szCs w:val="36"/>
                        <w:rPrChange w:id="565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delText>生活英語</w:delText>
                    </w:r>
                  </w:del>
                </w:p>
              </w:tc>
              <w:tc>
                <w:tcPr>
                  <w:tcW w:w="1372" w:type="dxa"/>
                  <w:tcBorders>
                    <w:bottom w:val="single" w:sz="4" w:space="0" w:color="auto"/>
                  </w:tcBorders>
                  <w:vAlign w:val="center"/>
                </w:tcPr>
                <w:p w14:paraId="258C1CE8" w14:textId="77777777" w:rsidR="00046C01" w:rsidRPr="00710858" w:rsidRDefault="00046C01" w:rsidP="00046C01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565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14:paraId="397FF01F" w14:textId="77777777" w:rsidTr="00387BEB">
              <w:trPr>
                <w:cantSplit/>
                <w:trHeight w:val="661"/>
              </w:trPr>
              <w:tc>
                <w:tcPr>
                  <w:tcW w:w="1276" w:type="dxa"/>
                  <w:vMerge/>
                  <w:vAlign w:val="center"/>
                </w:tcPr>
                <w:p w14:paraId="57A610CD" w14:textId="77777777" w:rsidR="00046C01" w:rsidRPr="00710858" w:rsidRDefault="00046C01" w:rsidP="00046C01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566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2024" w:type="dxa"/>
                  <w:gridSpan w:val="2"/>
                  <w:vAlign w:val="center"/>
                </w:tcPr>
                <w:p w14:paraId="18DF7173" w14:textId="77777777" w:rsidR="00046C01" w:rsidRPr="00710858" w:rsidRDefault="00046C01" w:rsidP="00046C01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566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566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14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5663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566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5665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566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5667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566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</w:tc>
              <w:tc>
                <w:tcPr>
                  <w:tcW w:w="503" w:type="dxa"/>
                  <w:vAlign w:val="center"/>
                </w:tcPr>
                <w:p w14:paraId="4F100E9C" w14:textId="77777777" w:rsidR="00046C01" w:rsidRPr="00710858" w:rsidRDefault="00046C01" w:rsidP="00046C01">
                  <w:pPr>
                    <w:snapToGrid w:val="0"/>
                    <w:jc w:val="center"/>
                    <w:rPr>
                      <w:rFonts w:eastAsia="標楷體"/>
                      <w:rPrChange w:id="566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567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20</w:t>
                  </w:r>
                </w:p>
              </w:tc>
              <w:tc>
                <w:tcPr>
                  <w:tcW w:w="6862" w:type="dxa"/>
                  <w:gridSpan w:val="5"/>
                  <w:tcBorders>
                    <w:bottom w:val="single" w:sz="4" w:space="0" w:color="auto"/>
                  </w:tcBorders>
                  <w:vAlign w:val="center"/>
                </w:tcPr>
                <w:p w14:paraId="360D5B9A" w14:textId="77777777" w:rsidR="00046C01" w:rsidRPr="00710858" w:rsidRDefault="00046C01" w:rsidP="00046C01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567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5672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打掃時間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567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PrChange w:id="5674" w:author="User" w:date="2025-08-27T11:49:00Z">
                        <w:rPr>
                          <w:color w:val="000000" w:themeColor="text1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567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clean  Time</w:t>
                  </w:r>
                </w:p>
              </w:tc>
            </w:tr>
            <w:tr w:rsidR="00710858" w:rsidRPr="00710858" w14:paraId="1C6EAC63" w14:textId="77777777" w:rsidTr="00387BEB">
              <w:trPr>
                <w:cantSplit/>
                <w:trHeight w:val="1250"/>
              </w:trPr>
              <w:tc>
                <w:tcPr>
                  <w:tcW w:w="1276" w:type="dxa"/>
                  <w:vMerge/>
                  <w:vAlign w:val="center"/>
                </w:tcPr>
                <w:p w14:paraId="7C2BB28B" w14:textId="77777777" w:rsidR="00046C01" w:rsidRPr="00710858" w:rsidRDefault="00046C01" w:rsidP="00046C01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567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450" w:type="dxa"/>
                  <w:vAlign w:val="center"/>
                </w:tcPr>
                <w:p w14:paraId="336D842B" w14:textId="77777777" w:rsidR="00046C01" w:rsidRPr="00710858" w:rsidRDefault="00046C01" w:rsidP="00046C01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5677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5678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7</w:t>
                  </w:r>
                </w:p>
              </w:tc>
              <w:tc>
                <w:tcPr>
                  <w:tcW w:w="1574" w:type="dxa"/>
                  <w:vAlign w:val="center"/>
                </w:tcPr>
                <w:p w14:paraId="0B744143" w14:textId="77777777" w:rsidR="00046C01" w:rsidRPr="00710858" w:rsidRDefault="00046C01" w:rsidP="00046C01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567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568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5681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568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  <w:p w14:paraId="05F86070" w14:textId="77777777" w:rsidR="00046C01" w:rsidRPr="00710858" w:rsidRDefault="00046C01" w:rsidP="00046C01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568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568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24986BE6" w14:textId="77777777" w:rsidR="00046C01" w:rsidRPr="00710858" w:rsidRDefault="00046C01" w:rsidP="00046C01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568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568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5687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568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503" w:type="dxa"/>
                  <w:vAlign w:val="center"/>
                </w:tcPr>
                <w:p w14:paraId="06702DC6" w14:textId="77777777" w:rsidR="00046C01" w:rsidRPr="00710858" w:rsidRDefault="00046C01" w:rsidP="00046C01">
                  <w:pPr>
                    <w:snapToGrid w:val="0"/>
                    <w:jc w:val="center"/>
                    <w:rPr>
                      <w:rFonts w:eastAsia="標楷體"/>
                      <w:rPrChange w:id="568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569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40</w:t>
                  </w:r>
                </w:p>
              </w:tc>
              <w:tc>
                <w:tcPr>
                  <w:tcW w:w="1371" w:type="dxa"/>
                  <w:vAlign w:val="center"/>
                </w:tcPr>
                <w:p w14:paraId="78CB5AFB" w14:textId="2C081AE4" w:rsidR="00046C01" w:rsidRPr="00710858" w:rsidDel="00B34242" w:rsidRDefault="00701110" w:rsidP="00046C01">
                  <w:pPr>
                    <w:snapToGrid w:val="0"/>
                    <w:spacing w:before="120" w:after="120" w:line="400" w:lineRule="exact"/>
                    <w:jc w:val="center"/>
                    <w:rPr>
                      <w:del w:id="5691" w:author="Windows 使用者" w:date="2024-08-06T11:04:00Z"/>
                      <w:rFonts w:eastAsia="標楷體"/>
                      <w:sz w:val="36"/>
                      <w:szCs w:val="36"/>
                      <w:rPrChange w:id="5692" w:author="User" w:date="2025-08-27T11:49:00Z">
                        <w:rPr>
                          <w:del w:id="5693" w:author="Windows 使用者" w:date="2024-08-06T11:0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5694" w:author="Windows 使用者" w:date="2024-08-06T11:04:00Z">
                    <w:r w:rsidRPr="00710858" w:rsidDel="00B34242">
                      <w:rPr>
                        <w:rFonts w:eastAsia="標楷體"/>
                        <w:sz w:val="36"/>
                        <w:szCs w:val="36"/>
                        <w:rPrChange w:id="5695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2</w:delText>
                    </w:r>
                    <w:r w:rsidR="00046C01" w:rsidRPr="00710858" w:rsidDel="00B34242">
                      <w:rPr>
                        <w:rFonts w:eastAsia="標楷體"/>
                        <w:sz w:val="36"/>
                        <w:szCs w:val="36"/>
                        <w:rPrChange w:id="5696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01</w:delText>
                    </w:r>
                  </w:del>
                </w:p>
                <w:p w14:paraId="1898C8E4" w14:textId="4DFC777E" w:rsidR="00046C01" w:rsidRPr="00710858" w:rsidRDefault="00046C01" w:rsidP="00046C01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569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5698" w:author="Windows 使用者" w:date="2024-08-06T11:04:00Z">
                    <w:r w:rsidRPr="00710858" w:rsidDel="00B34242">
                      <w:rPr>
                        <w:rFonts w:eastAsia="標楷體" w:hint="eastAsia"/>
                        <w:sz w:val="36"/>
                        <w:szCs w:val="36"/>
                        <w:rPrChange w:id="569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英語</w:delText>
                    </w:r>
                  </w:del>
                </w:p>
              </w:tc>
              <w:tc>
                <w:tcPr>
                  <w:tcW w:w="1373" w:type="dxa"/>
                  <w:vAlign w:val="center"/>
                </w:tcPr>
                <w:p w14:paraId="47FD1E7A" w14:textId="4C0E83CB" w:rsidR="00046C01" w:rsidRPr="00710858" w:rsidRDefault="00046C01" w:rsidP="00046C01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570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4" w:type="dxa"/>
                  <w:tcBorders>
                    <w:top w:val="single" w:sz="4" w:space="0" w:color="auto"/>
                  </w:tcBorders>
                  <w:vAlign w:val="center"/>
                </w:tcPr>
                <w:p w14:paraId="713F25A5" w14:textId="32B77B62" w:rsidR="00B87147" w:rsidRPr="00710858" w:rsidDel="00B34242" w:rsidRDefault="00B87147" w:rsidP="00B87147">
                  <w:pPr>
                    <w:snapToGrid w:val="0"/>
                    <w:spacing w:before="120" w:after="120" w:line="400" w:lineRule="exact"/>
                    <w:jc w:val="center"/>
                    <w:rPr>
                      <w:del w:id="5701" w:author="Windows 使用者" w:date="2024-08-06T11:06:00Z"/>
                      <w:rFonts w:eastAsia="標楷體"/>
                      <w:sz w:val="36"/>
                      <w:szCs w:val="36"/>
                      <w:rPrChange w:id="5702" w:author="User" w:date="2025-08-27T11:49:00Z">
                        <w:rPr>
                          <w:del w:id="5703" w:author="Windows 使用者" w:date="2024-08-06T11:06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5704" w:author="Windows 使用者" w:date="2024-08-06T11:06:00Z">
                    <w:r w:rsidRPr="00710858" w:rsidDel="00B34242">
                      <w:rPr>
                        <w:rFonts w:eastAsia="標楷體"/>
                        <w:sz w:val="32"/>
                        <w:szCs w:val="26"/>
                        <w:rPrChange w:id="5705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sym w:font="Wingdings 2" w:char="F0F8"/>
                    </w:r>
                    <w:r w:rsidRPr="00710858" w:rsidDel="00B34242">
                      <w:rPr>
                        <w:rFonts w:eastAsia="標楷體"/>
                        <w:sz w:val="36"/>
                        <w:szCs w:val="36"/>
                        <w:rPrChange w:id="5706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201</w:delText>
                    </w:r>
                  </w:del>
                </w:p>
                <w:p w14:paraId="5487023D" w14:textId="44052BED" w:rsidR="00046C01" w:rsidRPr="00710858" w:rsidRDefault="00B87147" w:rsidP="00B87147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570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5708" w:author="Windows 使用者" w:date="2024-08-06T11:06:00Z">
                    <w:r w:rsidRPr="00710858" w:rsidDel="00B34242">
                      <w:rPr>
                        <w:rFonts w:eastAsia="標楷體" w:hint="eastAsia"/>
                        <w:sz w:val="36"/>
                        <w:szCs w:val="36"/>
                        <w:rPrChange w:id="570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英語</w:delText>
                    </w:r>
                  </w:del>
                </w:p>
              </w:tc>
              <w:tc>
                <w:tcPr>
                  <w:tcW w:w="1372" w:type="dxa"/>
                  <w:vAlign w:val="center"/>
                </w:tcPr>
                <w:p w14:paraId="5A6DC8C8" w14:textId="42166C22" w:rsidR="00046C01" w:rsidRPr="00710858" w:rsidRDefault="00046C01" w:rsidP="00B87147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571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40BC8CB4" w14:textId="77777777" w:rsidR="00046C01" w:rsidRPr="00710858" w:rsidRDefault="00046C01" w:rsidP="00046C01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571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14:paraId="3537A0DF" w14:textId="77777777" w:rsidTr="00387BEB">
              <w:trPr>
                <w:cantSplit/>
                <w:trHeight w:val="1250"/>
              </w:trPr>
              <w:tc>
                <w:tcPr>
                  <w:tcW w:w="1276" w:type="dxa"/>
                  <w:vMerge/>
                  <w:vAlign w:val="center"/>
                </w:tcPr>
                <w:p w14:paraId="5CD80105" w14:textId="77777777" w:rsidR="00046C01" w:rsidRPr="00710858" w:rsidRDefault="00046C01" w:rsidP="00046C01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571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450" w:type="dxa"/>
                  <w:vAlign w:val="center"/>
                </w:tcPr>
                <w:p w14:paraId="65ABF95A" w14:textId="77777777" w:rsidR="00046C01" w:rsidRPr="00710858" w:rsidRDefault="00046C01" w:rsidP="00046C01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5713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5714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8</w:t>
                  </w:r>
                </w:p>
              </w:tc>
              <w:tc>
                <w:tcPr>
                  <w:tcW w:w="1574" w:type="dxa"/>
                  <w:vAlign w:val="center"/>
                </w:tcPr>
                <w:p w14:paraId="1189D80D" w14:textId="77777777" w:rsidR="00046C01" w:rsidRPr="00710858" w:rsidRDefault="00046C01" w:rsidP="00046C01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571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571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5717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571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  <w:p w14:paraId="703222D7" w14:textId="77777777" w:rsidR="00046C01" w:rsidRPr="00710858" w:rsidRDefault="00046C01" w:rsidP="00046C01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571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572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4E6F942E" w14:textId="77777777" w:rsidR="00046C01" w:rsidRPr="00710858" w:rsidRDefault="00046C01" w:rsidP="00046C01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572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572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16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5723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572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35</w:t>
                  </w:r>
                </w:p>
              </w:tc>
              <w:tc>
                <w:tcPr>
                  <w:tcW w:w="503" w:type="dxa"/>
                  <w:vAlign w:val="center"/>
                </w:tcPr>
                <w:p w14:paraId="29948F24" w14:textId="77777777" w:rsidR="00046C01" w:rsidRPr="00710858" w:rsidRDefault="00046C01" w:rsidP="00046C01">
                  <w:pPr>
                    <w:snapToGrid w:val="0"/>
                    <w:jc w:val="center"/>
                    <w:rPr>
                      <w:rFonts w:eastAsia="標楷體"/>
                      <w:rPrChange w:id="572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572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4344172B" w14:textId="77777777" w:rsidR="00046C01" w:rsidRPr="00710858" w:rsidRDefault="00046C01" w:rsidP="00046C01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572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vAlign w:val="center"/>
                </w:tcPr>
                <w:p w14:paraId="2639A437" w14:textId="77777777" w:rsidR="00046C01" w:rsidRPr="00710858" w:rsidRDefault="00046C01" w:rsidP="00046C01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572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4" w:type="dxa"/>
                  <w:tcBorders>
                    <w:top w:val="single" w:sz="4" w:space="0" w:color="auto"/>
                  </w:tcBorders>
                  <w:vAlign w:val="center"/>
                </w:tcPr>
                <w:p w14:paraId="0C5D926C" w14:textId="77777777" w:rsidR="00046C01" w:rsidRPr="00710858" w:rsidRDefault="00046C01" w:rsidP="00046C01">
                  <w:pPr>
                    <w:snapToGrid w:val="0"/>
                    <w:spacing w:line="240" w:lineRule="atLeast"/>
                    <w:ind w:leftChars="-17" w:left="-41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572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7CC6F4CD" w14:textId="77777777" w:rsidR="00046C01" w:rsidRPr="00710858" w:rsidRDefault="00046C01" w:rsidP="00046C01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573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5A45721D" w14:textId="00D356AD" w:rsidR="00046C01" w:rsidRPr="00710858" w:rsidRDefault="00046C01" w:rsidP="00046C01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573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14:paraId="19E5E858" w14:textId="77777777" w:rsidTr="00387BEB">
              <w:trPr>
                <w:trHeight w:val="1993"/>
              </w:trPr>
              <w:tc>
                <w:tcPr>
                  <w:tcW w:w="1276" w:type="dxa"/>
                  <w:vAlign w:val="center"/>
                </w:tcPr>
                <w:p w14:paraId="322358CA" w14:textId="77777777" w:rsidR="00046C01" w:rsidRPr="00710858" w:rsidRDefault="00046C01" w:rsidP="00046C01">
                  <w:pPr>
                    <w:spacing w:line="400" w:lineRule="exact"/>
                    <w:jc w:val="center"/>
                    <w:rPr>
                      <w:rFonts w:eastAsia="標楷體"/>
                      <w:rPrChange w:id="573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5733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備註</w:t>
                  </w:r>
                </w:p>
              </w:tc>
              <w:tc>
                <w:tcPr>
                  <w:tcW w:w="9389" w:type="dxa"/>
                  <w:gridSpan w:val="8"/>
                  <w:vAlign w:val="center"/>
                </w:tcPr>
                <w:p w14:paraId="111205B1" w14:textId="6B18455C" w:rsidR="00046C01" w:rsidRPr="00710858" w:rsidRDefault="00046C01" w:rsidP="00046C01">
                  <w:pPr>
                    <w:snapToGrid w:val="0"/>
                    <w:spacing w:beforeLines="20" w:before="72" w:afterLines="20" w:after="72"/>
                    <w:jc w:val="both"/>
                    <w:rPr>
                      <w:rFonts w:eastAsia="標楷體"/>
                      <w:sz w:val="32"/>
                      <w:szCs w:val="26"/>
                      <w:rPrChange w:id="5734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2"/>
                      <w:szCs w:val="26"/>
                      <w:rPrChange w:id="5735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主任鐘點</w:t>
                  </w:r>
                  <w:r w:rsidRPr="00710858">
                    <w:rPr>
                      <w:rFonts w:eastAsia="標楷體"/>
                      <w:sz w:val="32"/>
                      <w:szCs w:val="26"/>
                      <w:rPrChange w:id="5736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(4)</w:t>
                  </w:r>
                  <w:r w:rsidR="00003E8E" w:rsidRPr="00710858">
                    <w:rPr>
                      <w:rFonts w:eastAsia="標楷體"/>
                      <w:sz w:val="32"/>
                      <w:szCs w:val="26"/>
                      <w:rPrChange w:id="5737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 xml:space="preserve"> –</w:t>
                  </w:r>
                  <w:r w:rsidR="00003E8E" w:rsidRPr="00710858">
                    <w:rPr>
                      <w:rFonts w:eastAsia="標楷體" w:hint="eastAsia"/>
                      <w:sz w:val="32"/>
                      <w:szCs w:val="26"/>
                      <w:rPrChange w:id="5738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雙語協行</w:t>
                  </w:r>
                  <w:r w:rsidR="00003E8E" w:rsidRPr="00710858">
                    <w:rPr>
                      <w:rFonts w:eastAsia="標楷體"/>
                      <w:sz w:val="32"/>
                      <w:szCs w:val="26"/>
                      <w:rPrChange w:id="5739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(</w:t>
                  </w:r>
                  <w:del w:id="5740" w:author="Windows 使用者" w:date="2024-08-06T11:10:00Z">
                    <w:r w:rsidR="00003E8E" w:rsidRPr="00710858" w:rsidDel="00801595">
                      <w:rPr>
                        <w:rFonts w:eastAsia="標楷體"/>
                        <w:sz w:val="32"/>
                        <w:szCs w:val="26"/>
                        <w:rPrChange w:id="5741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1</w:delText>
                    </w:r>
                  </w:del>
                  <w:ins w:id="5742" w:author="User" w:date="2025-08-20T11:47:00Z">
                    <w:r w:rsidR="002573EA" w:rsidRPr="00710858">
                      <w:rPr>
                        <w:rFonts w:eastAsia="標楷體"/>
                        <w:sz w:val="32"/>
                        <w:szCs w:val="26"/>
                        <w:rPrChange w:id="5743" w:author="User" w:date="2025-08-27T11:49:00Z">
                          <w:rPr>
                            <w:rFonts w:eastAsia="標楷體"/>
                            <w:color w:val="FF0000"/>
                            <w:sz w:val="32"/>
                            <w:szCs w:val="26"/>
                          </w:rPr>
                        </w:rPrChange>
                      </w:rPr>
                      <w:t>1</w:t>
                    </w:r>
                  </w:ins>
                  <w:ins w:id="5744" w:author="Windows 使用者" w:date="2024-08-28T08:11:00Z">
                    <w:del w:id="5745" w:author="User" w:date="2025-08-20T11:47:00Z">
                      <w:r w:rsidR="00976EF6" w:rsidRPr="00710858" w:rsidDel="002573EA">
                        <w:rPr>
                          <w:rFonts w:eastAsia="標楷體"/>
                          <w:sz w:val="32"/>
                          <w:szCs w:val="26"/>
                          <w:rPrChange w:id="5746" w:author="User" w:date="2025-08-27T11:49:00Z">
                            <w:rPr>
                              <w:rFonts w:eastAsia="標楷體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delText>2</w:delText>
                      </w:r>
                    </w:del>
                  </w:ins>
                  <w:r w:rsidR="00003E8E" w:rsidRPr="00710858">
                    <w:rPr>
                      <w:rFonts w:eastAsia="標楷體"/>
                      <w:sz w:val="32"/>
                      <w:szCs w:val="26"/>
                      <w:rPrChange w:id="5747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)</w:t>
                  </w:r>
                  <w:r w:rsidRPr="00710858">
                    <w:rPr>
                      <w:rFonts w:eastAsia="標楷體" w:hint="eastAsia"/>
                      <w:sz w:val="32"/>
                      <w:szCs w:val="26"/>
                      <w:rPrChange w:id="5748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：基</w:t>
                  </w:r>
                  <w:del w:id="5749" w:author="Windows 使用者" w:date="2024-08-06T11:09:00Z">
                    <w:r w:rsidR="00003E8E" w:rsidRPr="00710858" w:rsidDel="00BF17B4">
                      <w:rPr>
                        <w:rFonts w:eastAsia="標楷體"/>
                        <w:sz w:val="32"/>
                        <w:szCs w:val="26"/>
                        <w:rPrChange w:id="5750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3</w:delText>
                    </w:r>
                  </w:del>
                  <w:ins w:id="5751" w:author="User" w:date="2025-08-20T11:47:00Z">
                    <w:r w:rsidR="002573EA" w:rsidRPr="00710858">
                      <w:rPr>
                        <w:rFonts w:eastAsia="標楷體"/>
                        <w:sz w:val="32"/>
                        <w:szCs w:val="26"/>
                        <w:rPrChange w:id="5752" w:author="User" w:date="2025-08-27T11:49:00Z">
                          <w:rPr>
                            <w:rFonts w:eastAsia="標楷體"/>
                            <w:color w:val="FF0000"/>
                            <w:sz w:val="32"/>
                            <w:szCs w:val="26"/>
                          </w:rPr>
                        </w:rPrChange>
                      </w:rPr>
                      <w:t>3</w:t>
                    </w:r>
                  </w:ins>
                  <w:ins w:id="5753" w:author="Windows 使用者" w:date="2024-08-28T08:12:00Z">
                    <w:del w:id="5754" w:author="User" w:date="2025-08-20T11:47:00Z">
                      <w:r w:rsidR="00976EF6" w:rsidRPr="00710858" w:rsidDel="002573EA">
                        <w:rPr>
                          <w:rFonts w:eastAsia="標楷體"/>
                          <w:sz w:val="32"/>
                          <w:szCs w:val="26"/>
                          <w:rPrChange w:id="5755" w:author="User" w:date="2025-08-27T11:49:00Z">
                            <w:rPr>
                              <w:rFonts w:eastAsia="標楷體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delText>2</w:delText>
                      </w:r>
                    </w:del>
                  </w:ins>
                  <w:r w:rsidRPr="00710858">
                    <w:rPr>
                      <w:rFonts w:eastAsia="標楷體"/>
                      <w:sz w:val="32"/>
                      <w:szCs w:val="26"/>
                      <w:rPrChange w:id="5756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/</w:t>
                  </w:r>
                  <w:r w:rsidRPr="00710858">
                    <w:rPr>
                      <w:rFonts w:eastAsia="標楷體" w:hint="eastAsia"/>
                      <w:sz w:val="32"/>
                      <w:szCs w:val="26"/>
                      <w:rPrChange w:id="5757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超鐘點</w:t>
                  </w:r>
                  <w:del w:id="5758" w:author="Windows 使用者" w:date="2024-08-28T08:11:00Z">
                    <w:r w:rsidR="00003E8E" w:rsidRPr="00710858" w:rsidDel="00976EF6">
                      <w:rPr>
                        <w:rFonts w:eastAsia="標楷體"/>
                        <w:sz w:val="32"/>
                        <w:szCs w:val="26"/>
                        <w:rPrChange w:id="5759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3</w:delText>
                    </w:r>
                  </w:del>
                  <w:ins w:id="5760" w:author="User" w:date="2025-08-20T11:47:00Z">
                    <w:r w:rsidR="002573EA" w:rsidRPr="00710858">
                      <w:rPr>
                        <w:rFonts w:eastAsia="標楷體"/>
                        <w:sz w:val="32"/>
                        <w:szCs w:val="26"/>
                        <w:rPrChange w:id="5761" w:author="User" w:date="2025-08-27T11:49:00Z">
                          <w:rPr>
                            <w:rFonts w:eastAsia="標楷體"/>
                            <w:color w:val="FF0000"/>
                            <w:sz w:val="32"/>
                            <w:szCs w:val="26"/>
                          </w:rPr>
                        </w:rPrChange>
                      </w:rPr>
                      <w:t>1</w:t>
                    </w:r>
                  </w:ins>
                  <w:ins w:id="5762" w:author="Windows 使用者" w:date="2024-08-28T08:11:00Z">
                    <w:del w:id="5763" w:author="User" w:date="2025-08-20T11:47:00Z">
                      <w:r w:rsidR="00976EF6" w:rsidRPr="00710858" w:rsidDel="002573EA">
                        <w:rPr>
                          <w:rFonts w:eastAsia="標楷體"/>
                          <w:sz w:val="32"/>
                          <w:szCs w:val="26"/>
                          <w:rPrChange w:id="5764" w:author="User" w:date="2025-08-27T11:49:00Z">
                            <w:rPr>
                              <w:rFonts w:eastAsia="標楷體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delText>2</w:delText>
                      </w:r>
                    </w:del>
                  </w:ins>
                  <w:r w:rsidRPr="00710858">
                    <w:rPr>
                      <w:rFonts w:eastAsia="標楷體"/>
                      <w:sz w:val="32"/>
                      <w:szCs w:val="26"/>
                      <w:rPrChange w:id="5765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(</w:t>
                  </w:r>
                  <w:r w:rsidRPr="00710858">
                    <w:rPr>
                      <w:rFonts w:eastAsia="標楷體"/>
                      <w:sz w:val="32"/>
                      <w:szCs w:val="26"/>
                      <w:rPrChange w:id="5766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sym w:font="Wingdings 2" w:char="F0F8"/>
                  </w:r>
                  <w:r w:rsidRPr="00710858">
                    <w:rPr>
                      <w:rFonts w:eastAsia="標楷體"/>
                      <w:sz w:val="32"/>
                      <w:szCs w:val="26"/>
                      <w:rPrChange w:id="5767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)</w:t>
                  </w:r>
                </w:p>
                <w:p w14:paraId="2B29E244" w14:textId="77777777" w:rsidR="00E61022" w:rsidRPr="008C7568" w:rsidRDefault="00E61022" w:rsidP="00E61022">
                  <w:pPr>
                    <w:snapToGrid w:val="0"/>
                    <w:spacing w:beforeLines="20" w:before="72" w:afterLines="20" w:after="72"/>
                    <w:jc w:val="both"/>
                    <w:rPr>
                      <w:ins w:id="5768" w:author="User" w:date="2025-08-20T11:48:00Z"/>
                      <w:rFonts w:eastAsia="標楷體"/>
                      <w:b/>
                      <w:bCs/>
                      <w:color w:val="FF0000"/>
                      <w:sz w:val="20"/>
                      <w:szCs w:val="22"/>
                      <w:rPrChange w:id="5769" w:author="User" w:date="2025-11-28T15:59:00Z">
                        <w:rPr>
                          <w:ins w:id="5770" w:author="User" w:date="2025-08-20T11:48:00Z"/>
                          <w:rFonts w:eastAsia="標楷體"/>
                          <w:b/>
                          <w:bCs/>
                          <w:sz w:val="20"/>
                          <w:szCs w:val="22"/>
                        </w:rPr>
                      </w:rPrChange>
                    </w:rPr>
                  </w:pPr>
                  <w:ins w:id="5771" w:author="User" w:date="2025-08-20T11:48:00Z"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5772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技藝時間：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5773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09/16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5774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5775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09/23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5776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5777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10/07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5778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5779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10/21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5780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5781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11/04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5782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5783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11/18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5784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5785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12/02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5786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5787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12/16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5788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5789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12/30</w:t>
                    </w:r>
                  </w:ins>
                </w:p>
                <w:p w14:paraId="0865AB38" w14:textId="260B2C3A" w:rsidR="0017316D" w:rsidRPr="008C7568" w:rsidDel="00E61022" w:rsidRDefault="00404631" w:rsidP="00E61022">
                  <w:pPr>
                    <w:snapToGrid w:val="0"/>
                    <w:spacing w:beforeLines="20" w:before="72" w:afterLines="20" w:after="72"/>
                    <w:jc w:val="both"/>
                    <w:rPr>
                      <w:ins w:id="5790" w:author="Windows 使用者" w:date="2024-08-13T08:04:00Z"/>
                      <w:del w:id="5791" w:author="User" w:date="2025-08-20T11:48:00Z"/>
                      <w:rFonts w:eastAsia="標楷體"/>
                      <w:b/>
                      <w:color w:val="FF0000"/>
                      <w:sz w:val="20"/>
                      <w:szCs w:val="22"/>
                      <w:rPrChange w:id="5792" w:author="User" w:date="2025-11-28T15:59:00Z">
                        <w:rPr>
                          <w:ins w:id="5793" w:author="Windows 使用者" w:date="2024-08-13T08:04:00Z"/>
                          <w:del w:id="5794" w:author="User" w:date="2025-08-20T11:48:00Z"/>
                          <w:rFonts w:eastAsia="標楷體"/>
                          <w:b/>
                          <w:color w:val="000000" w:themeColor="text1"/>
                          <w:sz w:val="20"/>
                          <w:szCs w:val="22"/>
                        </w:rPr>
                      </w:rPrChange>
                    </w:rPr>
                  </w:pPr>
                  <w:ins w:id="5795" w:author="User" w:date="2025-08-20T13:30:00Z"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5796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社團時間：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5797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09/04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5798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5799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10/02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5800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5801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10/16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5802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5803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11/06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5804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5805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11/13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5806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5807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11/27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5808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5809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12/04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5810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5811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01/08</w:t>
                    </w:r>
                  </w:ins>
                  <w:ins w:id="5812" w:author="Windows 使用者" w:date="2024-08-13T08:04:00Z">
                    <w:del w:id="5813" w:author="User" w:date="2025-08-20T11:48:00Z">
                      <w:r w:rsidR="0017316D" w:rsidRPr="008C7568" w:rsidDel="00E61022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5814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技藝時間：</w:delText>
                      </w:r>
                      <w:r w:rsidR="0017316D" w:rsidRPr="008C7568" w:rsidDel="00E61022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5815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09/10</w:delText>
                      </w:r>
                      <w:r w:rsidR="0017316D" w:rsidRPr="008C7568" w:rsidDel="00E61022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5816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E61022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5817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09/24</w:delText>
                      </w:r>
                      <w:r w:rsidR="0017316D" w:rsidRPr="008C7568" w:rsidDel="00E61022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5818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E61022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5819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10/08</w:delText>
                      </w:r>
                      <w:r w:rsidR="0017316D" w:rsidRPr="008C7568" w:rsidDel="00E61022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5820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E61022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5821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10/22</w:delText>
                      </w:r>
                      <w:r w:rsidR="0017316D" w:rsidRPr="008C7568" w:rsidDel="00E61022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5822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E61022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5823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11/05</w:delText>
                      </w:r>
                      <w:r w:rsidR="0017316D" w:rsidRPr="008C7568" w:rsidDel="00E61022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5824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E61022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5825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11/19</w:delText>
                      </w:r>
                      <w:r w:rsidR="0017316D" w:rsidRPr="008C7568" w:rsidDel="00E61022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5826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E61022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5827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12/03</w:delText>
                      </w:r>
                      <w:r w:rsidR="0017316D" w:rsidRPr="008C7568" w:rsidDel="00E61022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5828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E61022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5829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12/17</w:delText>
                      </w:r>
                      <w:r w:rsidR="0017316D" w:rsidRPr="008C7568" w:rsidDel="00E61022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5830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E61022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5831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12/31</w:delText>
                      </w:r>
                    </w:del>
                  </w:ins>
                </w:p>
                <w:p w14:paraId="28C0E3A1" w14:textId="16C2F143" w:rsidR="007E1983" w:rsidRPr="008C7568" w:rsidDel="00404631" w:rsidRDefault="0017316D" w:rsidP="0017316D">
                  <w:pPr>
                    <w:snapToGrid w:val="0"/>
                    <w:spacing w:beforeLines="20" w:before="72" w:afterLines="20" w:after="72"/>
                    <w:jc w:val="both"/>
                    <w:rPr>
                      <w:del w:id="5832" w:author="User" w:date="2025-08-20T13:30:00Z"/>
                      <w:rFonts w:eastAsia="標楷體"/>
                      <w:b/>
                      <w:color w:val="FF0000"/>
                      <w:szCs w:val="22"/>
                      <w:rPrChange w:id="5833" w:author="User" w:date="2025-11-28T15:59:00Z">
                        <w:rPr>
                          <w:del w:id="5834" w:author="User" w:date="2025-08-20T13:30:00Z"/>
                          <w:rFonts w:eastAsia="標楷體"/>
                          <w:b/>
                          <w:color w:val="000000" w:themeColor="text1"/>
                          <w:szCs w:val="22"/>
                        </w:rPr>
                      </w:rPrChange>
                    </w:rPr>
                  </w:pPr>
                  <w:ins w:id="5835" w:author="Windows 使用者" w:date="2024-08-13T08:04:00Z">
                    <w:del w:id="5836" w:author="User" w:date="2025-08-20T11:48:00Z">
                      <w:r w:rsidRPr="008C7568" w:rsidDel="00E61022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5837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聯課時間：</w:delText>
                      </w:r>
                      <w:r w:rsidRPr="008C7568" w:rsidDel="00E61022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5838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09/05</w:delText>
                      </w:r>
                      <w:r w:rsidRPr="008C7568" w:rsidDel="00E61022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5839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E61022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5840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09/12</w:delText>
                      </w:r>
                      <w:r w:rsidRPr="008C7568" w:rsidDel="00E61022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5841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E61022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5842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10/03</w:delText>
                      </w:r>
                      <w:r w:rsidRPr="008C7568" w:rsidDel="00E61022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5843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E61022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5844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10/17</w:delText>
                      </w:r>
                      <w:r w:rsidRPr="008C7568" w:rsidDel="00E61022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5845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E61022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5846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10/24</w:delText>
                      </w:r>
                      <w:r w:rsidRPr="008C7568" w:rsidDel="00E61022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5847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E61022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5848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11/28</w:delText>
                      </w:r>
                      <w:r w:rsidRPr="008C7568" w:rsidDel="00E61022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5849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E61022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5850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12/05</w:delText>
                      </w:r>
                      <w:r w:rsidRPr="008C7568" w:rsidDel="00E61022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5851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E61022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5852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12/19</w:delText>
                      </w:r>
                      <w:r w:rsidRPr="008C7568" w:rsidDel="00E61022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5853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E61022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5854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01/09</w:delText>
                      </w:r>
                    </w:del>
                  </w:ins>
                  <w:del w:id="5855" w:author="User" w:date="2025-08-20T13:30:00Z">
                    <w:r w:rsidR="007E1983" w:rsidRPr="008C7568" w:rsidDel="00404631">
                      <w:rPr>
                        <w:rFonts w:eastAsia="標楷體" w:hint="eastAsia"/>
                        <w:b/>
                        <w:color w:val="FF0000"/>
                        <w:szCs w:val="22"/>
                        <w:rPrChange w:id="5856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技藝時間：</w:delText>
                    </w:r>
                    <w:r w:rsidR="007E1983" w:rsidRPr="008C7568" w:rsidDel="00404631">
                      <w:rPr>
                        <w:rFonts w:eastAsia="標楷體"/>
                        <w:b/>
                        <w:color w:val="FF0000"/>
                        <w:szCs w:val="22"/>
                        <w:rPrChange w:id="5857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09/05</w:delText>
                    </w:r>
                    <w:r w:rsidR="007E1983" w:rsidRPr="008C7568" w:rsidDel="00404631">
                      <w:rPr>
                        <w:rFonts w:eastAsia="標楷體" w:hint="eastAsia"/>
                        <w:b/>
                        <w:color w:val="FF0000"/>
                        <w:szCs w:val="22"/>
                        <w:rPrChange w:id="5858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404631">
                      <w:rPr>
                        <w:rFonts w:eastAsia="標楷體"/>
                        <w:b/>
                        <w:color w:val="FF0000"/>
                        <w:szCs w:val="22"/>
                        <w:rPrChange w:id="5859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09/19</w:delText>
                    </w:r>
                    <w:r w:rsidR="007E1983" w:rsidRPr="008C7568" w:rsidDel="00404631">
                      <w:rPr>
                        <w:rFonts w:eastAsia="標楷體" w:hint="eastAsia"/>
                        <w:b/>
                        <w:color w:val="FF0000"/>
                        <w:szCs w:val="22"/>
                        <w:rPrChange w:id="5860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404631">
                      <w:rPr>
                        <w:rFonts w:eastAsia="標楷體"/>
                        <w:b/>
                        <w:color w:val="FF0000"/>
                        <w:szCs w:val="22"/>
                        <w:rPrChange w:id="5861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10/03</w:delText>
                    </w:r>
                    <w:r w:rsidR="007E1983" w:rsidRPr="008C7568" w:rsidDel="00404631">
                      <w:rPr>
                        <w:rFonts w:eastAsia="標楷體" w:hint="eastAsia"/>
                        <w:b/>
                        <w:color w:val="FF0000"/>
                        <w:szCs w:val="22"/>
                        <w:rPrChange w:id="5862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404631">
                      <w:rPr>
                        <w:rFonts w:eastAsia="標楷體"/>
                        <w:b/>
                        <w:color w:val="FF0000"/>
                        <w:szCs w:val="22"/>
                        <w:rPrChange w:id="5863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10/24</w:delText>
                    </w:r>
                    <w:r w:rsidR="007E1983" w:rsidRPr="008C7568" w:rsidDel="00404631">
                      <w:rPr>
                        <w:rFonts w:eastAsia="標楷體" w:hint="eastAsia"/>
                        <w:b/>
                        <w:color w:val="FF0000"/>
                        <w:szCs w:val="22"/>
                        <w:rPrChange w:id="5864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404631">
                      <w:rPr>
                        <w:rFonts w:eastAsia="標楷體"/>
                        <w:b/>
                        <w:color w:val="FF0000"/>
                        <w:szCs w:val="22"/>
                        <w:rPrChange w:id="5865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11/07</w:delText>
                    </w:r>
                    <w:r w:rsidR="007E1983" w:rsidRPr="008C7568" w:rsidDel="00404631">
                      <w:rPr>
                        <w:rFonts w:eastAsia="標楷體" w:hint="eastAsia"/>
                        <w:b/>
                        <w:color w:val="FF0000"/>
                        <w:szCs w:val="22"/>
                        <w:rPrChange w:id="5866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404631">
                      <w:rPr>
                        <w:rFonts w:eastAsia="標楷體"/>
                        <w:b/>
                        <w:color w:val="FF0000"/>
                        <w:szCs w:val="22"/>
                        <w:rPrChange w:id="5867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11/21</w:delText>
                    </w:r>
                    <w:r w:rsidR="007E1983" w:rsidRPr="008C7568" w:rsidDel="00404631">
                      <w:rPr>
                        <w:rFonts w:eastAsia="標楷體" w:hint="eastAsia"/>
                        <w:b/>
                        <w:color w:val="FF0000"/>
                        <w:szCs w:val="22"/>
                        <w:rPrChange w:id="5868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404631">
                      <w:rPr>
                        <w:rFonts w:eastAsia="標楷體"/>
                        <w:b/>
                        <w:color w:val="FF0000"/>
                        <w:szCs w:val="22"/>
                        <w:rPrChange w:id="5869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12/05</w:delText>
                    </w:r>
                    <w:r w:rsidR="007E1983" w:rsidRPr="008C7568" w:rsidDel="00404631">
                      <w:rPr>
                        <w:rFonts w:eastAsia="標楷體" w:hint="eastAsia"/>
                        <w:b/>
                        <w:color w:val="FF0000"/>
                        <w:szCs w:val="22"/>
                        <w:rPrChange w:id="5870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404631">
                      <w:rPr>
                        <w:rFonts w:eastAsia="標楷體"/>
                        <w:b/>
                        <w:color w:val="FF0000"/>
                        <w:szCs w:val="22"/>
                        <w:rPrChange w:id="5871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12/19</w:delText>
                    </w:r>
                    <w:r w:rsidR="007E1983" w:rsidRPr="008C7568" w:rsidDel="00404631">
                      <w:rPr>
                        <w:rFonts w:eastAsia="標楷體" w:hint="eastAsia"/>
                        <w:b/>
                        <w:color w:val="FF0000"/>
                        <w:szCs w:val="22"/>
                        <w:rPrChange w:id="5872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404631">
                      <w:rPr>
                        <w:rFonts w:eastAsia="標楷體"/>
                        <w:b/>
                        <w:color w:val="FF0000"/>
                        <w:szCs w:val="22"/>
                        <w:rPrChange w:id="5873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01/02</w:delText>
                    </w:r>
                  </w:del>
                </w:p>
                <w:p w14:paraId="3C581337" w14:textId="3969AC7E" w:rsidR="00046C01" w:rsidRPr="00710858" w:rsidRDefault="007E1983" w:rsidP="007E1983">
                  <w:pPr>
                    <w:snapToGrid w:val="0"/>
                    <w:spacing w:beforeLines="20" w:before="72" w:afterLines="20" w:after="72"/>
                    <w:jc w:val="both"/>
                    <w:rPr>
                      <w:rFonts w:eastAsia="標楷體"/>
                      <w:sz w:val="26"/>
                      <w:szCs w:val="26"/>
                      <w:rPrChange w:id="587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del w:id="5875" w:author="User" w:date="2025-08-20T13:30:00Z">
                    <w:r w:rsidRPr="008C7568" w:rsidDel="00404631">
                      <w:rPr>
                        <w:rFonts w:eastAsia="標楷體" w:hint="eastAsia"/>
                        <w:b/>
                        <w:color w:val="FF0000"/>
                        <w:szCs w:val="22"/>
                        <w:rPrChange w:id="5876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聯課時間：</w:delText>
                    </w:r>
                    <w:r w:rsidRPr="008C7568" w:rsidDel="00404631">
                      <w:rPr>
                        <w:rFonts w:eastAsia="標楷體"/>
                        <w:b/>
                        <w:color w:val="FF0000"/>
                        <w:szCs w:val="22"/>
                        <w:rPrChange w:id="5877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08/31</w:delText>
                    </w:r>
                    <w:r w:rsidRPr="008C7568" w:rsidDel="00404631">
                      <w:rPr>
                        <w:rFonts w:eastAsia="標楷體" w:hint="eastAsia"/>
                        <w:b/>
                        <w:color w:val="FF0000"/>
                        <w:szCs w:val="22"/>
                        <w:rPrChange w:id="5878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404631">
                      <w:rPr>
                        <w:rFonts w:eastAsia="標楷體"/>
                        <w:b/>
                        <w:color w:val="FF0000"/>
                        <w:szCs w:val="22"/>
                        <w:rPrChange w:id="5879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09/07</w:delText>
                    </w:r>
                    <w:r w:rsidRPr="008C7568" w:rsidDel="00404631">
                      <w:rPr>
                        <w:rFonts w:eastAsia="標楷體" w:hint="eastAsia"/>
                        <w:b/>
                        <w:color w:val="FF0000"/>
                        <w:szCs w:val="22"/>
                        <w:rPrChange w:id="5880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404631">
                      <w:rPr>
                        <w:rFonts w:eastAsia="標楷體"/>
                        <w:b/>
                        <w:color w:val="FF0000"/>
                        <w:szCs w:val="22"/>
                        <w:rPrChange w:id="5881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09/21</w:delText>
                    </w:r>
                    <w:r w:rsidRPr="008C7568" w:rsidDel="00404631">
                      <w:rPr>
                        <w:rFonts w:eastAsia="標楷體" w:hint="eastAsia"/>
                        <w:b/>
                        <w:color w:val="FF0000"/>
                        <w:szCs w:val="22"/>
                        <w:rPrChange w:id="5882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404631">
                      <w:rPr>
                        <w:rFonts w:eastAsia="標楷體"/>
                        <w:b/>
                        <w:color w:val="FF0000"/>
                        <w:szCs w:val="22"/>
                        <w:rPrChange w:id="5883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10/12</w:delText>
                    </w:r>
                    <w:r w:rsidRPr="008C7568" w:rsidDel="00404631">
                      <w:rPr>
                        <w:rFonts w:eastAsia="標楷體" w:hint="eastAsia"/>
                        <w:b/>
                        <w:color w:val="FF0000"/>
                        <w:szCs w:val="22"/>
                        <w:rPrChange w:id="5884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404631">
                      <w:rPr>
                        <w:rFonts w:eastAsia="標楷體"/>
                        <w:b/>
                        <w:color w:val="FF0000"/>
                        <w:szCs w:val="22"/>
                        <w:rPrChange w:id="5885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11/02</w:delText>
                    </w:r>
                    <w:r w:rsidRPr="008C7568" w:rsidDel="00404631">
                      <w:rPr>
                        <w:rFonts w:eastAsia="標楷體" w:hint="eastAsia"/>
                        <w:b/>
                        <w:color w:val="FF0000"/>
                        <w:szCs w:val="22"/>
                        <w:rPrChange w:id="5886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404631">
                      <w:rPr>
                        <w:rFonts w:eastAsia="標楷體"/>
                        <w:b/>
                        <w:color w:val="FF0000"/>
                        <w:szCs w:val="22"/>
                        <w:rPrChange w:id="5887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11/16</w:delText>
                    </w:r>
                    <w:r w:rsidRPr="008C7568" w:rsidDel="00404631">
                      <w:rPr>
                        <w:rFonts w:eastAsia="標楷體" w:hint="eastAsia"/>
                        <w:b/>
                        <w:color w:val="FF0000"/>
                        <w:szCs w:val="22"/>
                        <w:rPrChange w:id="5888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404631">
                      <w:rPr>
                        <w:rFonts w:eastAsia="標楷體"/>
                        <w:b/>
                        <w:color w:val="FF0000"/>
                        <w:szCs w:val="22"/>
                        <w:rPrChange w:id="5889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11/23</w:delText>
                    </w:r>
                    <w:r w:rsidRPr="008C7568" w:rsidDel="00404631">
                      <w:rPr>
                        <w:rFonts w:eastAsia="標楷體" w:hint="eastAsia"/>
                        <w:b/>
                        <w:color w:val="FF0000"/>
                        <w:szCs w:val="22"/>
                        <w:rPrChange w:id="5890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404631">
                      <w:rPr>
                        <w:rFonts w:eastAsia="標楷體"/>
                        <w:b/>
                        <w:color w:val="FF0000"/>
                        <w:szCs w:val="22"/>
                        <w:rPrChange w:id="5891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12/14</w:delText>
                    </w:r>
                    <w:r w:rsidRPr="008C7568" w:rsidDel="00404631">
                      <w:rPr>
                        <w:rFonts w:eastAsia="標楷體" w:hint="eastAsia"/>
                        <w:b/>
                        <w:color w:val="FF0000"/>
                        <w:szCs w:val="22"/>
                        <w:rPrChange w:id="5892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404631">
                      <w:rPr>
                        <w:rFonts w:eastAsia="標楷體"/>
                        <w:b/>
                        <w:color w:val="FF0000"/>
                        <w:szCs w:val="22"/>
                        <w:rPrChange w:id="5893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12/21</w:delText>
                    </w:r>
                    <w:r w:rsidRPr="008C7568" w:rsidDel="00404631">
                      <w:rPr>
                        <w:rFonts w:eastAsia="標楷體" w:hint="eastAsia"/>
                        <w:b/>
                        <w:color w:val="FF0000"/>
                        <w:szCs w:val="22"/>
                        <w:rPrChange w:id="5894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404631">
                      <w:rPr>
                        <w:rFonts w:eastAsia="標楷體"/>
                        <w:b/>
                        <w:color w:val="FF0000"/>
                        <w:szCs w:val="22"/>
                        <w:rPrChange w:id="5895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01/11</w:delText>
                    </w:r>
                  </w:del>
                </w:p>
              </w:tc>
            </w:tr>
          </w:tbl>
          <w:p w14:paraId="240F36C3" w14:textId="77777777" w:rsidR="00387BEB" w:rsidRPr="00710858" w:rsidRDefault="00387BEB" w:rsidP="00387BEB">
            <w:pPr>
              <w:jc w:val="center"/>
              <w:rPr>
                <w:rPrChange w:id="5896" w:author="User" w:date="2025-08-27T11:49:00Z">
                  <w:rPr>
                    <w:color w:val="000000" w:themeColor="text1"/>
                  </w:rPr>
                </w:rPrChange>
              </w:rPr>
            </w:pPr>
          </w:p>
        </w:tc>
      </w:tr>
      <w:tr w:rsidR="00710858" w:rsidRPr="00710858" w14:paraId="710376FB" w14:textId="77777777" w:rsidTr="00AB0495">
        <w:tc>
          <w:tcPr>
            <w:tcW w:w="10682" w:type="dxa"/>
          </w:tcPr>
          <w:p w14:paraId="086748E0" w14:textId="77777777" w:rsidR="00876E50" w:rsidRPr="00710858" w:rsidRDefault="00876E50" w:rsidP="00876E50">
            <w:pPr>
              <w:jc w:val="center"/>
              <w:rPr>
                <w:rPrChange w:id="5897" w:author="User" w:date="2025-08-27T11:49:00Z">
                  <w:rPr>
                    <w:color w:val="000000" w:themeColor="text1"/>
                  </w:rPr>
                </w:rPrChange>
              </w:rPr>
            </w:pPr>
            <w:r w:rsidRPr="00710858">
              <w:rPr>
                <w:rFonts w:eastAsia="標楷體" w:hint="eastAsia"/>
                <w:b/>
                <w:sz w:val="52"/>
                <w:rPrChange w:id="5898" w:author="User" w:date="2025-08-27T11:49:00Z">
                  <w:rPr>
                    <w:rFonts w:eastAsia="標楷體" w:hint="eastAsia"/>
                    <w:b/>
                    <w:color w:val="000000" w:themeColor="text1"/>
                    <w:sz w:val="52"/>
                  </w:rPr>
                </w:rPrChange>
              </w:rPr>
              <w:lastRenderedPageBreak/>
              <w:t>高雄市立甲仙國民中學</w:t>
            </w:r>
          </w:p>
          <w:tbl>
            <w:tblPr>
              <w:tblpPr w:leftFromText="180" w:rightFromText="180" w:vertAnchor="page" w:horzAnchor="margin" w:tblpXSpec="center" w:tblpY="901"/>
              <w:tblOverlap w:val="never"/>
              <w:tblW w:w="175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205"/>
              <w:gridCol w:w="524"/>
              <w:gridCol w:w="1570"/>
              <w:gridCol w:w="503"/>
              <w:gridCol w:w="1371"/>
              <w:gridCol w:w="1371"/>
              <w:gridCol w:w="1378"/>
              <w:gridCol w:w="13"/>
              <w:gridCol w:w="1360"/>
              <w:gridCol w:w="1372"/>
              <w:gridCol w:w="6859"/>
              <w:tblGridChange w:id="5899">
                <w:tblGrid>
                  <w:gridCol w:w="5"/>
                  <w:gridCol w:w="1200"/>
                  <w:gridCol w:w="5"/>
                  <w:gridCol w:w="519"/>
                  <w:gridCol w:w="5"/>
                  <w:gridCol w:w="1565"/>
                  <w:gridCol w:w="5"/>
                  <w:gridCol w:w="498"/>
                  <w:gridCol w:w="5"/>
                  <w:gridCol w:w="1366"/>
                  <w:gridCol w:w="5"/>
                  <w:gridCol w:w="1366"/>
                  <w:gridCol w:w="5"/>
                  <w:gridCol w:w="1373"/>
                  <w:gridCol w:w="5"/>
                  <w:gridCol w:w="8"/>
                  <w:gridCol w:w="1360"/>
                  <w:gridCol w:w="5"/>
                  <w:gridCol w:w="1367"/>
                  <w:gridCol w:w="5"/>
                  <w:gridCol w:w="6854"/>
                </w:tblGrid>
              </w:tblGridChange>
            </w:tblGrid>
            <w:tr w:rsidR="00710858" w:rsidRPr="00710858" w14:paraId="111C5C92" w14:textId="77777777" w:rsidTr="0095659E">
              <w:trPr>
                <w:gridAfter w:val="1"/>
                <w:wAfter w:w="6859" w:type="dxa"/>
                <w:trHeight w:val="286"/>
              </w:trPr>
              <w:tc>
                <w:tcPr>
                  <w:tcW w:w="3802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D637371" w14:textId="77777777" w:rsidR="00060320" w:rsidRPr="00710858" w:rsidRDefault="00060320" w:rsidP="00060320">
                  <w:pPr>
                    <w:spacing w:line="400" w:lineRule="exact"/>
                    <w:ind w:rightChars="72" w:right="173"/>
                    <w:rPr>
                      <w:rFonts w:eastAsia="標楷體"/>
                      <w:sz w:val="40"/>
                      <w:szCs w:val="40"/>
                      <w:rPrChange w:id="5900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</w:pPr>
                </w:p>
              </w:tc>
              <w:tc>
                <w:tcPr>
                  <w:tcW w:w="6865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B50AD7C" w14:textId="68D56B59" w:rsidR="00060320" w:rsidRPr="00710858" w:rsidRDefault="00060320" w:rsidP="00060320">
                  <w:pPr>
                    <w:spacing w:line="400" w:lineRule="exact"/>
                    <w:ind w:rightChars="532" w:right="1277"/>
                    <w:rPr>
                      <w:rFonts w:eastAsia="標楷體"/>
                      <w:sz w:val="40"/>
                      <w:szCs w:val="40"/>
                      <w:rPrChange w:id="5901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0"/>
                      <w:szCs w:val="40"/>
                      <w:rPrChange w:id="5902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 xml:space="preserve">     </w:t>
                  </w:r>
                  <w:r w:rsidRPr="00710858">
                    <w:rPr>
                      <w:rFonts w:eastAsia="標楷體" w:hint="eastAsia"/>
                      <w:sz w:val="40"/>
                      <w:szCs w:val="40"/>
                      <w:rPrChange w:id="5903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教</w:t>
                  </w:r>
                  <w:r w:rsidRPr="00710858">
                    <w:rPr>
                      <w:rFonts w:eastAsia="標楷體"/>
                      <w:sz w:val="40"/>
                      <w:szCs w:val="40"/>
                      <w:rPrChange w:id="5904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 xml:space="preserve">     </w:t>
                  </w:r>
                  <w:r w:rsidRPr="00710858">
                    <w:rPr>
                      <w:rFonts w:eastAsia="標楷體" w:hint="eastAsia"/>
                      <w:sz w:val="40"/>
                      <w:szCs w:val="40"/>
                      <w:rPrChange w:id="5905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師：</w:t>
                  </w:r>
                  <w:ins w:id="5906" w:author="Windows 使用者" w:date="2024-08-06T11:40:00Z">
                    <w:r w:rsidR="001B0FC7" w:rsidRPr="00710858">
                      <w:rPr>
                        <w:rFonts w:eastAsia="標楷體" w:hint="eastAsia"/>
                        <w:sz w:val="40"/>
                        <w:szCs w:val="40"/>
                        <w:rPrChange w:id="590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40"/>
                            <w:szCs w:val="40"/>
                          </w:rPr>
                        </w:rPrChange>
                      </w:rPr>
                      <w:t>張鈞棨</w:t>
                    </w:r>
                  </w:ins>
                  <w:del w:id="5908" w:author="Windows 使用者" w:date="2024-08-06T11:40:00Z">
                    <w:r w:rsidRPr="00710858" w:rsidDel="001B0FC7">
                      <w:rPr>
                        <w:rFonts w:eastAsia="標楷體" w:hint="eastAsia"/>
                        <w:sz w:val="40"/>
                        <w:szCs w:val="40"/>
                        <w:rPrChange w:id="590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40"/>
                            <w:szCs w:val="40"/>
                          </w:rPr>
                        </w:rPrChange>
                      </w:rPr>
                      <w:delText>林明瑩</w:delText>
                    </w:r>
                  </w:del>
                  <w:r w:rsidRPr="00710858">
                    <w:rPr>
                      <w:rFonts w:eastAsia="標楷體" w:hint="eastAsia"/>
                      <w:sz w:val="40"/>
                      <w:szCs w:val="40"/>
                      <w:rPrChange w:id="5910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老師</w:t>
                  </w:r>
                </w:p>
              </w:tc>
            </w:tr>
            <w:tr w:rsidR="00710858" w:rsidRPr="00710858" w14:paraId="2489DCE4" w14:textId="77777777" w:rsidTr="0095659E">
              <w:trPr>
                <w:gridAfter w:val="1"/>
                <w:wAfter w:w="6859" w:type="dxa"/>
              </w:trPr>
              <w:tc>
                <w:tcPr>
                  <w:tcW w:w="3802" w:type="dxa"/>
                  <w:gridSpan w:val="4"/>
                  <w:tcBorders>
                    <w:bottom w:val="nil"/>
                  </w:tcBorders>
                </w:tcPr>
                <w:p w14:paraId="0817FD85" w14:textId="2176FC09" w:rsidR="00060320" w:rsidRPr="00710858" w:rsidRDefault="005025B5" w:rsidP="005025B5">
                  <w:pPr>
                    <w:spacing w:line="400" w:lineRule="exact"/>
                    <w:ind w:rightChars="227" w:right="545"/>
                    <w:jc w:val="center"/>
                    <w:rPr>
                      <w:rFonts w:eastAsia="標楷體"/>
                      <w:sz w:val="28"/>
                      <w:szCs w:val="28"/>
                      <w:rPrChange w:id="5911" w:author="User" w:date="2025-08-27T11:49:00Z">
                        <w:rPr>
                          <w:rFonts w:eastAsia="標楷體"/>
                          <w:color w:val="000000" w:themeColor="text1"/>
                          <w:sz w:val="28"/>
                          <w:szCs w:val="28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36"/>
                      <w:rPrChange w:id="591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</w:rPr>
                      </w:rPrChange>
                    </w:rPr>
                    <w:t xml:space="preserve">   </w:t>
                  </w:r>
                  <w:r w:rsidR="00C36108" w:rsidRPr="00710858">
                    <w:rPr>
                      <w:rFonts w:eastAsia="標楷體"/>
                      <w:sz w:val="36"/>
                      <w:rPrChange w:id="591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</w:rPr>
                      </w:rPrChange>
                    </w:rPr>
                    <w:t>1</w:t>
                  </w:r>
                  <w:r w:rsidR="00F21D1B" w:rsidRPr="00710858">
                    <w:rPr>
                      <w:rFonts w:eastAsia="標楷體"/>
                      <w:sz w:val="36"/>
                      <w:rPrChange w:id="591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</w:rPr>
                      </w:rPrChange>
                    </w:rPr>
                    <w:t>1</w:t>
                  </w:r>
                  <w:ins w:id="5915" w:author="User" w:date="2025-08-19T10:26:00Z">
                    <w:r w:rsidR="008044EA" w:rsidRPr="00710858">
                      <w:rPr>
                        <w:rFonts w:eastAsia="標楷體"/>
                        <w:sz w:val="36"/>
                        <w:rPrChange w:id="5916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</w:rPr>
                        </w:rPrChange>
                      </w:rPr>
                      <w:t>4</w:t>
                    </w:r>
                  </w:ins>
                  <w:ins w:id="5917" w:author="Windows 使用者" w:date="2024-08-02T14:29:00Z">
                    <w:del w:id="5918" w:author="User" w:date="2025-08-19T10:26:00Z">
                      <w:r w:rsidR="009A6733" w:rsidRPr="00710858" w:rsidDel="008044EA">
                        <w:rPr>
                          <w:rFonts w:eastAsia="標楷體"/>
                          <w:sz w:val="36"/>
                          <w:rPrChange w:id="5919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</w:rPr>
                          </w:rPrChange>
                        </w:rPr>
                        <w:delText>3</w:delText>
                      </w:r>
                    </w:del>
                  </w:ins>
                  <w:del w:id="5920" w:author="Windows 使用者" w:date="2024-08-02T14:29:00Z">
                    <w:r w:rsidR="00F21D1B" w:rsidRPr="00710858" w:rsidDel="009A6733">
                      <w:rPr>
                        <w:rFonts w:eastAsia="標楷體"/>
                        <w:sz w:val="36"/>
                        <w:rPrChange w:id="5921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</w:rPr>
                        </w:rPrChange>
                      </w:rPr>
                      <w:delText>2</w:delText>
                    </w:r>
                  </w:del>
                  <w:r w:rsidRPr="00710858">
                    <w:rPr>
                      <w:rFonts w:eastAsia="標楷體" w:hint="eastAsia"/>
                      <w:sz w:val="36"/>
                      <w:rPrChange w:id="5922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</w:rPr>
                      </w:rPrChange>
                    </w:rPr>
                    <w:t>學年度</w:t>
                  </w:r>
                  <w:ins w:id="5923" w:author="User" w:date="2025-11-28T15:37:00Z">
                    <w:r w:rsidR="002F7BD4">
                      <w:rPr>
                        <w:rFonts w:eastAsia="標楷體" w:hint="eastAsia"/>
                        <w:sz w:val="20"/>
                        <w:szCs w:val="40"/>
                      </w:rPr>
                      <w:t>01</w:t>
                    </w:r>
                    <w:r w:rsidR="002F7BD4" w:rsidRPr="007D068A">
                      <w:rPr>
                        <w:rFonts w:eastAsia="標楷體"/>
                        <w:sz w:val="20"/>
                        <w:szCs w:val="40"/>
                      </w:rPr>
                      <w:t>/</w:t>
                    </w:r>
                    <w:r w:rsidR="002F7BD4">
                      <w:rPr>
                        <w:rFonts w:eastAsia="標楷體" w:hint="eastAsia"/>
                        <w:sz w:val="20"/>
                        <w:szCs w:val="40"/>
                      </w:rPr>
                      <w:t>05</w:t>
                    </w:r>
                  </w:ins>
                  <w:del w:id="5924" w:author="User" w:date="2025-11-28T15:37:00Z">
                    <w:r w:rsidR="008F6DB4" w:rsidRPr="00710858" w:rsidDel="002F7BD4">
                      <w:rPr>
                        <w:rFonts w:eastAsia="標楷體"/>
                        <w:sz w:val="20"/>
                        <w:szCs w:val="40"/>
                        <w:rPrChange w:id="5925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08</w:delText>
                    </w:r>
                    <w:r w:rsidR="000C50A0" w:rsidRPr="00710858" w:rsidDel="002F7BD4">
                      <w:rPr>
                        <w:rFonts w:eastAsia="標楷體"/>
                        <w:sz w:val="20"/>
                        <w:szCs w:val="40"/>
                        <w:rPrChange w:id="5926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/</w:delText>
                    </w:r>
                  </w:del>
                  <w:ins w:id="5927" w:author="Windows 使用者" w:date="2024-08-07T09:10:00Z">
                    <w:del w:id="5928" w:author="User" w:date="2025-08-19T10:26:00Z">
                      <w:r w:rsidR="00CC029C" w:rsidRPr="00710858" w:rsidDel="008044EA">
                        <w:rPr>
                          <w:rFonts w:eastAsia="標楷體"/>
                          <w:sz w:val="20"/>
                          <w:szCs w:val="40"/>
                          <w:rPrChange w:id="5929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40"/>
                            </w:rPr>
                          </w:rPrChange>
                        </w:rPr>
                        <w:delText>07</w:delText>
                      </w:r>
                    </w:del>
                  </w:ins>
                  <w:del w:id="5930" w:author="Windows 使用者" w:date="2024-08-07T09:10:00Z">
                    <w:r w:rsidR="00F21D1B" w:rsidRPr="00710858" w:rsidDel="00CC029C">
                      <w:rPr>
                        <w:rFonts w:eastAsia="標楷體"/>
                        <w:sz w:val="20"/>
                        <w:szCs w:val="40"/>
                        <w:rPrChange w:id="5931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22</w:delText>
                    </w:r>
                  </w:del>
                  <w:r w:rsidRPr="00710858">
                    <w:rPr>
                      <w:rFonts w:eastAsia="標楷體" w:hint="eastAsia"/>
                      <w:sz w:val="20"/>
                      <w:szCs w:val="40"/>
                      <w:rPrChange w:id="5932" w:author="User" w:date="2025-08-27T11:49:00Z">
                        <w:rPr>
                          <w:rFonts w:eastAsia="標楷體" w:hint="eastAsia"/>
                          <w:color w:val="000000" w:themeColor="text1"/>
                          <w:sz w:val="20"/>
                          <w:szCs w:val="40"/>
                        </w:rPr>
                      </w:rPrChange>
                    </w:rPr>
                    <w:t>製</w:t>
                  </w:r>
                </w:p>
              </w:tc>
              <w:tc>
                <w:tcPr>
                  <w:tcW w:w="6865" w:type="dxa"/>
                  <w:gridSpan w:val="6"/>
                  <w:tcBorders>
                    <w:bottom w:val="nil"/>
                  </w:tcBorders>
                </w:tcPr>
                <w:p w14:paraId="1B659ECD" w14:textId="77777777" w:rsidR="00060320" w:rsidRPr="00710858" w:rsidRDefault="00060320" w:rsidP="00060320">
                  <w:pPr>
                    <w:spacing w:line="400" w:lineRule="exact"/>
                    <w:ind w:leftChars="507" w:left="1217" w:rightChars="532" w:right="1277"/>
                    <w:jc w:val="distribute"/>
                    <w:rPr>
                      <w:rFonts w:eastAsia="標楷體"/>
                      <w:rPrChange w:id="593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rPrChange w:id="5934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</w:rPr>
                      </w:rPrChange>
                    </w:rPr>
                    <w:t>週課表</w:t>
                  </w:r>
                </w:p>
              </w:tc>
            </w:tr>
            <w:tr w:rsidR="00710858" w:rsidRPr="00710858" w14:paraId="6404D367" w14:textId="77777777" w:rsidTr="0095659E">
              <w:trPr>
                <w:gridAfter w:val="1"/>
                <w:wAfter w:w="6859" w:type="dxa"/>
                <w:cantSplit/>
              </w:trPr>
              <w:tc>
                <w:tcPr>
                  <w:tcW w:w="3802" w:type="dxa"/>
                  <w:gridSpan w:val="4"/>
                  <w:vMerge w:val="restart"/>
                  <w:tcBorders>
                    <w:tl2br w:val="single" w:sz="4" w:space="0" w:color="auto"/>
                  </w:tcBorders>
                </w:tcPr>
                <w:p w14:paraId="57EBD611" w14:textId="77777777" w:rsidR="00060320" w:rsidRPr="00710858" w:rsidRDefault="00060320" w:rsidP="00060320">
                  <w:pPr>
                    <w:spacing w:line="180" w:lineRule="exact"/>
                    <w:jc w:val="right"/>
                    <w:rPr>
                      <w:rFonts w:eastAsia="標楷體"/>
                      <w:sz w:val="16"/>
                      <w:szCs w:val="16"/>
                      <w:rPrChange w:id="5935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5936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星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5937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5938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期</w:t>
                  </w:r>
                </w:p>
                <w:p w14:paraId="0D802FB5" w14:textId="77777777" w:rsidR="00060320" w:rsidRPr="00710858" w:rsidRDefault="00060320" w:rsidP="00060320">
                  <w:pPr>
                    <w:wordWrap w:val="0"/>
                    <w:spacing w:line="180" w:lineRule="exact"/>
                    <w:jc w:val="right"/>
                    <w:rPr>
                      <w:rFonts w:eastAsia="標楷體"/>
                      <w:sz w:val="16"/>
                      <w:szCs w:val="16"/>
                      <w:rPrChange w:id="5939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5940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科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5941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5942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目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5943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 Week</w:t>
                  </w:r>
                </w:p>
                <w:p w14:paraId="09B2EAF4" w14:textId="77777777" w:rsidR="00060320" w:rsidRPr="00710858" w:rsidRDefault="00060320" w:rsidP="00060320">
                  <w:pPr>
                    <w:spacing w:line="180" w:lineRule="exact"/>
                    <w:rPr>
                      <w:rFonts w:eastAsia="標楷體"/>
                      <w:sz w:val="16"/>
                      <w:szCs w:val="16"/>
                      <w:rPrChange w:id="5944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5945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節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5946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5947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次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5948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                       Subject</w:t>
                  </w:r>
                </w:p>
                <w:p w14:paraId="2FEC4EF6" w14:textId="77777777" w:rsidR="00060320" w:rsidRPr="00710858" w:rsidRDefault="00060320" w:rsidP="00060320">
                  <w:pPr>
                    <w:spacing w:line="180" w:lineRule="exact"/>
                    <w:rPr>
                      <w:rFonts w:eastAsia="標楷體"/>
                      <w:rPrChange w:id="594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16"/>
                      <w:szCs w:val="16"/>
                      <w:rPrChange w:id="5950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Course        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5951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時間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5952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Time</w:t>
                  </w:r>
                </w:p>
              </w:tc>
              <w:tc>
                <w:tcPr>
                  <w:tcW w:w="1371" w:type="dxa"/>
                  <w:tcBorders>
                    <w:bottom w:val="nil"/>
                  </w:tcBorders>
                  <w:vAlign w:val="center"/>
                </w:tcPr>
                <w:p w14:paraId="179DEF50" w14:textId="77777777" w:rsidR="00060320" w:rsidRPr="00710858" w:rsidRDefault="00060320" w:rsidP="00060320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595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5954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一</w:t>
                  </w:r>
                </w:p>
              </w:tc>
              <w:tc>
                <w:tcPr>
                  <w:tcW w:w="1371" w:type="dxa"/>
                  <w:tcBorders>
                    <w:bottom w:val="nil"/>
                  </w:tcBorders>
                  <w:vAlign w:val="center"/>
                </w:tcPr>
                <w:p w14:paraId="20F28F87" w14:textId="77777777" w:rsidR="00060320" w:rsidRPr="00710858" w:rsidRDefault="00060320" w:rsidP="00060320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595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5956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二</w:t>
                  </w:r>
                </w:p>
              </w:tc>
              <w:tc>
                <w:tcPr>
                  <w:tcW w:w="1378" w:type="dxa"/>
                  <w:tcBorders>
                    <w:bottom w:val="nil"/>
                  </w:tcBorders>
                  <w:vAlign w:val="center"/>
                </w:tcPr>
                <w:p w14:paraId="1479021E" w14:textId="77777777" w:rsidR="00060320" w:rsidRPr="00710858" w:rsidRDefault="00060320" w:rsidP="00060320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595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5958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三</w:t>
                  </w:r>
                </w:p>
              </w:tc>
              <w:tc>
                <w:tcPr>
                  <w:tcW w:w="1373" w:type="dxa"/>
                  <w:gridSpan w:val="2"/>
                  <w:tcBorders>
                    <w:bottom w:val="nil"/>
                  </w:tcBorders>
                  <w:vAlign w:val="center"/>
                </w:tcPr>
                <w:p w14:paraId="0152E4BC" w14:textId="77777777" w:rsidR="00060320" w:rsidRPr="00710858" w:rsidRDefault="00060320" w:rsidP="00060320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595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5960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四</w:t>
                  </w:r>
                </w:p>
              </w:tc>
              <w:tc>
                <w:tcPr>
                  <w:tcW w:w="1372" w:type="dxa"/>
                  <w:tcBorders>
                    <w:bottom w:val="nil"/>
                  </w:tcBorders>
                  <w:vAlign w:val="center"/>
                </w:tcPr>
                <w:p w14:paraId="641DBDBC" w14:textId="77777777" w:rsidR="00060320" w:rsidRPr="00710858" w:rsidRDefault="00060320" w:rsidP="00060320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596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5962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五</w:t>
                  </w:r>
                </w:p>
              </w:tc>
            </w:tr>
            <w:tr w:rsidR="00710858" w:rsidRPr="00710858" w14:paraId="25E81EB1" w14:textId="77777777" w:rsidTr="0095659E">
              <w:trPr>
                <w:gridAfter w:val="1"/>
                <w:wAfter w:w="6859" w:type="dxa"/>
                <w:cantSplit/>
              </w:trPr>
              <w:tc>
                <w:tcPr>
                  <w:tcW w:w="3802" w:type="dxa"/>
                  <w:gridSpan w:val="4"/>
                  <w:vMerge/>
                </w:tcPr>
                <w:p w14:paraId="282EF042" w14:textId="77777777" w:rsidR="00060320" w:rsidRPr="00710858" w:rsidRDefault="00060320" w:rsidP="00060320">
                  <w:pPr>
                    <w:spacing w:line="400" w:lineRule="exact"/>
                    <w:rPr>
                      <w:rFonts w:eastAsia="標楷體"/>
                      <w:rPrChange w:id="596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1371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2BC3E5A6" w14:textId="77777777" w:rsidR="00060320" w:rsidRPr="00710858" w:rsidRDefault="00060320" w:rsidP="00060320">
                  <w:pPr>
                    <w:jc w:val="center"/>
                    <w:rPr>
                      <w:rFonts w:eastAsia="標楷體"/>
                      <w:rPrChange w:id="596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596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Monday</w:t>
                  </w:r>
                </w:p>
              </w:tc>
              <w:tc>
                <w:tcPr>
                  <w:tcW w:w="1371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154DEAB2" w14:textId="77777777" w:rsidR="00060320" w:rsidRPr="00710858" w:rsidRDefault="00060320" w:rsidP="00060320">
                  <w:pPr>
                    <w:jc w:val="center"/>
                    <w:rPr>
                      <w:rFonts w:eastAsia="標楷體"/>
                      <w:rPrChange w:id="596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596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Tuesday</w:t>
                  </w:r>
                </w:p>
              </w:tc>
              <w:tc>
                <w:tcPr>
                  <w:tcW w:w="1378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69317CE3" w14:textId="77777777" w:rsidR="00060320" w:rsidRPr="00710858" w:rsidRDefault="00060320" w:rsidP="00060320">
                  <w:pPr>
                    <w:jc w:val="center"/>
                    <w:rPr>
                      <w:rFonts w:eastAsia="標楷體"/>
                      <w:spacing w:val="-20"/>
                      <w:rPrChange w:id="5968" w:author="User" w:date="2025-08-27T11:49:00Z">
                        <w:rPr>
                          <w:rFonts w:eastAsia="標楷體"/>
                          <w:color w:val="000000" w:themeColor="text1"/>
                          <w:spacing w:val="-20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pacing w:val="-20"/>
                      <w:rPrChange w:id="5969" w:author="User" w:date="2025-08-27T11:49:00Z">
                        <w:rPr>
                          <w:rFonts w:eastAsia="標楷體"/>
                          <w:color w:val="000000" w:themeColor="text1"/>
                          <w:spacing w:val="-20"/>
                        </w:rPr>
                      </w:rPrChange>
                    </w:rPr>
                    <w:t>Wednesday</w:t>
                  </w:r>
                </w:p>
              </w:tc>
              <w:tc>
                <w:tcPr>
                  <w:tcW w:w="1373" w:type="dxa"/>
                  <w:gridSpan w:val="2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2A910295" w14:textId="77777777" w:rsidR="00060320" w:rsidRPr="00710858" w:rsidRDefault="00060320" w:rsidP="00060320">
                  <w:pPr>
                    <w:jc w:val="center"/>
                    <w:rPr>
                      <w:rFonts w:eastAsia="標楷體"/>
                      <w:rPrChange w:id="597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597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Thursday</w:t>
                  </w:r>
                </w:p>
              </w:tc>
              <w:tc>
                <w:tcPr>
                  <w:tcW w:w="1372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181CDA1C" w14:textId="77777777" w:rsidR="00060320" w:rsidRPr="00710858" w:rsidRDefault="00060320" w:rsidP="00060320">
                  <w:pPr>
                    <w:jc w:val="center"/>
                    <w:rPr>
                      <w:rFonts w:eastAsia="標楷體"/>
                      <w:rPrChange w:id="597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597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Friday</w:t>
                  </w:r>
                </w:p>
              </w:tc>
            </w:tr>
            <w:tr w:rsidR="00710858" w:rsidRPr="00710858" w14:paraId="3590C5FA" w14:textId="77777777" w:rsidTr="0095659E">
              <w:trPr>
                <w:gridAfter w:val="1"/>
                <w:wAfter w:w="6859" w:type="dxa"/>
                <w:cantSplit/>
                <w:trHeight w:val="624"/>
              </w:trPr>
              <w:tc>
                <w:tcPr>
                  <w:tcW w:w="1205" w:type="dxa"/>
                  <w:vMerge w:val="restart"/>
                  <w:vAlign w:val="center"/>
                </w:tcPr>
                <w:p w14:paraId="54EE40D2" w14:textId="77777777" w:rsidR="00060320" w:rsidRPr="00710858" w:rsidRDefault="00060320" w:rsidP="00060320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5974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5975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上午</w:t>
                  </w:r>
                </w:p>
                <w:p w14:paraId="53398DEE" w14:textId="77777777" w:rsidR="00060320" w:rsidRPr="00710858" w:rsidRDefault="00060320" w:rsidP="00060320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5976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2"/>
                      <w:rPrChange w:id="5977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</w:rPr>
                      </w:rPrChange>
                    </w:rPr>
                    <w:t>Morning</w:t>
                  </w:r>
                </w:p>
              </w:tc>
              <w:tc>
                <w:tcPr>
                  <w:tcW w:w="2094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14:paraId="6206D4E7" w14:textId="77777777" w:rsidR="00060320" w:rsidRPr="00710858" w:rsidRDefault="00060320" w:rsidP="00060320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597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597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7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5980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598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30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5982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598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8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5984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598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05</w:t>
                  </w:r>
                </w:p>
              </w:tc>
              <w:tc>
                <w:tcPr>
                  <w:tcW w:w="503" w:type="dxa"/>
                  <w:tcBorders>
                    <w:bottom w:val="single" w:sz="4" w:space="0" w:color="auto"/>
                  </w:tcBorders>
                  <w:vAlign w:val="center"/>
                </w:tcPr>
                <w:p w14:paraId="3B227BE8" w14:textId="77777777" w:rsidR="00060320" w:rsidRPr="00710858" w:rsidRDefault="00060320" w:rsidP="00060320">
                  <w:pPr>
                    <w:snapToGrid w:val="0"/>
                    <w:jc w:val="center"/>
                    <w:rPr>
                      <w:rFonts w:eastAsia="標楷體"/>
                      <w:rPrChange w:id="598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598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35</w:t>
                  </w:r>
                </w:p>
              </w:tc>
              <w:tc>
                <w:tcPr>
                  <w:tcW w:w="6865" w:type="dxa"/>
                  <w:gridSpan w:val="6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4F852E4" w14:textId="77777777" w:rsidR="00060320" w:rsidRPr="00710858" w:rsidRDefault="00060320" w:rsidP="00060320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598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2"/>
                      <w:szCs w:val="32"/>
                      <w:rPrChange w:id="5989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升旗早會、早自習</w:t>
                  </w:r>
                </w:p>
              </w:tc>
            </w:tr>
            <w:tr w:rsidR="00710858" w:rsidRPr="00710858" w14:paraId="77C2535E" w14:textId="77777777" w:rsidTr="0095659E">
              <w:trPr>
                <w:gridAfter w:val="1"/>
                <w:wAfter w:w="6859" w:type="dxa"/>
                <w:cantSplit/>
              </w:trPr>
              <w:tc>
                <w:tcPr>
                  <w:tcW w:w="1205" w:type="dxa"/>
                  <w:vMerge/>
                  <w:vAlign w:val="center"/>
                </w:tcPr>
                <w:p w14:paraId="0E07D6CC" w14:textId="77777777" w:rsidR="00060320" w:rsidRPr="00710858" w:rsidRDefault="00060320" w:rsidP="00060320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599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4" w:type="dxa"/>
                  <w:vAlign w:val="center"/>
                </w:tcPr>
                <w:p w14:paraId="5DC814D1" w14:textId="77777777" w:rsidR="00060320" w:rsidRPr="00710858" w:rsidRDefault="00060320" w:rsidP="00060320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5991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5992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1</w:t>
                  </w:r>
                </w:p>
              </w:tc>
              <w:tc>
                <w:tcPr>
                  <w:tcW w:w="1570" w:type="dxa"/>
                  <w:vAlign w:val="center"/>
                </w:tcPr>
                <w:p w14:paraId="5FD3856B" w14:textId="77777777" w:rsidR="00060320" w:rsidRPr="00710858" w:rsidRDefault="00060320" w:rsidP="00060320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599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599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8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5995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599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</w:p>
                <w:p w14:paraId="50B23E80" w14:textId="77777777" w:rsidR="00060320" w:rsidRPr="00710858" w:rsidRDefault="00060320" w:rsidP="00060320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599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599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61148C2A" w14:textId="77777777" w:rsidR="00060320" w:rsidRPr="00710858" w:rsidRDefault="00060320" w:rsidP="00060320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599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600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6001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600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</w:tc>
              <w:tc>
                <w:tcPr>
                  <w:tcW w:w="503" w:type="dxa"/>
                  <w:vAlign w:val="center"/>
                </w:tcPr>
                <w:p w14:paraId="6C521506" w14:textId="77777777" w:rsidR="00060320" w:rsidRPr="00710858" w:rsidRDefault="00060320" w:rsidP="00060320">
                  <w:pPr>
                    <w:snapToGrid w:val="0"/>
                    <w:jc w:val="center"/>
                    <w:rPr>
                      <w:rFonts w:eastAsia="標楷體"/>
                      <w:rPrChange w:id="600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600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23FD8B5B" w14:textId="77777777" w:rsidR="009E5AD0" w:rsidRPr="00710858" w:rsidRDefault="009E5AD0" w:rsidP="00060320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600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1" w:type="dxa"/>
                  <w:vAlign w:val="center"/>
                </w:tcPr>
                <w:p w14:paraId="50D7E56B" w14:textId="2E693711" w:rsidR="00060320" w:rsidRPr="00710858" w:rsidRDefault="00060320" w:rsidP="008044EA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600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91" w:type="dxa"/>
                  <w:gridSpan w:val="2"/>
                  <w:vAlign w:val="center"/>
                </w:tcPr>
                <w:p w14:paraId="15725986" w14:textId="77777777" w:rsidR="002F7BD4" w:rsidRPr="002F7BD4" w:rsidRDefault="002F7BD4" w:rsidP="002F7BD4">
                  <w:pPr>
                    <w:snapToGrid w:val="0"/>
                    <w:jc w:val="center"/>
                    <w:rPr>
                      <w:ins w:id="6007" w:author="User" w:date="2025-11-28T15:38:00Z"/>
                      <w:rFonts w:eastAsia="標楷體"/>
                      <w:color w:val="FF0000"/>
                      <w:sz w:val="36"/>
                      <w:szCs w:val="36"/>
                      <w:rPrChange w:id="6008" w:author="User" w:date="2025-11-28T15:38:00Z">
                        <w:rPr>
                          <w:ins w:id="6009" w:author="User" w:date="2025-11-28T15:38:00Z"/>
                          <w:rFonts w:eastAsia="標楷體"/>
                          <w:sz w:val="36"/>
                          <w:szCs w:val="36"/>
                        </w:rPr>
                      </w:rPrChange>
                    </w:rPr>
                  </w:pPr>
                  <w:ins w:id="6010" w:author="User" w:date="2025-11-28T15:38:00Z">
                    <w:r w:rsidRPr="002F7BD4">
                      <w:rPr>
                        <w:rFonts w:eastAsia="標楷體"/>
                        <w:color w:val="FF0000"/>
                        <w:sz w:val="36"/>
                        <w:szCs w:val="36"/>
                        <w:rPrChange w:id="6011" w:author="User" w:date="2025-11-28T15:38:00Z">
                          <w:rPr>
                            <w:rFonts w:eastAsia="標楷體"/>
                            <w:sz w:val="36"/>
                            <w:szCs w:val="36"/>
                          </w:rPr>
                        </w:rPrChange>
                      </w:rPr>
                      <w:t>301</w:t>
                    </w:r>
                  </w:ins>
                </w:p>
                <w:p w14:paraId="05891F07" w14:textId="5EE1350E" w:rsidR="00060320" w:rsidRPr="00710858" w:rsidRDefault="002F7BD4" w:rsidP="002F7BD4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601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013" w:author="User" w:date="2025-11-28T15:38:00Z">
                    <w:r w:rsidRPr="002F7BD4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6014" w:author="User" w:date="2025-11-28T15:38:00Z">
                          <w:rPr>
                            <w:rFonts w:eastAsia="標楷體" w:hint="eastAsia"/>
                            <w:sz w:val="36"/>
                            <w:szCs w:val="36"/>
                          </w:rPr>
                        </w:rPrChange>
                      </w:rPr>
                      <w:t>數學</w:t>
                    </w:r>
                  </w:ins>
                </w:p>
              </w:tc>
              <w:tc>
                <w:tcPr>
                  <w:tcW w:w="1360" w:type="dxa"/>
                  <w:vAlign w:val="center"/>
                </w:tcPr>
                <w:p w14:paraId="0E372959" w14:textId="0B8EC543" w:rsidR="008E242A" w:rsidRPr="00710858" w:rsidDel="000E50A9" w:rsidRDefault="008E242A" w:rsidP="008E242A">
                  <w:pPr>
                    <w:snapToGrid w:val="0"/>
                    <w:jc w:val="center"/>
                    <w:rPr>
                      <w:del w:id="6015" w:author="Windows 使用者" w:date="2024-08-06T11:48:00Z"/>
                      <w:rFonts w:eastAsia="標楷體"/>
                      <w:sz w:val="36"/>
                      <w:szCs w:val="36"/>
                      <w:rPrChange w:id="6016" w:author="User" w:date="2025-08-27T11:49:00Z">
                        <w:rPr>
                          <w:del w:id="6017" w:author="Windows 使用者" w:date="2024-08-06T11:4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6018" w:author="Windows 使用者" w:date="2024-08-06T11:48:00Z">
                    <w:r w:rsidRPr="00710858" w:rsidDel="000E50A9">
                      <w:rPr>
                        <w:rFonts w:eastAsia="標楷體"/>
                        <w:sz w:val="36"/>
                        <w:szCs w:val="36"/>
                        <w:rPrChange w:id="6019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301</w:delText>
                    </w:r>
                  </w:del>
                </w:p>
                <w:p w14:paraId="3054DA44" w14:textId="7F325B1A" w:rsidR="00060320" w:rsidRPr="00710858" w:rsidRDefault="008E242A" w:rsidP="008E242A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602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6021" w:author="Windows 使用者" w:date="2024-08-06T11:48:00Z">
                    <w:r w:rsidRPr="00710858" w:rsidDel="000E50A9">
                      <w:rPr>
                        <w:rFonts w:eastAsia="標楷體" w:hint="eastAsia"/>
                        <w:sz w:val="36"/>
                        <w:szCs w:val="36"/>
                        <w:rPrChange w:id="602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數學</w:delText>
                    </w:r>
                  </w:del>
                </w:p>
              </w:tc>
              <w:tc>
                <w:tcPr>
                  <w:tcW w:w="1372" w:type="dxa"/>
                  <w:vAlign w:val="center"/>
                </w:tcPr>
                <w:p w14:paraId="7A005CBD" w14:textId="2C23566A" w:rsidR="007A6B6C" w:rsidRPr="00710858" w:rsidDel="00CE3AF2" w:rsidRDefault="00905D8D" w:rsidP="007A6B6C">
                  <w:pPr>
                    <w:snapToGrid w:val="0"/>
                    <w:spacing w:line="400" w:lineRule="exact"/>
                    <w:jc w:val="center"/>
                    <w:rPr>
                      <w:ins w:id="6023" w:author="Windows 使用者" w:date="2024-08-13T09:59:00Z"/>
                      <w:del w:id="6024" w:author="User" w:date="2025-08-19T10:30:00Z"/>
                      <w:rFonts w:eastAsia="標楷體"/>
                      <w:sz w:val="36"/>
                      <w:szCs w:val="36"/>
                      <w:rPrChange w:id="6025" w:author="User" w:date="2025-08-27T11:49:00Z">
                        <w:rPr>
                          <w:ins w:id="6026" w:author="Windows 使用者" w:date="2024-08-13T09:59:00Z"/>
                          <w:del w:id="6027" w:author="User" w:date="2025-08-19T10:3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6028" w:author="User" w:date="2025-08-19T10:30:00Z">
                    <w:r w:rsidRPr="00710858" w:rsidDel="00CE3AF2">
                      <w:rPr>
                        <w:rFonts w:eastAsia="標楷體"/>
                        <w:sz w:val="36"/>
                        <w:szCs w:val="36"/>
                        <w:rPrChange w:id="6029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 xml:space="preserve"> </w:delText>
                    </w:r>
                  </w:del>
                  <w:ins w:id="6030" w:author="Windows 使用者" w:date="2024-08-13T09:59:00Z">
                    <w:del w:id="6031" w:author="User" w:date="2025-08-19T10:30:00Z">
                      <w:r w:rsidR="007A6B6C" w:rsidRPr="00710858" w:rsidDel="00CE3AF2">
                        <w:rPr>
                          <w:rFonts w:eastAsia="標楷體"/>
                          <w:sz w:val="32"/>
                          <w:szCs w:val="26"/>
                          <w:rPrChange w:id="6032" w:author="User" w:date="2025-08-27T11:49:00Z">
                            <w:rPr>
                              <w:rFonts w:eastAsia="標楷體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sym w:font="Wingdings 2" w:char="F0F8"/>
                      </w:r>
                      <w:r w:rsidR="007A6B6C" w:rsidRPr="00710858" w:rsidDel="00CE3AF2">
                        <w:rPr>
                          <w:rFonts w:eastAsia="標楷體"/>
                          <w:sz w:val="36"/>
                          <w:szCs w:val="36"/>
                          <w:rPrChange w:id="6033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101</w:delText>
                      </w:r>
                    </w:del>
                  </w:ins>
                </w:p>
                <w:p w14:paraId="16CAA901" w14:textId="20C8D8D8" w:rsidR="00060320" w:rsidRPr="00710858" w:rsidRDefault="007A6B6C" w:rsidP="007A6B6C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603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035" w:author="Windows 使用者" w:date="2024-08-13T09:59:00Z">
                    <w:del w:id="6036" w:author="User" w:date="2025-08-19T10:30:00Z">
                      <w:r w:rsidRPr="00710858" w:rsidDel="00CE3AF2">
                        <w:rPr>
                          <w:rFonts w:eastAsia="標楷體" w:hint="eastAsia"/>
                          <w:sz w:val="36"/>
                          <w:szCs w:val="36"/>
                          <w:rPrChange w:id="6037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資數</w:delText>
                      </w:r>
                    </w:del>
                  </w:ins>
                  <w:del w:id="6038" w:author="User" w:date="2025-08-19T10:30:00Z">
                    <w:r w:rsidR="00905D8D" w:rsidRPr="00710858" w:rsidDel="00CE3AF2">
                      <w:rPr>
                        <w:rFonts w:eastAsia="標楷體"/>
                        <w:sz w:val="36"/>
                        <w:szCs w:val="36"/>
                        <w:rPrChange w:id="6039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 xml:space="preserve"> </w:delText>
                    </w:r>
                  </w:del>
                </w:p>
              </w:tc>
            </w:tr>
            <w:tr w:rsidR="00710858" w:rsidRPr="00710858" w14:paraId="0A435852" w14:textId="77777777" w:rsidTr="0095659E">
              <w:trPr>
                <w:gridAfter w:val="1"/>
                <w:wAfter w:w="6859" w:type="dxa"/>
                <w:cantSplit/>
              </w:trPr>
              <w:tc>
                <w:tcPr>
                  <w:tcW w:w="1205" w:type="dxa"/>
                  <w:vMerge/>
                  <w:vAlign w:val="center"/>
                </w:tcPr>
                <w:p w14:paraId="75052C57" w14:textId="77777777" w:rsidR="00060320" w:rsidRPr="00710858" w:rsidRDefault="00060320" w:rsidP="00060320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604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4" w:type="dxa"/>
                  <w:vAlign w:val="center"/>
                </w:tcPr>
                <w:p w14:paraId="6282F4B9" w14:textId="77777777" w:rsidR="00060320" w:rsidRPr="00710858" w:rsidRDefault="00060320" w:rsidP="00060320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6041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6042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2</w:t>
                  </w:r>
                </w:p>
              </w:tc>
              <w:tc>
                <w:tcPr>
                  <w:tcW w:w="1570" w:type="dxa"/>
                  <w:vAlign w:val="center"/>
                </w:tcPr>
                <w:p w14:paraId="54F3456E" w14:textId="77777777" w:rsidR="00060320" w:rsidRPr="00710858" w:rsidRDefault="00060320" w:rsidP="00060320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604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604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6045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604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</w:p>
                <w:p w14:paraId="13BB8034" w14:textId="77777777" w:rsidR="00060320" w:rsidRPr="00710858" w:rsidRDefault="00060320" w:rsidP="00060320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604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604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1B320C4E" w14:textId="77777777" w:rsidR="00060320" w:rsidRPr="00710858" w:rsidRDefault="00060320" w:rsidP="00060320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604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605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6051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605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</w:tc>
              <w:tc>
                <w:tcPr>
                  <w:tcW w:w="503" w:type="dxa"/>
                  <w:vAlign w:val="center"/>
                </w:tcPr>
                <w:p w14:paraId="6A0ED5C3" w14:textId="77777777" w:rsidR="00060320" w:rsidRPr="00710858" w:rsidRDefault="00060320" w:rsidP="00060320">
                  <w:pPr>
                    <w:snapToGrid w:val="0"/>
                    <w:jc w:val="center"/>
                    <w:rPr>
                      <w:rFonts w:eastAsia="標楷體"/>
                      <w:rPrChange w:id="605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605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tcBorders>
                    <w:bottom w:val="single" w:sz="4" w:space="0" w:color="auto"/>
                  </w:tcBorders>
                  <w:vAlign w:val="center"/>
                </w:tcPr>
                <w:p w14:paraId="1B513B56" w14:textId="77777777" w:rsidR="008044EA" w:rsidRPr="00710858" w:rsidRDefault="008044EA" w:rsidP="008044EA">
                  <w:pPr>
                    <w:snapToGrid w:val="0"/>
                    <w:jc w:val="center"/>
                    <w:rPr>
                      <w:ins w:id="6055" w:author="User" w:date="2025-08-19T10:27:00Z"/>
                      <w:rFonts w:eastAsia="標楷體"/>
                      <w:sz w:val="36"/>
                      <w:szCs w:val="36"/>
                      <w:rPrChange w:id="6056" w:author="User" w:date="2025-08-27T11:49:00Z">
                        <w:rPr>
                          <w:ins w:id="6057" w:author="User" w:date="2025-08-19T10:2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058" w:author="User" w:date="2025-08-19T10:27:00Z">
                    <w:r w:rsidRPr="00710858">
                      <w:rPr>
                        <w:rFonts w:eastAsia="標楷體"/>
                        <w:sz w:val="36"/>
                        <w:szCs w:val="36"/>
                        <w:rPrChange w:id="6059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201</w:t>
                    </w:r>
                  </w:ins>
                </w:p>
                <w:p w14:paraId="021F883D" w14:textId="165E1827" w:rsidR="008E0FFA" w:rsidRPr="00710858" w:rsidDel="000E50A9" w:rsidRDefault="008044EA" w:rsidP="008044EA">
                  <w:pPr>
                    <w:snapToGrid w:val="0"/>
                    <w:jc w:val="center"/>
                    <w:rPr>
                      <w:del w:id="6060" w:author="Windows 使用者" w:date="2024-08-06T11:47:00Z"/>
                      <w:rFonts w:eastAsia="標楷體"/>
                      <w:sz w:val="36"/>
                      <w:szCs w:val="36"/>
                      <w:rPrChange w:id="6061" w:author="User" w:date="2025-08-27T11:49:00Z">
                        <w:rPr>
                          <w:del w:id="6062" w:author="Windows 使用者" w:date="2024-08-06T11:4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063" w:author="User" w:date="2025-08-19T10:27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606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數學</w:t>
                    </w:r>
                  </w:ins>
                  <w:del w:id="6065" w:author="Windows 使用者" w:date="2024-08-06T11:47:00Z">
                    <w:r w:rsidR="008E0FFA" w:rsidRPr="00710858" w:rsidDel="000E50A9">
                      <w:rPr>
                        <w:rFonts w:eastAsia="標楷體"/>
                        <w:sz w:val="36"/>
                        <w:szCs w:val="36"/>
                        <w:rPrChange w:id="6066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301</w:delText>
                    </w:r>
                  </w:del>
                </w:p>
                <w:p w14:paraId="562B9A57" w14:textId="1A0446B4" w:rsidR="00060320" w:rsidRPr="00710858" w:rsidRDefault="008E0FFA" w:rsidP="008E0FFA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606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6068" w:author="Windows 使用者" w:date="2024-08-06T11:47:00Z">
                    <w:r w:rsidRPr="00710858" w:rsidDel="000E50A9">
                      <w:rPr>
                        <w:rFonts w:eastAsia="標楷體" w:hint="eastAsia"/>
                        <w:sz w:val="36"/>
                        <w:szCs w:val="36"/>
                        <w:rPrChange w:id="606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數學</w:delText>
                    </w:r>
                  </w:del>
                </w:p>
              </w:tc>
              <w:tc>
                <w:tcPr>
                  <w:tcW w:w="1371" w:type="dxa"/>
                  <w:tcBorders>
                    <w:bottom w:val="single" w:sz="4" w:space="0" w:color="auto"/>
                  </w:tcBorders>
                  <w:vAlign w:val="center"/>
                </w:tcPr>
                <w:p w14:paraId="48F8C140" w14:textId="7E4C297B" w:rsidR="00430856" w:rsidRPr="00710858" w:rsidDel="00CE3AF2" w:rsidRDefault="00430856" w:rsidP="00430856">
                  <w:pPr>
                    <w:snapToGrid w:val="0"/>
                    <w:jc w:val="center"/>
                    <w:rPr>
                      <w:ins w:id="6070" w:author="Windows 使用者" w:date="2024-08-12T11:34:00Z"/>
                      <w:del w:id="6071" w:author="User" w:date="2025-08-19T10:27:00Z"/>
                      <w:rFonts w:eastAsia="標楷體"/>
                      <w:sz w:val="36"/>
                      <w:szCs w:val="36"/>
                      <w:rPrChange w:id="6072" w:author="User" w:date="2025-08-27T11:49:00Z">
                        <w:rPr>
                          <w:ins w:id="6073" w:author="Windows 使用者" w:date="2024-08-12T11:34:00Z"/>
                          <w:del w:id="6074" w:author="User" w:date="2025-08-19T10:2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075" w:author="Windows 使用者" w:date="2024-08-12T11:34:00Z">
                    <w:del w:id="6076" w:author="User" w:date="2025-08-19T10:27:00Z">
                      <w:r w:rsidRPr="00710858" w:rsidDel="00CE3AF2">
                        <w:rPr>
                          <w:rFonts w:eastAsia="標楷體"/>
                          <w:sz w:val="36"/>
                          <w:szCs w:val="36"/>
                          <w:rPrChange w:id="6077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101</w:delText>
                      </w:r>
                    </w:del>
                  </w:ins>
                </w:p>
                <w:p w14:paraId="43F33E6B" w14:textId="4AE050E3" w:rsidR="00592DF1" w:rsidRPr="00710858" w:rsidDel="00F424A4" w:rsidRDefault="00430856" w:rsidP="00430856">
                  <w:pPr>
                    <w:snapToGrid w:val="0"/>
                    <w:jc w:val="center"/>
                    <w:rPr>
                      <w:del w:id="6078" w:author="Windows 使用者" w:date="2024-08-07T08:39:00Z"/>
                      <w:rFonts w:eastAsia="標楷體"/>
                      <w:sz w:val="36"/>
                      <w:szCs w:val="36"/>
                      <w:rPrChange w:id="6079" w:author="User" w:date="2025-08-27T11:49:00Z">
                        <w:rPr>
                          <w:del w:id="6080" w:author="Windows 使用者" w:date="2024-08-07T08:39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081" w:author="Windows 使用者" w:date="2024-08-12T11:34:00Z">
                    <w:del w:id="6082" w:author="User" w:date="2025-08-19T10:27:00Z">
                      <w:r w:rsidRPr="00710858" w:rsidDel="00CE3AF2">
                        <w:rPr>
                          <w:rFonts w:eastAsia="標楷體" w:hint="eastAsia"/>
                          <w:sz w:val="28"/>
                          <w:szCs w:val="36"/>
                          <w:rPrChange w:id="6083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36"/>
                            </w:rPr>
                          </w:rPrChange>
                        </w:rPr>
                        <w:delText>邏輯推理</w:delText>
                      </w:r>
                    </w:del>
                  </w:ins>
                  <w:del w:id="6084" w:author="Windows 使用者" w:date="2024-08-07T08:39:00Z">
                    <w:r w:rsidR="00592DF1" w:rsidRPr="00710858" w:rsidDel="00F424A4">
                      <w:rPr>
                        <w:rFonts w:eastAsia="標楷體"/>
                        <w:sz w:val="36"/>
                        <w:szCs w:val="36"/>
                        <w:rPrChange w:id="6085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101</w:delText>
                    </w:r>
                  </w:del>
                </w:p>
                <w:p w14:paraId="0D194614" w14:textId="598BCC9D" w:rsidR="00060320" w:rsidRPr="00710858" w:rsidRDefault="00592DF1" w:rsidP="00592DF1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608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6087" w:author="Windows 使用者" w:date="2024-08-07T08:39:00Z">
                    <w:r w:rsidRPr="00710858" w:rsidDel="00F424A4">
                      <w:rPr>
                        <w:rFonts w:eastAsia="標楷體" w:hint="eastAsia"/>
                        <w:sz w:val="36"/>
                        <w:szCs w:val="36"/>
                        <w:rPrChange w:id="608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數學</w:delText>
                    </w:r>
                  </w:del>
                </w:p>
              </w:tc>
              <w:tc>
                <w:tcPr>
                  <w:tcW w:w="1391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14:paraId="5E8D7235" w14:textId="1645A4E3" w:rsidR="007A6B6C" w:rsidRPr="00710858" w:rsidDel="00CE3AF2" w:rsidRDefault="007A6B6C" w:rsidP="00CD50E2">
                  <w:pPr>
                    <w:snapToGrid w:val="0"/>
                    <w:spacing w:line="400" w:lineRule="exact"/>
                    <w:jc w:val="center"/>
                    <w:rPr>
                      <w:ins w:id="6089" w:author="Windows 使用者" w:date="2024-08-13T09:59:00Z"/>
                      <w:del w:id="6090" w:author="User" w:date="2025-08-19T10:30:00Z"/>
                      <w:rFonts w:eastAsia="標楷體"/>
                      <w:sz w:val="36"/>
                      <w:szCs w:val="36"/>
                      <w:rPrChange w:id="6091" w:author="User" w:date="2025-08-27T11:49:00Z">
                        <w:rPr>
                          <w:ins w:id="6092" w:author="Windows 使用者" w:date="2024-08-13T09:59:00Z"/>
                          <w:del w:id="6093" w:author="User" w:date="2025-08-19T10:3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094" w:author="Windows 使用者" w:date="2024-08-13T09:59:00Z">
                    <w:del w:id="6095" w:author="User" w:date="2025-08-19T10:30:00Z">
                      <w:r w:rsidRPr="00710858" w:rsidDel="00CE3AF2">
                        <w:rPr>
                          <w:rFonts w:eastAsia="標楷體"/>
                          <w:sz w:val="32"/>
                          <w:szCs w:val="26"/>
                          <w:rPrChange w:id="6096" w:author="User" w:date="2025-08-27T11:49:00Z">
                            <w:rPr>
                              <w:rFonts w:eastAsia="標楷體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sym w:font="Wingdings 2" w:char="F0F8"/>
                      </w:r>
                      <w:r w:rsidRPr="00710858" w:rsidDel="00CE3AF2">
                        <w:rPr>
                          <w:rFonts w:eastAsia="標楷體"/>
                          <w:sz w:val="36"/>
                          <w:szCs w:val="36"/>
                          <w:rPrChange w:id="6097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101</w:delText>
                      </w:r>
                    </w:del>
                  </w:ins>
                </w:p>
                <w:p w14:paraId="2DE503CF" w14:textId="08D3626C" w:rsidR="00CD50E2" w:rsidRPr="00710858" w:rsidDel="000E50A9" w:rsidRDefault="007A6B6C" w:rsidP="00A247BC">
                  <w:pPr>
                    <w:snapToGrid w:val="0"/>
                    <w:jc w:val="center"/>
                    <w:rPr>
                      <w:del w:id="6098" w:author="Windows 使用者" w:date="2024-08-06T11:49:00Z"/>
                      <w:rFonts w:eastAsia="標楷體"/>
                      <w:sz w:val="36"/>
                      <w:szCs w:val="36"/>
                      <w:rPrChange w:id="6099" w:author="User" w:date="2025-08-27T11:49:00Z">
                        <w:rPr>
                          <w:del w:id="6100" w:author="Windows 使用者" w:date="2024-08-06T11:49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101" w:author="Windows 使用者" w:date="2024-08-13T09:59:00Z">
                    <w:del w:id="6102" w:author="User" w:date="2025-08-19T10:30:00Z">
                      <w:r w:rsidRPr="00710858" w:rsidDel="00CE3AF2">
                        <w:rPr>
                          <w:rFonts w:eastAsia="標楷體" w:hint="eastAsia"/>
                          <w:sz w:val="36"/>
                          <w:szCs w:val="36"/>
                          <w:rPrChange w:id="6103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資數</w:delText>
                      </w:r>
                    </w:del>
                  </w:ins>
                  <w:del w:id="6104" w:author="Windows 使用者" w:date="2024-08-06T11:49:00Z">
                    <w:r w:rsidR="00CD50E2" w:rsidRPr="00710858" w:rsidDel="000E50A9">
                      <w:rPr>
                        <w:rFonts w:eastAsia="標楷體"/>
                        <w:sz w:val="36"/>
                        <w:szCs w:val="36"/>
                        <w:rPrChange w:id="6105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301</w:delText>
                    </w:r>
                  </w:del>
                </w:p>
                <w:p w14:paraId="6E4ADC27" w14:textId="46C517E9" w:rsidR="00060320" w:rsidRPr="00710858" w:rsidRDefault="00CD50E2" w:rsidP="00CD50E2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610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6107" w:author="Windows 使用者" w:date="2024-08-06T11:49:00Z">
                    <w:r w:rsidRPr="00710858" w:rsidDel="000E50A9">
                      <w:rPr>
                        <w:rFonts w:eastAsia="標楷體" w:hint="eastAsia"/>
                        <w:sz w:val="36"/>
                        <w:szCs w:val="36"/>
                        <w:rPrChange w:id="610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數學</w:delText>
                    </w:r>
                  </w:del>
                </w:p>
              </w:tc>
              <w:tc>
                <w:tcPr>
                  <w:tcW w:w="1360" w:type="dxa"/>
                  <w:tcBorders>
                    <w:bottom w:val="single" w:sz="4" w:space="0" w:color="auto"/>
                  </w:tcBorders>
                  <w:vAlign w:val="center"/>
                </w:tcPr>
                <w:p w14:paraId="49DCAD67" w14:textId="58F5610E" w:rsidR="00CE3AF2" w:rsidRPr="00710858" w:rsidRDefault="00CE3AF2" w:rsidP="00CE3AF2">
                  <w:pPr>
                    <w:snapToGrid w:val="0"/>
                    <w:spacing w:line="400" w:lineRule="exact"/>
                    <w:jc w:val="center"/>
                    <w:rPr>
                      <w:ins w:id="6109" w:author="User" w:date="2025-08-19T10:30:00Z"/>
                      <w:rFonts w:eastAsia="標楷體"/>
                      <w:sz w:val="36"/>
                      <w:szCs w:val="36"/>
                      <w:rPrChange w:id="6110" w:author="User" w:date="2025-08-27T11:49:00Z">
                        <w:rPr>
                          <w:ins w:id="6111" w:author="User" w:date="2025-08-19T10:3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112" w:author="User" w:date="2025-08-19T10:30:00Z">
                    <w:r w:rsidRPr="00710858">
                      <w:rPr>
                        <w:rFonts w:eastAsia="標楷體"/>
                        <w:sz w:val="32"/>
                        <w:szCs w:val="26"/>
                        <w:rPrChange w:id="6113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sym w:font="Wingdings 2" w:char="F0F8"/>
                    </w:r>
                    <w:r w:rsidRPr="00710858">
                      <w:rPr>
                        <w:rFonts w:eastAsia="標楷體"/>
                        <w:sz w:val="36"/>
                        <w:szCs w:val="36"/>
                        <w:rPrChange w:id="6114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201</w:t>
                    </w:r>
                  </w:ins>
                </w:p>
                <w:p w14:paraId="4B2978AE" w14:textId="31F52362" w:rsidR="0098095F" w:rsidRPr="00710858" w:rsidDel="000E50A9" w:rsidRDefault="00CE3AF2" w:rsidP="00CE3AF2">
                  <w:pPr>
                    <w:snapToGrid w:val="0"/>
                    <w:jc w:val="center"/>
                    <w:rPr>
                      <w:del w:id="6115" w:author="Windows 使用者" w:date="2024-08-06T11:48:00Z"/>
                      <w:rFonts w:eastAsia="標楷體"/>
                      <w:sz w:val="36"/>
                      <w:szCs w:val="36"/>
                      <w:rPrChange w:id="6116" w:author="User" w:date="2025-08-27T11:49:00Z">
                        <w:rPr>
                          <w:del w:id="6117" w:author="Windows 使用者" w:date="2024-08-06T11:4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118" w:author="User" w:date="2025-08-19T10:30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611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資數</w:t>
                    </w:r>
                  </w:ins>
                  <w:del w:id="6120" w:author="Windows 使用者" w:date="2024-08-06T11:48:00Z">
                    <w:r w:rsidR="00FB6A9C" w:rsidRPr="00710858" w:rsidDel="000E50A9">
                      <w:rPr>
                        <w:rFonts w:eastAsia="標楷體"/>
                        <w:sz w:val="32"/>
                        <w:szCs w:val="26"/>
                        <w:rPrChange w:id="6121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sym w:font="Wingdings 2" w:char="F0F8"/>
                    </w:r>
                    <w:r w:rsidR="0098095F" w:rsidRPr="00710858" w:rsidDel="000E50A9">
                      <w:rPr>
                        <w:rFonts w:eastAsia="標楷體"/>
                        <w:sz w:val="36"/>
                        <w:szCs w:val="36"/>
                        <w:rPrChange w:id="6122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301</w:delText>
                    </w:r>
                  </w:del>
                </w:p>
                <w:p w14:paraId="48ECB0D0" w14:textId="1BF9E5A2" w:rsidR="00060320" w:rsidRPr="00710858" w:rsidRDefault="0098095F" w:rsidP="0098095F">
                  <w:pPr>
                    <w:snapToGrid w:val="0"/>
                    <w:spacing w:before="120" w:after="120" w:line="360" w:lineRule="exact"/>
                    <w:jc w:val="center"/>
                    <w:rPr>
                      <w:rFonts w:eastAsia="標楷體"/>
                      <w:b/>
                      <w:sz w:val="36"/>
                      <w:szCs w:val="36"/>
                      <w:rPrChange w:id="6123" w:author="User" w:date="2025-08-27T11:49:00Z">
                        <w:rPr>
                          <w:rFonts w:eastAsia="標楷體"/>
                          <w:b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6124" w:author="Windows 使用者" w:date="2024-08-06T11:48:00Z">
                    <w:r w:rsidRPr="00710858" w:rsidDel="000E50A9">
                      <w:rPr>
                        <w:rFonts w:eastAsia="標楷體" w:hint="eastAsia"/>
                        <w:sz w:val="36"/>
                        <w:szCs w:val="36"/>
                        <w:rPrChange w:id="612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數學</w:delText>
                    </w:r>
                  </w:del>
                </w:p>
              </w:tc>
              <w:tc>
                <w:tcPr>
                  <w:tcW w:w="1372" w:type="dxa"/>
                  <w:tcBorders>
                    <w:bottom w:val="single" w:sz="4" w:space="0" w:color="auto"/>
                  </w:tcBorders>
                  <w:vAlign w:val="center"/>
                </w:tcPr>
                <w:p w14:paraId="01C0C41D" w14:textId="065A8C1A" w:rsidR="00430856" w:rsidRPr="00710858" w:rsidDel="00CE3AF2" w:rsidRDefault="00430856" w:rsidP="00430856">
                  <w:pPr>
                    <w:snapToGrid w:val="0"/>
                    <w:jc w:val="center"/>
                    <w:rPr>
                      <w:ins w:id="6126" w:author="Windows 使用者" w:date="2024-08-12T11:36:00Z"/>
                      <w:del w:id="6127" w:author="User" w:date="2025-08-19T10:30:00Z"/>
                      <w:rFonts w:eastAsia="標楷體"/>
                      <w:sz w:val="36"/>
                      <w:szCs w:val="36"/>
                      <w:rPrChange w:id="6128" w:author="User" w:date="2025-08-27T11:49:00Z">
                        <w:rPr>
                          <w:ins w:id="6129" w:author="Windows 使用者" w:date="2024-08-12T11:36:00Z"/>
                          <w:del w:id="6130" w:author="User" w:date="2025-08-19T10:3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131" w:author="Windows 使用者" w:date="2024-08-12T11:36:00Z">
                    <w:del w:id="6132" w:author="User" w:date="2025-08-19T10:30:00Z">
                      <w:r w:rsidRPr="00710858" w:rsidDel="00CE3AF2">
                        <w:rPr>
                          <w:rFonts w:eastAsia="標楷體"/>
                          <w:sz w:val="32"/>
                          <w:szCs w:val="26"/>
                          <w:rPrChange w:id="6133" w:author="User" w:date="2025-08-27T11:49:00Z">
                            <w:rPr>
                              <w:rFonts w:eastAsia="標楷體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sym w:font="Wingdings 2" w:char="F0F8"/>
                      </w:r>
                      <w:r w:rsidRPr="00710858" w:rsidDel="00CE3AF2">
                        <w:rPr>
                          <w:rFonts w:eastAsia="標楷體"/>
                          <w:sz w:val="36"/>
                          <w:szCs w:val="36"/>
                          <w:rPrChange w:id="6134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201</w:delText>
                      </w:r>
                    </w:del>
                  </w:ins>
                </w:p>
                <w:p w14:paraId="54D1A8BE" w14:textId="5ABD72CE" w:rsidR="00060320" w:rsidRPr="00710858" w:rsidRDefault="00430856" w:rsidP="00430856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613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136" w:author="Windows 使用者" w:date="2024-08-12T11:36:00Z">
                    <w:del w:id="6137" w:author="User" w:date="2025-08-19T10:30:00Z">
                      <w:r w:rsidRPr="00710858" w:rsidDel="00CE3AF2">
                        <w:rPr>
                          <w:rFonts w:eastAsia="標楷體" w:hint="eastAsia"/>
                          <w:sz w:val="36"/>
                          <w:szCs w:val="36"/>
                          <w:rPrChange w:id="6138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數學</w:delText>
                      </w:r>
                    </w:del>
                  </w:ins>
                </w:p>
              </w:tc>
            </w:tr>
            <w:tr w:rsidR="00710858" w:rsidRPr="00710858" w14:paraId="24EEA305" w14:textId="77777777" w:rsidTr="0095659E">
              <w:trPr>
                <w:gridAfter w:val="1"/>
                <w:wAfter w:w="6859" w:type="dxa"/>
                <w:cantSplit/>
                <w:trHeight w:val="1135"/>
              </w:trPr>
              <w:tc>
                <w:tcPr>
                  <w:tcW w:w="1205" w:type="dxa"/>
                  <w:vMerge/>
                  <w:vAlign w:val="center"/>
                </w:tcPr>
                <w:p w14:paraId="549FE65A" w14:textId="77777777" w:rsidR="00060320" w:rsidRPr="00710858" w:rsidRDefault="00060320" w:rsidP="00060320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613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4" w:type="dxa"/>
                  <w:vAlign w:val="center"/>
                </w:tcPr>
                <w:p w14:paraId="1554FD1D" w14:textId="77777777" w:rsidR="00060320" w:rsidRPr="00710858" w:rsidRDefault="00060320" w:rsidP="00060320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6140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6141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3</w:t>
                  </w:r>
                </w:p>
              </w:tc>
              <w:tc>
                <w:tcPr>
                  <w:tcW w:w="1570" w:type="dxa"/>
                  <w:vAlign w:val="center"/>
                </w:tcPr>
                <w:p w14:paraId="787F0305" w14:textId="77777777" w:rsidR="00060320" w:rsidRPr="00710858" w:rsidRDefault="00060320" w:rsidP="00060320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614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614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6144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614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</w:p>
                <w:p w14:paraId="3BA3CD94" w14:textId="77777777" w:rsidR="00060320" w:rsidRPr="00710858" w:rsidRDefault="00060320" w:rsidP="00060320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614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614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16127CDC" w14:textId="77777777" w:rsidR="00060320" w:rsidRPr="00710858" w:rsidRDefault="00060320" w:rsidP="00060320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614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614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6150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615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</w:tc>
              <w:tc>
                <w:tcPr>
                  <w:tcW w:w="503" w:type="dxa"/>
                  <w:vAlign w:val="center"/>
                </w:tcPr>
                <w:p w14:paraId="5E4CD272" w14:textId="77777777" w:rsidR="00060320" w:rsidRPr="00710858" w:rsidRDefault="00060320" w:rsidP="00060320">
                  <w:pPr>
                    <w:snapToGrid w:val="0"/>
                    <w:spacing w:before="120" w:after="120"/>
                    <w:jc w:val="center"/>
                    <w:rPr>
                      <w:rFonts w:eastAsia="標楷體"/>
                      <w:rPrChange w:id="615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615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49544FC3" w14:textId="638ADC78" w:rsidR="000E50A9" w:rsidRPr="00710858" w:rsidDel="008044EA" w:rsidRDefault="0048376B" w:rsidP="000E50A9">
                  <w:pPr>
                    <w:snapToGrid w:val="0"/>
                    <w:jc w:val="center"/>
                    <w:rPr>
                      <w:ins w:id="6154" w:author="Windows 使用者" w:date="2024-08-06T11:47:00Z"/>
                      <w:del w:id="6155" w:author="User" w:date="2025-08-19T10:27:00Z"/>
                      <w:rFonts w:eastAsia="標楷體"/>
                      <w:sz w:val="36"/>
                      <w:szCs w:val="36"/>
                      <w:rPrChange w:id="6156" w:author="User" w:date="2025-08-27T11:49:00Z">
                        <w:rPr>
                          <w:ins w:id="6157" w:author="Windows 使用者" w:date="2024-08-06T11:47:00Z"/>
                          <w:del w:id="6158" w:author="User" w:date="2025-08-19T10:2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159" w:author="Windows 使用者" w:date="2024-08-06T16:03:00Z">
                    <w:del w:id="6160" w:author="User" w:date="2025-08-19T10:27:00Z">
                      <w:r w:rsidRPr="00710858" w:rsidDel="008044EA">
                        <w:rPr>
                          <w:rFonts w:eastAsia="標楷體"/>
                          <w:sz w:val="36"/>
                          <w:szCs w:val="36"/>
                          <w:rPrChange w:id="6161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1</w:delText>
                      </w:r>
                    </w:del>
                  </w:ins>
                  <w:ins w:id="6162" w:author="Windows 使用者" w:date="2024-08-06T11:47:00Z">
                    <w:del w:id="6163" w:author="User" w:date="2025-08-19T10:27:00Z">
                      <w:r w:rsidR="000E50A9" w:rsidRPr="00710858" w:rsidDel="008044EA">
                        <w:rPr>
                          <w:rFonts w:eastAsia="標楷體"/>
                          <w:sz w:val="36"/>
                          <w:szCs w:val="36"/>
                          <w:rPrChange w:id="6164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01</w:delText>
                      </w:r>
                    </w:del>
                  </w:ins>
                </w:p>
                <w:p w14:paraId="4432470A" w14:textId="6138D2D1" w:rsidR="00060320" w:rsidRPr="00710858" w:rsidRDefault="000E50A9" w:rsidP="000E50A9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616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166" w:author="Windows 使用者" w:date="2024-08-06T11:47:00Z">
                    <w:del w:id="6167" w:author="User" w:date="2025-08-19T10:27:00Z">
                      <w:r w:rsidRPr="00710858" w:rsidDel="008044EA">
                        <w:rPr>
                          <w:rFonts w:eastAsia="標楷體" w:hint="eastAsia"/>
                          <w:sz w:val="36"/>
                          <w:szCs w:val="36"/>
                          <w:rPrChange w:id="6168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數學</w:delText>
                      </w:r>
                    </w:del>
                  </w:ins>
                </w:p>
              </w:tc>
              <w:tc>
                <w:tcPr>
                  <w:tcW w:w="1371" w:type="dxa"/>
                  <w:vAlign w:val="center"/>
                </w:tcPr>
                <w:p w14:paraId="77E79A59" w14:textId="77777777" w:rsidR="002F7BD4" w:rsidRPr="002F7BD4" w:rsidRDefault="002F7BD4" w:rsidP="002F7BD4">
                  <w:pPr>
                    <w:snapToGrid w:val="0"/>
                    <w:jc w:val="center"/>
                    <w:rPr>
                      <w:ins w:id="6169" w:author="User" w:date="2025-11-28T15:38:00Z"/>
                      <w:rFonts w:eastAsia="標楷體"/>
                      <w:color w:val="FF0000"/>
                      <w:sz w:val="36"/>
                      <w:szCs w:val="36"/>
                      <w:rPrChange w:id="6170" w:author="User" w:date="2025-11-28T15:38:00Z">
                        <w:rPr>
                          <w:ins w:id="6171" w:author="User" w:date="2025-11-28T15:38:00Z"/>
                          <w:rFonts w:eastAsia="標楷體"/>
                          <w:sz w:val="36"/>
                          <w:szCs w:val="36"/>
                        </w:rPr>
                      </w:rPrChange>
                    </w:rPr>
                  </w:pPr>
                  <w:ins w:id="6172" w:author="User" w:date="2025-11-28T15:38:00Z">
                    <w:r w:rsidRPr="002F7BD4">
                      <w:rPr>
                        <w:rFonts w:eastAsia="標楷體"/>
                        <w:color w:val="FF0000"/>
                        <w:sz w:val="36"/>
                        <w:szCs w:val="36"/>
                        <w:rPrChange w:id="6173" w:author="User" w:date="2025-11-28T15:38:00Z">
                          <w:rPr>
                            <w:rFonts w:eastAsia="標楷體"/>
                            <w:sz w:val="36"/>
                            <w:szCs w:val="36"/>
                          </w:rPr>
                        </w:rPrChange>
                      </w:rPr>
                      <w:t>201</w:t>
                    </w:r>
                  </w:ins>
                </w:p>
                <w:p w14:paraId="3E081674" w14:textId="0B194491" w:rsidR="00F424A4" w:rsidRPr="00710858" w:rsidDel="008044EA" w:rsidRDefault="002F7BD4" w:rsidP="002F7BD4">
                  <w:pPr>
                    <w:snapToGrid w:val="0"/>
                    <w:jc w:val="center"/>
                    <w:rPr>
                      <w:ins w:id="6174" w:author="Windows 使用者" w:date="2024-08-07T08:39:00Z"/>
                      <w:del w:id="6175" w:author="User" w:date="2025-08-19T10:27:00Z"/>
                      <w:rFonts w:eastAsia="標楷體"/>
                      <w:sz w:val="36"/>
                      <w:szCs w:val="36"/>
                      <w:rPrChange w:id="6176" w:author="User" w:date="2025-08-27T11:49:00Z">
                        <w:rPr>
                          <w:ins w:id="6177" w:author="Windows 使用者" w:date="2024-08-07T08:39:00Z"/>
                          <w:del w:id="6178" w:author="User" w:date="2025-08-19T10:2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179" w:author="User" w:date="2025-11-28T15:38:00Z">
                    <w:r w:rsidRPr="002F7BD4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6180" w:author="User" w:date="2025-11-28T15:38:00Z">
                          <w:rPr>
                            <w:rFonts w:eastAsia="標楷體" w:hint="eastAsia"/>
                            <w:sz w:val="36"/>
                            <w:szCs w:val="36"/>
                          </w:rPr>
                        </w:rPrChange>
                      </w:rPr>
                      <w:t>數學</w:t>
                    </w:r>
                  </w:ins>
                  <w:ins w:id="6181" w:author="Windows 使用者" w:date="2024-08-07T08:39:00Z">
                    <w:del w:id="6182" w:author="User" w:date="2025-08-19T10:27:00Z">
                      <w:r w:rsidR="00F424A4" w:rsidRPr="00710858" w:rsidDel="008044EA">
                        <w:rPr>
                          <w:rFonts w:eastAsia="標楷體"/>
                          <w:sz w:val="36"/>
                          <w:szCs w:val="36"/>
                          <w:rPrChange w:id="6183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101</w:delText>
                      </w:r>
                    </w:del>
                  </w:ins>
                </w:p>
                <w:p w14:paraId="667943B2" w14:textId="5A13F506" w:rsidR="006110BC" w:rsidRPr="00710858" w:rsidDel="008044EA" w:rsidRDefault="00F424A4" w:rsidP="00F424A4">
                  <w:pPr>
                    <w:snapToGrid w:val="0"/>
                    <w:jc w:val="center"/>
                    <w:rPr>
                      <w:del w:id="6184" w:author="User" w:date="2025-08-19T10:27:00Z"/>
                      <w:rFonts w:eastAsia="標楷體"/>
                      <w:sz w:val="36"/>
                      <w:szCs w:val="36"/>
                      <w:rPrChange w:id="6185" w:author="User" w:date="2025-08-27T11:49:00Z">
                        <w:rPr>
                          <w:del w:id="6186" w:author="User" w:date="2025-08-19T10:2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187" w:author="Windows 使用者" w:date="2024-08-07T08:39:00Z">
                    <w:del w:id="6188" w:author="User" w:date="2025-08-19T10:27:00Z">
                      <w:r w:rsidRPr="00710858" w:rsidDel="008044EA">
                        <w:rPr>
                          <w:rFonts w:eastAsia="標楷體" w:hint="eastAsia"/>
                          <w:sz w:val="36"/>
                          <w:szCs w:val="36"/>
                          <w:rPrChange w:id="6189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數學</w:delText>
                      </w:r>
                    </w:del>
                  </w:ins>
                  <w:del w:id="6190" w:author="User" w:date="2025-08-19T10:27:00Z">
                    <w:r w:rsidR="006110BC" w:rsidRPr="00710858" w:rsidDel="008044EA">
                      <w:rPr>
                        <w:rFonts w:eastAsia="標楷體"/>
                        <w:sz w:val="36"/>
                        <w:szCs w:val="36"/>
                        <w:rPrChange w:id="6191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101</w:delText>
                    </w:r>
                  </w:del>
                </w:p>
                <w:p w14:paraId="57DC2C7D" w14:textId="4AABC9EF" w:rsidR="00060320" w:rsidRPr="00710858" w:rsidRDefault="006110BC" w:rsidP="006110BC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b/>
                      <w:sz w:val="36"/>
                      <w:szCs w:val="36"/>
                      <w:rPrChange w:id="6192" w:author="User" w:date="2025-08-27T11:49:00Z">
                        <w:rPr>
                          <w:rFonts w:eastAsia="標楷體"/>
                          <w:b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6193" w:author="User" w:date="2025-08-19T10:27:00Z">
                    <w:r w:rsidRPr="00710858" w:rsidDel="008044EA">
                      <w:rPr>
                        <w:rFonts w:eastAsia="標楷體" w:hint="eastAsia"/>
                        <w:sz w:val="28"/>
                        <w:szCs w:val="36"/>
                        <w:rPrChange w:id="619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delText>邏輯推理</w:delText>
                    </w:r>
                  </w:del>
                </w:p>
              </w:tc>
              <w:tc>
                <w:tcPr>
                  <w:tcW w:w="1391" w:type="dxa"/>
                  <w:gridSpan w:val="2"/>
                  <w:vAlign w:val="center"/>
                </w:tcPr>
                <w:p w14:paraId="310BD034" w14:textId="2B234AAA" w:rsidR="00CD50E2" w:rsidRPr="00710858" w:rsidDel="000E50A9" w:rsidRDefault="00CD50E2" w:rsidP="00926446">
                  <w:pPr>
                    <w:snapToGrid w:val="0"/>
                    <w:spacing w:line="400" w:lineRule="exact"/>
                    <w:jc w:val="center"/>
                    <w:rPr>
                      <w:del w:id="6195" w:author="Windows 使用者" w:date="2024-08-06T11:50:00Z"/>
                      <w:rFonts w:eastAsia="標楷體"/>
                      <w:sz w:val="36"/>
                      <w:szCs w:val="36"/>
                      <w:rPrChange w:id="6196" w:author="User" w:date="2025-08-27T11:49:00Z">
                        <w:rPr>
                          <w:del w:id="6197" w:author="Windows 使用者" w:date="2024-08-06T11:5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6198" w:author="Windows 使用者" w:date="2024-08-06T11:50:00Z">
                    <w:r w:rsidRPr="00710858" w:rsidDel="000E50A9">
                      <w:rPr>
                        <w:rFonts w:eastAsia="標楷體"/>
                        <w:sz w:val="36"/>
                        <w:szCs w:val="36"/>
                        <w:rPrChange w:id="6199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301</w:delText>
                    </w:r>
                  </w:del>
                </w:p>
                <w:p w14:paraId="34A399CB" w14:textId="0FBE785B" w:rsidR="00060320" w:rsidRPr="00710858" w:rsidRDefault="00CD50E2" w:rsidP="00CD50E2">
                  <w:pPr>
                    <w:snapToGrid w:val="0"/>
                    <w:spacing w:before="120" w:after="120" w:line="400" w:lineRule="exact"/>
                    <w:ind w:leftChars="-17" w:left="-41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620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6201" w:author="Windows 使用者" w:date="2024-08-06T11:50:00Z">
                    <w:r w:rsidRPr="00710858" w:rsidDel="000E50A9">
                      <w:rPr>
                        <w:rFonts w:eastAsia="標楷體" w:hint="eastAsia"/>
                        <w:sz w:val="36"/>
                        <w:szCs w:val="36"/>
                        <w:rPrChange w:id="620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資數</w:delText>
                    </w:r>
                  </w:del>
                </w:p>
              </w:tc>
              <w:tc>
                <w:tcPr>
                  <w:tcW w:w="1360" w:type="dxa"/>
                  <w:vAlign w:val="center"/>
                </w:tcPr>
                <w:p w14:paraId="30EA1F10" w14:textId="6D9FB38D" w:rsidR="00CE3AF2" w:rsidRPr="00710858" w:rsidRDefault="00CE3AF2" w:rsidP="00CE3AF2">
                  <w:pPr>
                    <w:snapToGrid w:val="0"/>
                    <w:jc w:val="center"/>
                    <w:rPr>
                      <w:ins w:id="6203" w:author="User" w:date="2025-08-19T10:30:00Z"/>
                      <w:rFonts w:eastAsia="標楷體"/>
                      <w:sz w:val="36"/>
                      <w:szCs w:val="36"/>
                      <w:rPrChange w:id="6204" w:author="User" w:date="2025-08-27T11:49:00Z">
                        <w:rPr>
                          <w:ins w:id="6205" w:author="User" w:date="2025-08-19T10:3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206" w:author="User" w:date="2025-08-19T10:30:00Z">
                    <w:r w:rsidRPr="00710858">
                      <w:rPr>
                        <w:rFonts w:eastAsia="標楷體"/>
                        <w:sz w:val="36"/>
                        <w:szCs w:val="36"/>
                        <w:rPrChange w:id="6207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201</w:t>
                    </w:r>
                  </w:ins>
                </w:p>
                <w:p w14:paraId="0D6FBDF9" w14:textId="20B666C8" w:rsidR="007A6B6C" w:rsidRPr="00710858" w:rsidDel="00CE3AF2" w:rsidRDefault="00CE3AF2" w:rsidP="00CE3AF2">
                  <w:pPr>
                    <w:snapToGrid w:val="0"/>
                    <w:spacing w:line="400" w:lineRule="exact"/>
                    <w:jc w:val="center"/>
                    <w:rPr>
                      <w:ins w:id="6208" w:author="Windows 使用者" w:date="2024-08-13T09:59:00Z"/>
                      <w:del w:id="6209" w:author="User" w:date="2025-08-19T10:30:00Z"/>
                      <w:rFonts w:eastAsia="標楷體"/>
                      <w:sz w:val="36"/>
                      <w:szCs w:val="36"/>
                      <w:rPrChange w:id="6210" w:author="User" w:date="2025-08-27T11:49:00Z">
                        <w:rPr>
                          <w:ins w:id="6211" w:author="Windows 使用者" w:date="2024-08-13T09:59:00Z"/>
                          <w:del w:id="6212" w:author="User" w:date="2025-08-19T10:3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213" w:author="User" w:date="2025-08-19T10:30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621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數學</w:t>
                    </w:r>
                  </w:ins>
                  <w:ins w:id="6215" w:author="Windows 使用者" w:date="2024-08-13T09:59:00Z">
                    <w:del w:id="6216" w:author="User" w:date="2025-08-19T10:30:00Z">
                      <w:r w:rsidR="007A6B6C" w:rsidRPr="00710858" w:rsidDel="00CE3AF2">
                        <w:rPr>
                          <w:rFonts w:eastAsia="標楷體"/>
                          <w:sz w:val="32"/>
                          <w:szCs w:val="26"/>
                          <w:rPrChange w:id="6217" w:author="User" w:date="2025-08-27T11:49:00Z">
                            <w:rPr>
                              <w:rFonts w:eastAsia="標楷體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sym w:font="Wingdings 2" w:char="F0F8"/>
                      </w:r>
                      <w:r w:rsidR="007A6B6C" w:rsidRPr="00710858" w:rsidDel="00CE3AF2">
                        <w:rPr>
                          <w:rFonts w:eastAsia="標楷體"/>
                          <w:sz w:val="36"/>
                          <w:szCs w:val="36"/>
                          <w:rPrChange w:id="6218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101</w:delText>
                      </w:r>
                    </w:del>
                  </w:ins>
                </w:p>
                <w:p w14:paraId="2698FFA9" w14:textId="60697C91" w:rsidR="00060320" w:rsidRPr="00710858" w:rsidRDefault="007A6B6C" w:rsidP="007A6B6C">
                  <w:pPr>
                    <w:snapToGrid w:val="0"/>
                    <w:spacing w:before="120" w:after="120"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621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220" w:author="Windows 使用者" w:date="2024-08-13T09:59:00Z">
                    <w:del w:id="6221" w:author="User" w:date="2025-08-19T10:30:00Z">
                      <w:r w:rsidRPr="00710858" w:rsidDel="00CE3AF2">
                        <w:rPr>
                          <w:rFonts w:eastAsia="標楷體" w:hint="eastAsia"/>
                          <w:sz w:val="36"/>
                          <w:szCs w:val="36"/>
                          <w:rPrChange w:id="6222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資數</w:delText>
                      </w:r>
                    </w:del>
                  </w:ins>
                </w:p>
              </w:tc>
              <w:tc>
                <w:tcPr>
                  <w:tcW w:w="1372" w:type="dxa"/>
                  <w:vAlign w:val="center"/>
                </w:tcPr>
                <w:p w14:paraId="49D93BE8" w14:textId="77777777" w:rsidR="00CE3AF2" w:rsidRPr="00710858" w:rsidRDefault="00CE3AF2" w:rsidP="00CE3AF2">
                  <w:pPr>
                    <w:snapToGrid w:val="0"/>
                    <w:jc w:val="center"/>
                    <w:rPr>
                      <w:ins w:id="6223" w:author="User" w:date="2025-08-19T10:31:00Z"/>
                      <w:rFonts w:eastAsia="標楷體"/>
                      <w:sz w:val="36"/>
                      <w:szCs w:val="36"/>
                      <w:rPrChange w:id="6224" w:author="User" w:date="2025-08-27T11:49:00Z">
                        <w:rPr>
                          <w:ins w:id="6225" w:author="User" w:date="2025-08-19T10:3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226" w:author="User" w:date="2025-08-19T10:31:00Z">
                    <w:r w:rsidRPr="00710858">
                      <w:rPr>
                        <w:rFonts w:eastAsia="標楷體"/>
                        <w:sz w:val="36"/>
                        <w:szCs w:val="36"/>
                        <w:rPrChange w:id="6227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201</w:t>
                    </w:r>
                  </w:ins>
                </w:p>
                <w:p w14:paraId="5694C8F8" w14:textId="2DDC0B06" w:rsidR="00060320" w:rsidRPr="00710858" w:rsidRDefault="00CE3AF2" w:rsidP="00CE3AF2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622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229" w:author="User" w:date="2025-08-19T10:31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623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數學</w:t>
                    </w:r>
                  </w:ins>
                </w:p>
              </w:tc>
            </w:tr>
            <w:tr w:rsidR="00710858" w:rsidRPr="00710858" w14:paraId="6C17C0A5" w14:textId="77777777" w:rsidTr="0095659E">
              <w:trPr>
                <w:gridAfter w:val="1"/>
                <w:wAfter w:w="6859" w:type="dxa"/>
                <w:cantSplit/>
                <w:trHeight w:val="1264"/>
              </w:trPr>
              <w:tc>
                <w:tcPr>
                  <w:tcW w:w="1205" w:type="dxa"/>
                  <w:vMerge/>
                  <w:vAlign w:val="center"/>
                </w:tcPr>
                <w:p w14:paraId="71F0B0E2" w14:textId="77777777" w:rsidR="00060320" w:rsidRPr="00710858" w:rsidRDefault="00060320" w:rsidP="00060320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rPrChange w:id="623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4" w:type="dxa"/>
                  <w:vAlign w:val="center"/>
                </w:tcPr>
                <w:p w14:paraId="39BEC58A" w14:textId="77777777" w:rsidR="00060320" w:rsidRPr="00710858" w:rsidRDefault="00060320" w:rsidP="00060320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6232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6233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4</w:t>
                  </w:r>
                </w:p>
              </w:tc>
              <w:tc>
                <w:tcPr>
                  <w:tcW w:w="1570" w:type="dxa"/>
                  <w:vAlign w:val="center"/>
                </w:tcPr>
                <w:p w14:paraId="66AD0749" w14:textId="77777777" w:rsidR="00060320" w:rsidRPr="00710858" w:rsidRDefault="00060320" w:rsidP="00060320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623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623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6236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623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05</w:t>
                  </w:r>
                </w:p>
                <w:p w14:paraId="16FD78A7" w14:textId="77777777" w:rsidR="00060320" w:rsidRPr="00710858" w:rsidRDefault="00060320" w:rsidP="00060320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623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623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150A5F2F" w14:textId="77777777" w:rsidR="00060320" w:rsidRPr="00710858" w:rsidRDefault="00060320" w:rsidP="00060320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624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624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6242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624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</w:tc>
              <w:tc>
                <w:tcPr>
                  <w:tcW w:w="503" w:type="dxa"/>
                  <w:vAlign w:val="center"/>
                </w:tcPr>
                <w:p w14:paraId="49F2509C" w14:textId="77777777" w:rsidR="00060320" w:rsidRPr="00710858" w:rsidRDefault="00060320" w:rsidP="00060320">
                  <w:pPr>
                    <w:snapToGrid w:val="0"/>
                    <w:spacing w:before="120" w:after="120"/>
                    <w:jc w:val="center"/>
                    <w:rPr>
                      <w:rFonts w:eastAsia="標楷體"/>
                      <w:rPrChange w:id="624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624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014B2A7E" w14:textId="63AE8CA7" w:rsidR="006B3DA8" w:rsidRPr="00710858" w:rsidDel="00430856" w:rsidRDefault="006B3DA8" w:rsidP="00C06421">
                  <w:pPr>
                    <w:snapToGrid w:val="0"/>
                    <w:jc w:val="center"/>
                    <w:rPr>
                      <w:del w:id="6246" w:author="Windows 使用者" w:date="2024-08-12T11:34:00Z"/>
                      <w:rFonts w:eastAsia="標楷體"/>
                      <w:sz w:val="36"/>
                      <w:szCs w:val="36"/>
                      <w:rPrChange w:id="6247" w:author="User" w:date="2025-08-27T11:49:00Z">
                        <w:rPr>
                          <w:del w:id="6248" w:author="Windows 使用者" w:date="2024-08-12T11:3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6249" w:author="Windows 使用者" w:date="2024-08-06T16:03:00Z">
                    <w:r w:rsidRPr="00710858" w:rsidDel="0048376B">
                      <w:rPr>
                        <w:rFonts w:eastAsia="標楷體"/>
                        <w:sz w:val="36"/>
                        <w:szCs w:val="36"/>
                        <w:rPrChange w:id="6250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1</w:delText>
                    </w:r>
                  </w:del>
                  <w:del w:id="6251" w:author="Windows 使用者" w:date="2024-08-12T11:34:00Z">
                    <w:r w:rsidRPr="00710858" w:rsidDel="00430856">
                      <w:rPr>
                        <w:rFonts w:eastAsia="標楷體"/>
                        <w:sz w:val="36"/>
                        <w:szCs w:val="36"/>
                        <w:rPrChange w:id="6252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01</w:delText>
                    </w:r>
                  </w:del>
                </w:p>
                <w:p w14:paraId="7DEB419A" w14:textId="194F024C" w:rsidR="00060320" w:rsidRPr="00710858" w:rsidRDefault="006B3DA8" w:rsidP="006B3DA8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625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6254" w:author="Windows 使用者" w:date="2024-08-12T11:34:00Z">
                    <w:r w:rsidRPr="00710858" w:rsidDel="00430856">
                      <w:rPr>
                        <w:rFonts w:eastAsia="標楷體" w:hint="eastAsia"/>
                        <w:sz w:val="36"/>
                        <w:szCs w:val="36"/>
                        <w:rPrChange w:id="625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數學</w:delText>
                    </w:r>
                  </w:del>
                </w:p>
              </w:tc>
              <w:tc>
                <w:tcPr>
                  <w:tcW w:w="1371" w:type="dxa"/>
                  <w:vAlign w:val="center"/>
                </w:tcPr>
                <w:p w14:paraId="4540A443" w14:textId="7ED669C3" w:rsidR="00CE3AF2" w:rsidRPr="00710858" w:rsidRDefault="00CE3AF2" w:rsidP="00F424A4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625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91" w:type="dxa"/>
                  <w:gridSpan w:val="2"/>
                  <w:vAlign w:val="center"/>
                </w:tcPr>
                <w:p w14:paraId="02A45C3F" w14:textId="77777777" w:rsidR="002F7BD4" w:rsidRPr="002F7BD4" w:rsidRDefault="002F7BD4" w:rsidP="002F7BD4">
                  <w:pPr>
                    <w:snapToGrid w:val="0"/>
                    <w:spacing w:before="120" w:after="120" w:line="400" w:lineRule="exact"/>
                    <w:jc w:val="center"/>
                    <w:rPr>
                      <w:ins w:id="6257" w:author="User" w:date="2025-11-28T15:39:00Z"/>
                      <w:rFonts w:eastAsia="標楷體"/>
                      <w:color w:val="FF0000"/>
                      <w:sz w:val="36"/>
                      <w:szCs w:val="36"/>
                      <w:rPrChange w:id="6258" w:author="User" w:date="2025-11-28T15:39:00Z">
                        <w:rPr>
                          <w:ins w:id="6259" w:author="User" w:date="2025-11-28T15:39:00Z"/>
                          <w:rFonts w:eastAsia="標楷體"/>
                          <w:sz w:val="36"/>
                          <w:szCs w:val="36"/>
                        </w:rPr>
                      </w:rPrChange>
                    </w:rPr>
                  </w:pPr>
                  <w:ins w:id="6260" w:author="User" w:date="2025-11-28T15:39:00Z">
                    <w:r w:rsidRPr="002F7BD4">
                      <w:rPr>
                        <w:rFonts w:eastAsia="標楷體"/>
                        <w:color w:val="FF0000"/>
                        <w:sz w:val="36"/>
                        <w:szCs w:val="36"/>
                        <w:rPrChange w:id="6261" w:author="User" w:date="2025-11-28T15:39:00Z">
                          <w:rPr>
                            <w:rFonts w:eastAsia="標楷體"/>
                            <w:sz w:val="36"/>
                            <w:szCs w:val="36"/>
                          </w:rPr>
                        </w:rPrChange>
                      </w:rPr>
                      <w:t>301</w:t>
                    </w:r>
                  </w:ins>
                </w:p>
                <w:p w14:paraId="03F42CFC" w14:textId="7673A0D8" w:rsidR="000459C5" w:rsidRPr="00710858" w:rsidDel="008044EA" w:rsidRDefault="002F7BD4" w:rsidP="002F7BD4">
                  <w:pPr>
                    <w:snapToGrid w:val="0"/>
                    <w:jc w:val="center"/>
                    <w:rPr>
                      <w:ins w:id="6262" w:author="Windows 使用者" w:date="2024-08-13T10:26:00Z"/>
                      <w:del w:id="6263" w:author="User" w:date="2025-08-19T10:27:00Z"/>
                      <w:rFonts w:eastAsia="標楷體"/>
                      <w:sz w:val="36"/>
                      <w:szCs w:val="36"/>
                      <w:rPrChange w:id="6264" w:author="User" w:date="2025-08-27T11:49:00Z">
                        <w:rPr>
                          <w:ins w:id="6265" w:author="Windows 使用者" w:date="2024-08-13T10:26:00Z"/>
                          <w:del w:id="6266" w:author="User" w:date="2025-08-19T10:2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267" w:author="User" w:date="2025-11-28T15:39:00Z">
                    <w:r w:rsidRPr="002F7BD4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6268" w:author="User" w:date="2025-11-28T15:39:00Z">
                          <w:rPr>
                            <w:rFonts w:eastAsia="標楷體" w:hint="eastAsia"/>
                            <w:sz w:val="36"/>
                            <w:szCs w:val="36"/>
                          </w:rPr>
                        </w:rPrChange>
                      </w:rPr>
                      <w:t>童軍</w:t>
                    </w:r>
                  </w:ins>
                  <w:ins w:id="6269" w:author="Windows 使用者" w:date="2024-08-13T10:26:00Z">
                    <w:del w:id="6270" w:author="User" w:date="2025-08-19T10:27:00Z">
                      <w:r w:rsidR="000459C5" w:rsidRPr="00710858" w:rsidDel="008044EA">
                        <w:rPr>
                          <w:rFonts w:eastAsia="標楷體"/>
                          <w:sz w:val="36"/>
                          <w:szCs w:val="36"/>
                          <w:rPrChange w:id="6271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201</w:delText>
                      </w:r>
                    </w:del>
                  </w:ins>
                </w:p>
                <w:p w14:paraId="4A766C63" w14:textId="16822EFC" w:rsidR="00060320" w:rsidRPr="00710858" w:rsidRDefault="000459C5" w:rsidP="000459C5">
                  <w:pPr>
                    <w:snapToGrid w:val="0"/>
                    <w:spacing w:before="120" w:after="120" w:line="120" w:lineRule="atLeast"/>
                    <w:jc w:val="center"/>
                    <w:rPr>
                      <w:rFonts w:eastAsia="標楷體"/>
                      <w:b/>
                      <w:sz w:val="36"/>
                      <w:szCs w:val="36"/>
                      <w:rPrChange w:id="6272" w:author="User" w:date="2025-08-27T11:49:00Z">
                        <w:rPr>
                          <w:rFonts w:eastAsia="標楷體"/>
                          <w:b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273" w:author="Windows 使用者" w:date="2024-08-13T10:26:00Z">
                    <w:del w:id="6274" w:author="User" w:date="2025-08-19T10:27:00Z">
                      <w:r w:rsidRPr="00710858" w:rsidDel="008044EA">
                        <w:rPr>
                          <w:rFonts w:eastAsia="標楷體" w:hint="eastAsia"/>
                          <w:sz w:val="36"/>
                          <w:szCs w:val="36"/>
                          <w:rPrChange w:id="6275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數學</w:delText>
                      </w:r>
                    </w:del>
                  </w:ins>
                </w:p>
              </w:tc>
              <w:tc>
                <w:tcPr>
                  <w:tcW w:w="1360" w:type="dxa"/>
                  <w:vAlign w:val="center"/>
                </w:tcPr>
                <w:p w14:paraId="25B01D0A" w14:textId="724769A4" w:rsidR="008E242A" w:rsidRPr="00710858" w:rsidDel="00CB301F" w:rsidRDefault="008E242A" w:rsidP="008E242A">
                  <w:pPr>
                    <w:snapToGrid w:val="0"/>
                    <w:jc w:val="center"/>
                    <w:rPr>
                      <w:del w:id="6276" w:author="Windows 使用者" w:date="2024-08-06T17:00:00Z"/>
                      <w:rFonts w:eastAsia="標楷體"/>
                      <w:sz w:val="36"/>
                      <w:szCs w:val="36"/>
                      <w:rPrChange w:id="6277" w:author="User" w:date="2025-08-27T11:49:00Z">
                        <w:rPr>
                          <w:del w:id="6278" w:author="Windows 使用者" w:date="2024-08-06T17:0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6279" w:author="Windows 使用者" w:date="2024-08-06T17:00:00Z">
                    <w:r w:rsidRPr="00710858" w:rsidDel="00CB301F">
                      <w:rPr>
                        <w:rFonts w:eastAsia="標楷體"/>
                        <w:sz w:val="36"/>
                        <w:szCs w:val="36"/>
                        <w:rPrChange w:id="6280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101</w:delText>
                    </w:r>
                  </w:del>
                </w:p>
                <w:p w14:paraId="3C28E85C" w14:textId="38ACBB2E" w:rsidR="00060320" w:rsidRPr="00710858" w:rsidRDefault="008E242A" w:rsidP="008E242A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628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6282" w:author="Windows 使用者" w:date="2024-08-06T17:00:00Z">
                    <w:r w:rsidRPr="00710858" w:rsidDel="00CB301F">
                      <w:rPr>
                        <w:rFonts w:eastAsia="標楷體" w:hint="eastAsia"/>
                        <w:sz w:val="36"/>
                        <w:szCs w:val="36"/>
                        <w:rPrChange w:id="628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數學</w:delText>
                    </w:r>
                  </w:del>
                </w:p>
              </w:tc>
              <w:tc>
                <w:tcPr>
                  <w:tcW w:w="1372" w:type="dxa"/>
                  <w:vAlign w:val="center"/>
                </w:tcPr>
                <w:p w14:paraId="1E4A17F4" w14:textId="77777777" w:rsidR="00CE3AF2" w:rsidRPr="00710858" w:rsidRDefault="00CE3AF2" w:rsidP="00CE3AF2">
                  <w:pPr>
                    <w:snapToGrid w:val="0"/>
                    <w:jc w:val="center"/>
                    <w:rPr>
                      <w:ins w:id="6284" w:author="User" w:date="2025-08-19T10:31:00Z"/>
                      <w:rFonts w:eastAsia="標楷體"/>
                      <w:sz w:val="36"/>
                      <w:szCs w:val="36"/>
                      <w:rPrChange w:id="6285" w:author="User" w:date="2025-08-27T11:49:00Z">
                        <w:rPr>
                          <w:ins w:id="6286" w:author="User" w:date="2025-08-19T10:3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287" w:author="User" w:date="2025-08-19T10:31:00Z">
                    <w:r w:rsidRPr="00710858">
                      <w:rPr>
                        <w:rFonts w:eastAsia="標楷體"/>
                        <w:sz w:val="36"/>
                        <w:szCs w:val="36"/>
                        <w:rPrChange w:id="6288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301</w:t>
                    </w:r>
                  </w:ins>
                </w:p>
                <w:p w14:paraId="0866D576" w14:textId="1B85A3D7" w:rsidR="00060320" w:rsidRPr="00710858" w:rsidRDefault="00CE3AF2" w:rsidP="00CE3AF2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628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290" w:author="User" w:date="2025-08-19T10:31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629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數學</w:t>
                    </w:r>
                  </w:ins>
                </w:p>
              </w:tc>
            </w:tr>
            <w:tr w:rsidR="00710858" w:rsidRPr="00710858" w14:paraId="53C39034" w14:textId="77777777" w:rsidTr="0095659E">
              <w:trPr>
                <w:cantSplit/>
                <w:trHeight w:val="133"/>
              </w:trPr>
              <w:tc>
                <w:tcPr>
                  <w:tcW w:w="1205" w:type="dxa"/>
                  <w:vMerge w:val="restart"/>
                  <w:vAlign w:val="center"/>
                </w:tcPr>
                <w:p w14:paraId="66465D4B" w14:textId="77777777" w:rsidR="00060320" w:rsidRPr="00710858" w:rsidRDefault="00060320" w:rsidP="00060320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6292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6293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下午</w:t>
                  </w:r>
                </w:p>
                <w:p w14:paraId="3476010E" w14:textId="77777777" w:rsidR="00060320" w:rsidRPr="00710858" w:rsidRDefault="00060320" w:rsidP="00060320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22"/>
                      <w:rPrChange w:id="6294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2"/>
                      <w:rPrChange w:id="6295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</w:rPr>
                      </w:rPrChange>
                    </w:rPr>
                    <w:t>Afternoon</w:t>
                  </w:r>
                </w:p>
              </w:tc>
              <w:tc>
                <w:tcPr>
                  <w:tcW w:w="2094" w:type="dxa"/>
                  <w:gridSpan w:val="2"/>
                  <w:vMerge w:val="restart"/>
                  <w:vAlign w:val="center"/>
                </w:tcPr>
                <w:p w14:paraId="2E1344C3" w14:textId="77777777" w:rsidR="00060320" w:rsidRPr="00710858" w:rsidRDefault="00060320" w:rsidP="00060320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629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629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6298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629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6300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630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12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6302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630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</w:tc>
              <w:tc>
                <w:tcPr>
                  <w:tcW w:w="503" w:type="dxa"/>
                  <w:vMerge w:val="restart"/>
                  <w:vAlign w:val="center"/>
                </w:tcPr>
                <w:p w14:paraId="3441BC0A" w14:textId="77777777" w:rsidR="00060320" w:rsidRPr="00710858" w:rsidRDefault="00060320" w:rsidP="00060320">
                  <w:pPr>
                    <w:snapToGrid w:val="0"/>
                    <w:jc w:val="center"/>
                    <w:rPr>
                      <w:rFonts w:eastAsia="標楷體"/>
                      <w:rPrChange w:id="630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630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60</w:t>
                  </w:r>
                </w:p>
              </w:tc>
              <w:tc>
                <w:tcPr>
                  <w:tcW w:w="6865" w:type="dxa"/>
                  <w:gridSpan w:val="6"/>
                  <w:tcBorders>
                    <w:bottom w:val="nil"/>
                  </w:tcBorders>
                  <w:vAlign w:val="center"/>
                </w:tcPr>
                <w:p w14:paraId="58D7A53F" w14:textId="77777777" w:rsidR="00060320" w:rsidRPr="00710858" w:rsidRDefault="00060320" w:rsidP="00060320">
                  <w:pPr>
                    <w:snapToGrid w:val="0"/>
                    <w:spacing w:line="400" w:lineRule="exact"/>
                    <w:ind w:leftChars="507" w:left="1217" w:rightChars="532" w:right="1277"/>
                    <w:jc w:val="center"/>
                    <w:rPr>
                      <w:rFonts w:eastAsia="標楷體"/>
                      <w:sz w:val="32"/>
                      <w:szCs w:val="32"/>
                      <w:rPrChange w:id="6306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2"/>
                      <w:szCs w:val="32"/>
                      <w:rPrChange w:id="6307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午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6308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6309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餐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6310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(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6311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午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6312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6313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間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6314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6315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靜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6316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6317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息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6318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)</w:t>
                  </w:r>
                </w:p>
              </w:tc>
              <w:tc>
                <w:tcPr>
                  <w:tcW w:w="6859" w:type="dxa"/>
                  <w:vAlign w:val="center"/>
                </w:tcPr>
                <w:p w14:paraId="63EB4504" w14:textId="77777777" w:rsidR="00060320" w:rsidRPr="00710858" w:rsidRDefault="00060320" w:rsidP="00060320">
                  <w:pPr>
                    <w:snapToGrid w:val="0"/>
                    <w:spacing w:line="400" w:lineRule="exact"/>
                    <w:ind w:leftChars="507" w:left="1217" w:rightChars="532" w:right="1277"/>
                    <w:jc w:val="center"/>
                    <w:rPr>
                      <w:rFonts w:eastAsia="標楷體"/>
                      <w:sz w:val="32"/>
                      <w:szCs w:val="32"/>
                      <w:rPrChange w:id="6319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2"/>
                      <w:szCs w:val="32"/>
                      <w:rPrChange w:id="6320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午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6321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6322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餐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6323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(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6324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午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6325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6326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間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6327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6328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靜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6329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6330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息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6331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)</w:t>
                  </w:r>
                </w:p>
              </w:tc>
            </w:tr>
            <w:tr w:rsidR="00710858" w:rsidRPr="00710858" w14:paraId="26423C22" w14:textId="77777777" w:rsidTr="0095659E">
              <w:trPr>
                <w:cantSplit/>
                <w:trHeight w:val="174"/>
              </w:trPr>
              <w:tc>
                <w:tcPr>
                  <w:tcW w:w="1205" w:type="dxa"/>
                  <w:vMerge/>
                  <w:vAlign w:val="center"/>
                </w:tcPr>
                <w:p w14:paraId="10800E5C" w14:textId="77777777" w:rsidR="00060320" w:rsidRPr="00710858" w:rsidRDefault="00060320" w:rsidP="00060320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633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2094" w:type="dxa"/>
                  <w:gridSpan w:val="2"/>
                  <w:vMerge/>
                  <w:vAlign w:val="center"/>
                </w:tcPr>
                <w:p w14:paraId="1BB38F61" w14:textId="77777777" w:rsidR="00060320" w:rsidRPr="00710858" w:rsidRDefault="00060320" w:rsidP="00060320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26"/>
                      <w:szCs w:val="26"/>
                      <w:rPrChange w:id="633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</w:p>
              </w:tc>
              <w:tc>
                <w:tcPr>
                  <w:tcW w:w="503" w:type="dxa"/>
                  <w:vMerge/>
                  <w:vAlign w:val="center"/>
                </w:tcPr>
                <w:p w14:paraId="5290394E" w14:textId="77777777" w:rsidR="00060320" w:rsidRPr="00710858" w:rsidRDefault="00060320" w:rsidP="00060320">
                  <w:pPr>
                    <w:snapToGrid w:val="0"/>
                    <w:jc w:val="center"/>
                    <w:rPr>
                      <w:rFonts w:eastAsia="標楷體"/>
                      <w:rPrChange w:id="633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6865" w:type="dxa"/>
                  <w:gridSpan w:val="6"/>
                  <w:tcBorders>
                    <w:top w:val="nil"/>
                  </w:tcBorders>
                  <w:vAlign w:val="center"/>
                </w:tcPr>
                <w:p w14:paraId="01F3409A" w14:textId="77777777" w:rsidR="00060320" w:rsidRPr="00710858" w:rsidRDefault="00060320" w:rsidP="00060320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2"/>
                      <w:szCs w:val="32"/>
                      <w:rPrChange w:id="6335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32"/>
                      <w:szCs w:val="32"/>
                      <w:rPrChange w:id="6336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Lunch   Time</w:t>
                  </w:r>
                </w:p>
              </w:tc>
              <w:tc>
                <w:tcPr>
                  <w:tcW w:w="6859" w:type="dxa"/>
                  <w:vAlign w:val="center"/>
                </w:tcPr>
                <w:p w14:paraId="6C02108F" w14:textId="77777777" w:rsidR="00060320" w:rsidRPr="00710858" w:rsidRDefault="00060320" w:rsidP="00060320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2"/>
                      <w:szCs w:val="32"/>
                      <w:rPrChange w:id="6337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32"/>
                      <w:szCs w:val="32"/>
                      <w:rPrChange w:id="6338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Lunch   Time</w:t>
                  </w:r>
                </w:p>
              </w:tc>
            </w:tr>
            <w:tr w:rsidR="00710858" w:rsidRPr="00710858" w14:paraId="79F87190" w14:textId="77777777" w:rsidTr="0095659E">
              <w:trPr>
                <w:gridAfter w:val="1"/>
                <w:wAfter w:w="6859" w:type="dxa"/>
                <w:cantSplit/>
              </w:trPr>
              <w:tc>
                <w:tcPr>
                  <w:tcW w:w="1205" w:type="dxa"/>
                  <w:vMerge/>
                  <w:vAlign w:val="center"/>
                </w:tcPr>
                <w:p w14:paraId="5609AA69" w14:textId="77777777" w:rsidR="00060320" w:rsidRPr="00710858" w:rsidRDefault="00060320" w:rsidP="00060320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633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4" w:type="dxa"/>
                  <w:vAlign w:val="center"/>
                </w:tcPr>
                <w:p w14:paraId="4BDB519D" w14:textId="77777777" w:rsidR="00060320" w:rsidRPr="00710858" w:rsidRDefault="00060320" w:rsidP="00060320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6340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6341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5</w:t>
                  </w:r>
                </w:p>
              </w:tc>
              <w:tc>
                <w:tcPr>
                  <w:tcW w:w="1570" w:type="dxa"/>
                  <w:vAlign w:val="center"/>
                </w:tcPr>
                <w:p w14:paraId="37D6DB36" w14:textId="77777777" w:rsidR="00060320" w:rsidRPr="00710858" w:rsidRDefault="00060320" w:rsidP="00060320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634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634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6344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634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  <w:p w14:paraId="48A48507" w14:textId="77777777" w:rsidR="00060320" w:rsidRPr="00710858" w:rsidRDefault="00060320" w:rsidP="00060320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634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634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6A903249" w14:textId="77777777" w:rsidR="00060320" w:rsidRPr="00710858" w:rsidRDefault="00060320" w:rsidP="00060320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634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634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6350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635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503" w:type="dxa"/>
                  <w:vAlign w:val="center"/>
                </w:tcPr>
                <w:p w14:paraId="38E60511" w14:textId="77777777" w:rsidR="00060320" w:rsidRPr="00710858" w:rsidRDefault="00060320" w:rsidP="00060320">
                  <w:pPr>
                    <w:snapToGrid w:val="0"/>
                    <w:jc w:val="center"/>
                    <w:rPr>
                      <w:rFonts w:eastAsia="標楷體"/>
                      <w:rPrChange w:id="635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635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58C0D0D4" w14:textId="32D155B4" w:rsidR="006A519C" w:rsidRPr="00710858" w:rsidRDefault="006A519C" w:rsidP="006A519C">
                  <w:pPr>
                    <w:snapToGrid w:val="0"/>
                    <w:spacing w:line="400" w:lineRule="exact"/>
                    <w:jc w:val="center"/>
                    <w:rPr>
                      <w:ins w:id="6354" w:author="Windows 使用者" w:date="2024-08-13T10:08:00Z"/>
                      <w:rFonts w:eastAsia="標楷體"/>
                      <w:sz w:val="36"/>
                      <w:szCs w:val="36"/>
                      <w:rPrChange w:id="6355" w:author="User" w:date="2025-08-27T11:49:00Z">
                        <w:rPr>
                          <w:ins w:id="6356" w:author="Windows 使用者" w:date="2024-08-13T10:0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357" w:author="Windows 使用者" w:date="2024-08-13T10:08:00Z">
                    <w:r w:rsidRPr="00710858">
                      <w:rPr>
                        <w:rFonts w:eastAsia="標楷體"/>
                        <w:sz w:val="32"/>
                        <w:szCs w:val="26"/>
                        <w:rPrChange w:id="6358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sym w:font="Wingdings 2" w:char="F0F8"/>
                    </w:r>
                  </w:ins>
                  <w:ins w:id="6359" w:author="User" w:date="2025-08-19T10:27:00Z">
                    <w:r w:rsidR="008044EA" w:rsidRPr="00710858">
                      <w:rPr>
                        <w:rFonts w:eastAsia="標楷體"/>
                        <w:sz w:val="36"/>
                        <w:szCs w:val="36"/>
                        <w:rPrChange w:id="6360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2</w:t>
                    </w:r>
                  </w:ins>
                  <w:ins w:id="6361" w:author="Windows 使用者" w:date="2024-08-13T10:08:00Z">
                    <w:del w:id="6362" w:author="User" w:date="2025-08-19T10:27:00Z">
                      <w:r w:rsidRPr="00710858" w:rsidDel="008044EA">
                        <w:rPr>
                          <w:rFonts w:eastAsia="標楷體"/>
                          <w:sz w:val="36"/>
                          <w:szCs w:val="36"/>
                          <w:rPrChange w:id="6363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1</w:delText>
                      </w:r>
                    </w:del>
                    <w:r w:rsidRPr="00710858">
                      <w:rPr>
                        <w:rFonts w:eastAsia="標楷體"/>
                        <w:sz w:val="36"/>
                        <w:szCs w:val="36"/>
                        <w:rPrChange w:id="6364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01</w:t>
                    </w:r>
                  </w:ins>
                </w:p>
                <w:p w14:paraId="6B5D4240" w14:textId="78182BC8" w:rsidR="00A247BC" w:rsidRPr="00710858" w:rsidRDefault="006A519C" w:rsidP="006A519C">
                  <w:pPr>
                    <w:snapToGrid w:val="0"/>
                    <w:jc w:val="center"/>
                    <w:rPr>
                      <w:rFonts w:eastAsia="標楷體"/>
                      <w:b/>
                      <w:sz w:val="36"/>
                      <w:szCs w:val="36"/>
                      <w:rPrChange w:id="636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366" w:author="Windows 使用者" w:date="2024-08-13T10:08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636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資數</w:t>
                    </w:r>
                  </w:ins>
                </w:p>
              </w:tc>
              <w:tc>
                <w:tcPr>
                  <w:tcW w:w="1371" w:type="dxa"/>
                  <w:vAlign w:val="center"/>
                </w:tcPr>
                <w:p w14:paraId="760C7B21" w14:textId="77777777" w:rsidR="002F7BD4" w:rsidRPr="002F7BD4" w:rsidRDefault="002F7BD4" w:rsidP="002F7BD4">
                  <w:pPr>
                    <w:snapToGrid w:val="0"/>
                    <w:spacing w:line="400" w:lineRule="exact"/>
                    <w:jc w:val="center"/>
                    <w:rPr>
                      <w:ins w:id="6368" w:author="User" w:date="2025-11-28T15:38:00Z"/>
                      <w:rFonts w:eastAsia="標楷體"/>
                      <w:color w:val="FF0000"/>
                      <w:sz w:val="36"/>
                      <w:szCs w:val="36"/>
                      <w:rPrChange w:id="6369" w:author="User" w:date="2025-11-28T15:38:00Z">
                        <w:rPr>
                          <w:ins w:id="6370" w:author="User" w:date="2025-11-28T15:38:00Z"/>
                          <w:rFonts w:eastAsia="標楷體"/>
                          <w:sz w:val="36"/>
                          <w:szCs w:val="36"/>
                        </w:rPr>
                      </w:rPrChange>
                    </w:rPr>
                  </w:pPr>
                  <w:ins w:id="6371" w:author="User" w:date="2025-11-28T15:38:00Z">
                    <w:r w:rsidRPr="002F7BD4">
                      <w:rPr>
                        <w:rFonts w:eastAsia="標楷體"/>
                        <w:color w:val="FF0000"/>
                        <w:sz w:val="32"/>
                        <w:szCs w:val="26"/>
                        <w:rPrChange w:id="6372" w:author="User" w:date="2025-11-28T15:38:00Z">
                          <w:rPr>
                            <w:rFonts w:eastAsia="標楷體"/>
                            <w:sz w:val="32"/>
                            <w:szCs w:val="26"/>
                          </w:rPr>
                        </w:rPrChange>
                      </w:rPr>
                      <w:sym w:font="Wingdings 2" w:char="F0F8"/>
                    </w:r>
                    <w:r w:rsidRPr="002F7BD4">
                      <w:rPr>
                        <w:rFonts w:eastAsia="標楷體"/>
                        <w:color w:val="FF0000"/>
                        <w:sz w:val="36"/>
                        <w:szCs w:val="36"/>
                        <w:rPrChange w:id="6373" w:author="User" w:date="2025-11-28T15:38:00Z">
                          <w:rPr>
                            <w:rFonts w:eastAsia="標楷體"/>
                            <w:sz w:val="36"/>
                            <w:szCs w:val="36"/>
                          </w:rPr>
                        </w:rPrChange>
                      </w:rPr>
                      <w:t>201</w:t>
                    </w:r>
                  </w:ins>
                </w:p>
                <w:p w14:paraId="73C392B9" w14:textId="57DCA277" w:rsidR="00060320" w:rsidRPr="002F7BD4" w:rsidRDefault="002F7BD4" w:rsidP="002F7BD4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color w:val="FF0000"/>
                      <w:sz w:val="36"/>
                      <w:szCs w:val="36"/>
                      <w:shd w:val="pct15" w:color="auto" w:fill="FFFFFF"/>
                      <w:rPrChange w:id="6374" w:author="User" w:date="2025-11-28T15:38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  <w:shd w:val="pct15" w:color="auto" w:fill="FFFFFF"/>
                        </w:rPr>
                      </w:rPrChange>
                    </w:rPr>
                  </w:pPr>
                  <w:proofErr w:type="gramStart"/>
                  <w:ins w:id="6375" w:author="User" w:date="2025-11-28T15:38:00Z">
                    <w:r w:rsidRPr="002F7BD4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6376" w:author="User" w:date="2025-11-28T15:38:00Z">
                          <w:rPr>
                            <w:rFonts w:eastAsia="標楷體" w:hint="eastAsia"/>
                            <w:sz w:val="36"/>
                            <w:szCs w:val="36"/>
                          </w:rPr>
                        </w:rPrChange>
                      </w:rPr>
                      <w:t>資數</w:t>
                    </w:r>
                  </w:ins>
                  <w:proofErr w:type="gramEnd"/>
                </w:p>
              </w:tc>
              <w:tc>
                <w:tcPr>
                  <w:tcW w:w="1378" w:type="dxa"/>
                  <w:tcBorders>
                    <w:bottom w:val="single" w:sz="4" w:space="0" w:color="auto"/>
                  </w:tcBorders>
                  <w:vAlign w:val="center"/>
                </w:tcPr>
                <w:p w14:paraId="3618EE60" w14:textId="77777777" w:rsidR="002F7BD4" w:rsidRPr="002F7BD4" w:rsidRDefault="002F7BD4" w:rsidP="002F7BD4">
                  <w:pPr>
                    <w:snapToGrid w:val="0"/>
                    <w:spacing w:line="360" w:lineRule="exact"/>
                    <w:jc w:val="center"/>
                    <w:rPr>
                      <w:ins w:id="6377" w:author="User" w:date="2025-11-28T15:38:00Z"/>
                      <w:rFonts w:eastAsia="標楷體"/>
                      <w:color w:val="FF0000"/>
                      <w:sz w:val="36"/>
                      <w:szCs w:val="36"/>
                      <w:rPrChange w:id="6378" w:author="User" w:date="2025-11-28T15:38:00Z">
                        <w:rPr>
                          <w:ins w:id="6379" w:author="User" w:date="2025-11-28T15:38:00Z"/>
                          <w:rFonts w:eastAsia="標楷體"/>
                          <w:sz w:val="36"/>
                          <w:szCs w:val="36"/>
                        </w:rPr>
                      </w:rPrChange>
                    </w:rPr>
                  </w:pPr>
                  <w:ins w:id="6380" w:author="User" w:date="2025-11-28T15:38:00Z">
                    <w:r w:rsidRPr="002F7BD4">
                      <w:rPr>
                        <w:rFonts w:eastAsia="標楷體"/>
                        <w:color w:val="FF0000"/>
                        <w:sz w:val="36"/>
                        <w:szCs w:val="36"/>
                        <w:rPrChange w:id="6381" w:author="User" w:date="2025-11-28T15:38:00Z">
                          <w:rPr>
                            <w:rFonts w:eastAsia="標楷體"/>
                            <w:sz w:val="36"/>
                            <w:szCs w:val="36"/>
                          </w:rPr>
                        </w:rPrChange>
                      </w:rPr>
                      <w:t>301</w:t>
                    </w:r>
                  </w:ins>
                </w:p>
                <w:p w14:paraId="757DB4A9" w14:textId="77777777" w:rsidR="002F7BD4" w:rsidRPr="002F7BD4" w:rsidRDefault="002F7BD4" w:rsidP="002F7BD4">
                  <w:pPr>
                    <w:snapToGrid w:val="0"/>
                    <w:spacing w:line="360" w:lineRule="exact"/>
                    <w:jc w:val="center"/>
                    <w:rPr>
                      <w:ins w:id="6382" w:author="User" w:date="2025-11-28T15:38:00Z"/>
                      <w:rFonts w:eastAsia="標楷體"/>
                      <w:color w:val="FF0000"/>
                      <w:sz w:val="36"/>
                      <w:szCs w:val="36"/>
                      <w:rPrChange w:id="6383" w:author="User" w:date="2025-11-28T15:38:00Z">
                        <w:rPr>
                          <w:ins w:id="6384" w:author="User" w:date="2025-11-28T15:38:00Z"/>
                          <w:rFonts w:eastAsia="標楷體"/>
                          <w:sz w:val="36"/>
                          <w:szCs w:val="36"/>
                        </w:rPr>
                      </w:rPrChange>
                    </w:rPr>
                  </w:pPr>
                  <w:ins w:id="6385" w:author="User" w:date="2025-11-28T15:38:00Z">
                    <w:r w:rsidRPr="002F7BD4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6386" w:author="User" w:date="2025-11-28T15:38:00Z">
                          <w:rPr>
                            <w:rFonts w:eastAsia="標楷體" w:hint="eastAsia"/>
                            <w:sz w:val="36"/>
                            <w:szCs w:val="36"/>
                          </w:rPr>
                        </w:rPrChange>
                      </w:rPr>
                      <w:t>技藝</w:t>
                    </w:r>
                  </w:ins>
                </w:p>
                <w:p w14:paraId="30E0BE9D" w14:textId="7288A4C9" w:rsidR="00060320" w:rsidRPr="002F7BD4" w:rsidRDefault="002F7BD4" w:rsidP="002F7BD4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color w:val="FF0000"/>
                      <w:sz w:val="36"/>
                      <w:szCs w:val="36"/>
                      <w:rPrChange w:id="6387" w:author="User" w:date="2025-11-28T15:38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388" w:author="User" w:date="2025-11-28T15:38:00Z">
                    <w:r w:rsidRPr="002F7BD4">
                      <w:rPr>
                        <w:rFonts w:eastAsia="標楷體"/>
                        <w:color w:val="FF0000"/>
                        <w:sz w:val="20"/>
                        <w:szCs w:val="9"/>
                        <w:shd w:val="pct15" w:color="auto" w:fill="FFFFFF"/>
                        <w:rPrChange w:id="6389" w:author="User" w:date="2025-11-28T15:38:00Z">
                          <w:rPr>
                            <w:rFonts w:eastAsia="標楷體"/>
                            <w:sz w:val="20"/>
                            <w:szCs w:val="9"/>
                            <w:shd w:val="pct15" w:color="auto" w:fill="FFFFFF"/>
                          </w:rPr>
                        </w:rPrChange>
                      </w:rPr>
                      <w:t>(</w:t>
                    </w:r>
                    <w:r w:rsidRPr="002F7BD4">
                      <w:rPr>
                        <w:rFonts w:eastAsia="標楷體" w:hint="eastAsia"/>
                        <w:color w:val="FF0000"/>
                        <w:sz w:val="20"/>
                        <w:szCs w:val="9"/>
                        <w:shd w:val="pct15" w:color="auto" w:fill="FFFFFF"/>
                        <w:rPrChange w:id="6390" w:author="User" w:date="2025-11-28T15:38:00Z">
                          <w:rPr>
                            <w:rFonts w:eastAsia="標楷體" w:hint="eastAsia"/>
                            <w:sz w:val="20"/>
                            <w:szCs w:val="9"/>
                            <w:shd w:val="pct15" w:color="auto" w:fill="FFFFFF"/>
                          </w:rPr>
                        </w:rPrChange>
                      </w:rPr>
                      <w:t>數學</w:t>
                    </w:r>
                    <w:r w:rsidRPr="002F7BD4">
                      <w:rPr>
                        <w:rFonts w:eastAsia="標楷體"/>
                        <w:color w:val="FF0000"/>
                        <w:sz w:val="20"/>
                        <w:szCs w:val="9"/>
                        <w:shd w:val="pct15" w:color="auto" w:fill="FFFFFF"/>
                        <w:rPrChange w:id="6391" w:author="User" w:date="2025-11-28T15:38:00Z">
                          <w:rPr>
                            <w:rFonts w:eastAsia="標楷體"/>
                            <w:sz w:val="20"/>
                            <w:szCs w:val="9"/>
                            <w:shd w:val="pct15" w:color="auto" w:fill="FFFFFF"/>
                          </w:rPr>
                        </w:rPrChange>
                      </w:rPr>
                      <w:t>)</w:t>
                    </w:r>
                  </w:ins>
                </w:p>
              </w:tc>
              <w:tc>
                <w:tcPr>
                  <w:tcW w:w="1373" w:type="dxa"/>
                  <w:gridSpan w:val="2"/>
                  <w:vAlign w:val="center"/>
                </w:tcPr>
                <w:p w14:paraId="302844D8" w14:textId="77777777" w:rsidR="00CE3AF2" w:rsidRPr="00710858" w:rsidRDefault="00CE3AF2" w:rsidP="00CE3AF2">
                  <w:pPr>
                    <w:snapToGrid w:val="0"/>
                    <w:jc w:val="center"/>
                    <w:rPr>
                      <w:ins w:id="6392" w:author="User" w:date="2025-08-19T10:30:00Z"/>
                      <w:rFonts w:eastAsia="標楷體"/>
                      <w:sz w:val="36"/>
                      <w:szCs w:val="36"/>
                      <w:rPrChange w:id="6393" w:author="User" w:date="2025-08-27T11:49:00Z">
                        <w:rPr>
                          <w:ins w:id="6394" w:author="User" w:date="2025-08-19T10:3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395" w:author="User" w:date="2025-08-19T10:30:00Z">
                    <w:r w:rsidRPr="00710858">
                      <w:rPr>
                        <w:rFonts w:eastAsia="標楷體"/>
                        <w:sz w:val="36"/>
                        <w:szCs w:val="36"/>
                        <w:rPrChange w:id="6396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301</w:t>
                    </w:r>
                  </w:ins>
                </w:p>
                <w:p w14:paraId="56DD29C6" w14:textId="13E5F24E" w:rsidR="00C66D37" w:rsidRPr="00710858" w:rsidDel="00CE3AF2" w:rsidRDefault="00CE3AF2" w:rsidP="00CE3AF2">
                  <w:pPr>
                    <w:snapToGrid w:val="0"/>
                    <w:jc w:val="center"/>
                    <w:rPr>
                      <w:ins w:id="6397" w:author="Windows 使用者" w:date="2024-08-13T09:30:00Z"/>
                      <w:del w:id="6398" w:author="User" w:date="2025-08-19T10:30:00Z"/>
                      <w:rFonts w:eastAsia="標楷體"/>
                      <w:sz w:val="36"/>
                      <w:szCs w:val="36"/>
                      <w:rPrChange w:id="6399" w:author="User" w:date="2025-08-27T11:49:00Z">
                        <w:rPr>
                          <w:ins w:id="6400" w:author="Windows 使用者" w:date="2024-08-13T09:30:00Z"/>
                          <w:del w:id="6401" w:author="User" w:date="2025-08-19T10:3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402" w:author="User" w:date="2025-08-19T10:30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640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數學</w:t>
                    </w:r>
                  </w:ins>
                  <w:ins w:id="6404" w:author="Windows 使用者" w:date="2024-08-13T09:30:00Z">
                    <w:del w:id="6405" w:author="User" w:date="2025-08-19T10:30:00Z">
                      <w:r w:rsidR="00C66D37" w:rsidRPr="00710858" w:rsidDel="00CE3AF2">
                        <w:rPr>
                          <w:rFonts w:eastAsia="標楷體"/>
                          <w:sz w:val="36"/>
                          <w:szCs w:val="36"/>
                          <w:rPrChange w:id="6406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201</w:delText>
                      </w:r>
                    </w:del>
                  </w:ins>
                </w:p>
                <w:p w14:paraId="03908E14" w14:textId="01952046" w:rsidR="00642BDA" w:rsidRPr="00710858" w:rsidDel="007405DF" w:rsidRDefault="00C66D37" w:rsidP="00C66D37">
                  <w:pPr>
                    <w:snapToGrid w:val="0"/>
                    <w:spacing w:line="400" w:lineRule="exact"/>
                    <w:jc w:val="center"/>
                    <w:rPr>
                      <w:del w:id="6407" w:author="Windows 使用者" w:date="2024-08-06T11:54:00Z"/>
                      <w:rFonts w:eastAsia="標楷體"/>
                      <w:sz w:val="36"/>
                      <w:szCs w:val="36"/>
                      <w:rPrChange w:id="6408" w:author="User" w:date="2025-08-27T11:49:00Z">
                        <w:rPr>
                          <w:del w:id="6409" w:author="Windows 使用者" w:date="2024-08-06T11:5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410" w:author="Windows 使用者" w:date="2024-08-13T09:30:00Z">
                    <w:del w:id="6411" w:author="User" w:date="2025-08-19T10:30:00Z">
                      <w:r w:rsidRPr="00710858" w:rsidDel="00CE3AF2">
                        <w:rPr>
                          <w:rFonts w:eastAsia="標楷體" w:hint="eastAsia"/>
                          <w:sz w:val="36"/>
                          <w:szCs w:val="36"/>
                          <w:rPrChange w:id="6412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數學</w:delText>
                      </w:r>
                    </w:del>
                  </w:ins>
                  <w:del w:id="6413" w:author="Windows 使用者" w:date="2024-08-06T11:54:00Z">
                    <w:r w:rsidR="00642BDA" w:rsidRPr="00710858" w:rsidDel="007405DF">
                      <w:rPr>
                        <w:rFonts w:eastAsia="標楷體"/>
                        <w:sz w:val="36"/>
                        <w:szCs w:val="36"/>
                        <w:rPrChange w:id="6414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301</w:delText>
                    </w:r>
                  </w:del>
                </w:p>
                <w:p w14:paraId="38FD6D2B" w14:textId="74D7F730" w:rsidR="00060320" w:rsidRPr="00710858" w:rsidRDefault="00642BDA" w:rsidP="00642BDA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2"/>
                      <w:szCs w:val="26"/>
                      <w:rPrChange w:id="6415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</w:pPr>
                  <w:del w:id="6416" w:author="Windows 使用者" w:date="2024-08-06T11:54:00Z">
                    <w:r w:rsidRPr="00710858" w:rsidDel="007405DF">
                      <w:rPr>
                        <w:rFonts w:eastAsia="標楷體" w:hint="eastAsia"/>
                        <w:sz w:val="36"/>
                        <w:szCs w:val="36"/>
                        <w:rPrChange w:id="641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資數</w:delText>
                    </w:r>
                  </w:del>
                </w:p>
              </w:tc>
              <w:tc>
                <w:tcPr>
                  <w:tcW w:w="1372" w:type="dxa"/>
                  <w:vAlign w:val="center"/>
                </w:tcPr>
                <w:p w14:paraId="54338AC5" w14:textId="794CDAA4" w:rsidR="00CE3AF2" w:rsidRPr="00710858" w:rsidRDefault="00CE3AF2" w:rsidP="00CE3AF2">
                  <w:pPr>
                    <w:snapToGrid w:val="0"/>
                    <w:spacing w:line="400" w:lineRule="exact"/>
                    <w:jc w:val="center"/>
                    <w:rPr>
                      <w:ins w:id="6418" w:author="User" w:date="2025-08-19T10:30:00Z"/>
                      <w:rFonts w:eastAsia="標楷體"/>
                      <w:sz w:val="36"/>
                      <w:szCs w:val="36"/>
                      <w:rPrChange w:id="6419" w:author="User" w:date="2025-08-27T11:49:00Z">
                        <w:rPr>
                          <w:ins w:id="6420" w:author="User" w:date="2025-08-19T10:3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421" w:author="User" w:date="2025-08-19T10:30:00Z">
                    <w:r w:rsidRPr="00710858">
                      <w:rPr>
                        <w:rFonts w:eastAsia="標楷體"/>
                        <w:sz w:val="32"/>
                        <w:szCs w:val="26"/>
                        <w:rPrChange w:id="6422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sym w:font="Wingdings 2" w:char="F0F8"/>
                    </w:r>
                    <w:r w:rsidRPr="00710858">
                      <w:rPr>
                        <w:rFonts w:eastAsia="標楷體"/>
                        <w:sz w:val="36"/>
                        <w:szCs w:val="36"/>
                        <w:rPrChange w:id="6423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201</w:t>
                    </w:r>
                  </w:ins>
                </w:p>
                <w:p w14:paraId="56D2A23B" w14:textId="4B118C54" w:rsidR="00CB301F" w:rsidRPr="00710858" w:rsidDel="00CE3AF2" w:rsidRDefault="00CE3AF2" w:rsidP="00807F70">
                  <w:pPr>
                    <w:snapToGrid w:val="0"/>
                    <w:jc w:val="center"/>
                    <w:rPr>
                      <w:ins w:id="6424" w:author="Windows 使用者" w:date="2024-08-06T16:58:00Z"/>
                      <w:del w:id="6425" w:author="User" w:date="2025-08-19T10:30:00Z"/>
                      <w:rFonts w:eastAsia="標楷體"/>
                      <w:sz w:val="36"/>
                      <w:szCs w:val="36"/>
                      <w:rPrChange w:id="6426" w:author="User" w:date="2025-08-27T11:49:00Z">
                        <w:rPr>
                          <w:ins w:id="6427" w:author="Windows 使用者" w:date="2024-08-06T16:58:00Z"/>
                          <w:del w:id="6428" w:author="User" w:date="2025-08-19T10:3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429" w:author="User" w:date="2025-08-19T10:30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643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資數</w:t>
                    </w:r>
                  </w:ins>
                  <w:ins w:id="6431" w:author="Windows 使用者" w:date="2024-08-06T16:58:00Z">
                    <w:del w:id="6432" w:author="User" w:date="2025-08-19T10:30:00Z">
                      <w:r w:rsidR="00CB301F" w:rsidRPr="00710858" w:rsidDel="00CE3AF2">
                        <w:rPr>
                          <w:rFonts w:eastAsia="標楷體"/>
                          <w:sz w:val="36"/>
                          <w:szCs w:val="36"/>
                          <w:rPrChange w:id="6433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101</w:delText>
                      </w:r>
                    </w:del>
                  </w:ins>
                </w:p>
                <w:p w14:paraId="6D51E62E" w14:textId="7B414229" w:rsidR="00060320" w:rsidRPr="00710858" w:rsidRDefault="00CB301F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643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6435" w:author="User" w:date="2025-08-19T10:30:00Z">
                      <w:pPr>
                        <w:snapToGrid w:val="0"/>
                        <w:spacing w:line="360" w:lineRule="exact"/>
                        <w:jc w:val="center"/>
                      </w:pPr>
                    </w:pPrChange>
                  </w:pPr>
                  <w:ins w:id="6436" w:author="Windows 使用者" w:date="2024-08-06T16:58:00Z">
                    <w:del w:id="6437" w:author="User" w:date="2025-08-19T10:30:00Z">
                      <w:r w:rsidRPr="00710858" w:rsidDel="00CE3AF2">
                        <w:rPr>
                          <w:rFonts w:eastAsia="標楷體" w:hint="eastAsia"/>
                          <w:sz w:val="36"/>
                          <w:szCs w:val="36"/>
                          <w:rPrChange w:id="6438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數學</w:delText>
                      </w:r>
                    </w:del>
                  </w:ins>
                </w:p>
              </w:tc>
            </w:tr>
            <w:tr w:rsidR="00710858" w:rsidRPr="00710858" w14:paraId="1F6CC533" w14:textId="77777777" w:rsidTr="00AE3A7E">
              <w:tblPrEx>
                <w:tblW w:w="17526" w:type="dxa"/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Look w:val="01E0" w:firstRow="1" w:lastRow="1" w:firstColumn="1" w:lastColumn="1" w:noHBand="0" w:noVBand="0"/>
                <w:tblPrExChange w:id="6439" w:author="User" w:date="2025-08-29T08:18:00Z">
                  <w:tblPrEx>
                    <w:tblW w:w="17526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1E0" w:firstRow="1" w:lastRow="1" w:firstColumn="1" w:lastColumn="1" w:noHBand="0" w:noVBand="0"/>
                  </w:tblPrEx>
                </w:tblPrExChange>
              </w:tblPrEx>
              <w:trPr>
                <w:gridAfter w:val="1"/>
                <w:wAfter w:w="6859" w:type="dxa"/>
                <w:cantSplit/>
                <w:trPrChange w:id="6440" w:author="User" w:date="2025-08-29T08:18:00Z">
                  <w:trPr>
                    <w:gridBefore w:val="1"/>
                    <w:gridAfter w:val="1"/>
                    <w:wAfter w:w="6859" w:type="dxa"/>
                    <w:cantSplit/>
                  </w:trPr>
                </w:trPrChange>
              </w:trPr>
              <w:tc>
                <w:tcPr>
                  <w:tcW w:w="1205" w:type="dxa"/>
                  <w:vMerge/>
                  <w:vAlign w:val="center"/>
                  <w:tcPrChange w:id="6441" w:author="User" w:date="2025-08-29T08:18:00Z">
                    <w:tcPr>
                      <w:tcW w:w="1205" w:type="dxa"/>
                      <w:gridSpan w:val="2"/>
                      <w:vMerge/>
                      <w:vAlign w:val="center"/>
                    </w:tcPr>
                  </w:tcPrChange>
                </w:tcPr>
                <w:p w14:paraId="4B298F15" w14:textId="77777777" w:rsidR="00060320" w:rsidRPr="00710858" w:rsidRDefault="00060320" w:rsidP="00060320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644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4" w:type="dxa"/>
                  <w:vAlign w:val="center"/>
                  <w:tcPrChange w:id="6443" w:author="User" w:date="2025-08-29T08:18:00Z">
                    <w:tcPr>
                      <w:tcW w:w="524" w:type="dxa"/>
                      <w:gridSpan w:val="2"/>
                      <w:vAlign w:val="center"/>
                    </w:tcPr>
                  </w:tcPrChange>
                </w:tcPr>
                <w:p w14:paraId="1462F684" w14:textId="77777777" w:rsidR="00060320" w:rsidRPr="00710858" w:rsidRDefault="00060320" w:rsidP="00060320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6444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6445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6</w:t>
                  </w:r>
                </w:p>
              </w:tc>
              <w:tc>
                <w:tcPr>
                  <w:tcW w:w="1570" w:type="dxa"/>
                  <w:vAlign w:val="center"/>
                  <w:tcPrChange w:id="6446" w:author="User" w:date="2025-08-29T08:18:00Z">
                    <w:tcPr>
                      <w:tcW w:w="1570" w:type="dxa"/>
                      <w:gridSpan w:val="2"/>
                      <w:vAlign w:val="center"/>
                    </w:tcPr>
                  </w:tcPrChange>
                </w:tcPr>
                <w:p w14:paraId="3397F048" w14:textId="77777777" w:rsidR="00060320" w:rsidRPr="00710858" w:rsidRDefault="00060320" w:rsidP="00060320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644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644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644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645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  <w:p w14:paraId="66E9DB30" w14:textId="77777777" w:rsidR="00060320" w:rsidRPr="00710858" w:rsidRDefault="00060320" w:rsidP="00060320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645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645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348AA2E5" w14:textId="77777777" w:rsidR="00060320" w:rsidRPr="00710858" w:rsidRDefault="00060320" w:rsidP="00060320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645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645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14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6455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645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40</w:t>
                  </w:r>
                </w:p>
              </w:tc>
              <w:tc>
                <w:tcPr>
                  <w:tcW w:w="503" w:type="dxa"/>
                  <w:vAlign w:val="center"/>
                  <w:tcPrChange w:id="6457" w:author="User" w:date="2025-08-29T08:18:00Z">
                    <w:tcPr>
                      <w:tcW w:w="503" w:type="dxa"/>
                      <w:gridSpan w:val="2"/>
                      <w:vAlign w:val="center"/>
                    </w:tcPr>
                  </w:tcPrChange>
                </w:tcPr>
                <w:p w14:paraId="4597F898" w14:textId="77777777" w:rsidR="00060320" w:rsidRPr="00710858" w:rsidRDefault="00060320" w:rsidP="00060320">
                  <w:pPr>
                    <w:snapToGrid w:val="0"/>
                    <w:jc w:val="center"/>
                    <w:rPr>
                      <w:rFonts w:eastAsia="標楷體"/>
                      <w:rPrChange w:id="645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645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40</w:t>
                  </w:r>
                </w:p>
              </w:tc>
              <w:tc>
                <w:tcPr>
                  <w:tcW w:w="1371" w:type="dxa"/>
                  <w:tcBorders>
                    <w:bottom w:val="single" w:sz="4" w:space="0" w:color="auto"/>
                  </w:tcBorders>
                  <w:vAlign w:val="center"/>
                  <w:tcPrChange w:id="6460" w:author="User" w:date="2025-08-29T08:18:00Z">
                    <w:tcPr>
                      <w:tcW w:w="1371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</w:tcPrChange>
                </w:tcPr>
                <w:p w14:paraId="4D491957" w14:textId="23D1A373" w:rsidR="007A6B6C" w:rsidRPr="00710858" w:rsidRDefault="007A6B6C" w:rsidP="007A6B6C">
                  <w:pPr>
                    <w:snapToGrid w:val="0"/>
                    <w:spacing w:line="400" w:lineRule="exact"/>
                    <w:jc w:val="center"/>
                    <w:rPr>
                      <w:ins w:id="6461" w:author="Windows 使用者" w:date="2024-08-13T09:59:00Z"/>
                      <w:rFonts w:eastAsia="標楷體"/>
                      <w:sz w:val="36"/>
                      <w:szCs w:val="36"/>
                      <w:rPrChange w:id="6462" w:author="User" w:date="2025-08-27T11:49:00Z">
                        <w:rPr>
                          <w:ins w:id="6463" w:author="Windows 使用者" w:date="2024-08-13T09:59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464" w:author="Windows 使用者" w:date="2024-08-13T09:59:00Z">
                    <w:r w:rsidRPr="00710858">
                      <w:rPr>
                        <w:rFonts w:eastAsia="標楷體"/>
                        <w:sz w:val="32"/>
                        <w:szCs w:val="26"/>
                        <w:rPrChange w:id="6465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sym w:font="Wingdings 2" w:char="F0F8"/>
                    </w:r>
                  </w:ins>
                  <w:ins w:id="6466" w:author="User" w:date="2025-08-19T10:27:00Z">
                    <w:r w:rsidR="008044EA" w:rsidRPr="00710858">
                      <w:rPr>
                        <w:rFonts w:eastAsia="標楷體"/>
                        <w:sz w:val="36"/>
                        <w:szCs w:val="36"/>
                        <w:rPrChange w:id="6467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2</w:t>
                    </w:r>
                  </w:ins>
                  <w:ins w:id="6468" w:author="Windows 使用者" w:date="2024-08-13T09:59:00Z">
                    <w:del w:id="6469" w:author="User" w:date="2025-08-19T10:27:00Z">
                      <w:r w:rsidRPr="00710858" w:rsidDel="008044EA">
                        <w:rPr>
                          <w:rFonts w:eastAsia="標楷體"/>
                          <w:sz w:val="36"/>
                          <w:szCs w:val="36"/>
                          <w:rPrChange w:id="6470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1</w:delText>
                      </w:r>
                    </w:del>
                    <w:r w:rsidRPr="00710858">
                      <w:rPr>
                        <w:rFonts w:eastAsia="標楷體"/>
                        <w:sz w:val="36"/>
                        <w:szCs w:val="36"/>
                        <w:rPrChange w:id="6471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01</w:t>
                    </w:r>
                  </w:ins>
                </w:p>
                <w:p w14:paraId="7228AB0B" w14:textId="085DF9F2" w:rsidR="00060320" w:rsidRPr="00710858" w:rsidRDefault="007A6B6C" w:rsidP="007A6B6C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647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473" w:author="Windows 使用者" w:date="2024-08-13T09:59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647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資數</w:t>
                    </w:r>
                  </w:ins>
                </w:p>
              </w:tc>
              <w:tc>
                <w:tcPr>
                  <w:tcW w:w="1371" w:type="dxa"/>
                  <w:tcBorders>
                    <w:bottom w:val="single" w:sz="4" w:space="0" w:color="auto"/>
                  </w:tcBorders>
                  <w:vAlign w:val="center"/>
                  <w:tcPrChange w:id="6475" w:author="User" w:date="2025-08-29T08:18:00Z">
                    <w:tcPr>
                      <w:tcW w:w="1371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</w:tcPrChange>
                </w:tcPr>
                <w:p w14:paraId="78F3F8EE" w14:textId="6799E390" w:rsidR="00430856" w:rsidRPr="00710858" w:rsidDel="00CE3AF2" w:rsidRDefault="00430856">
                  <w:pPr>
                    <w:snapToGrid w:val="0"/>
                    <w:jc w:val="center"/>
                    <w:rPr>
                      <w:ins w:id="6476" w:author="Windows 使用者" w:date="2024-08-12T11:36:00Z"/>
                      <w:del w:id="6477" w:author="User" w:date="2025-08-19T10:28:00Z"/>
                      <w:rFonts w:eastAsia="標楷體"/>
                      <w:sz w:val="36"/>
                      <w:szCs w:val="36"/>
                      <w:rPrChange w:id="6478" w:author="User" w:date="2025-08-27T11:49:00Z">
                        <w:rPr>
                          <w:ins w:id="6479" w:author="Windows 使用者" w:date="2024-08-12T11:36:00Z"/>
                          <w:del w:id="6480" w:author="User" w:date="2025-08-19T10:2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481" w:author="Windows 使用者" w:date="2024-08-12T11:36:00Z">
                    <w:del w:id="6482" w:author="User" w:date="2025-08-19T10:28:00Z">
                      <w:r w:rsidRPr="00710858" w:rsidDel="00CE3AF2">
                        <w:rPr>
                          <w:rFonts w:eastAsia="標楷體"/>
                          <w:sz w:val="36"/>
                          <w:szCs w:val="36"/>
                          <w:rPrChange w:id="6483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201</w:delText>
                      </w:r>
                    </w:del>
                  </w:ins>
                </w:p>
                <w:p w14:paraId="1D36BE4F" w14:textId="5DFA86E0" w:rsidR="00060320" w:rsidRPr="00710858" w:rsidRDefault="00430856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648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485" w:author="Windows 使用者" w:date="2024-08-12T11:36:00Z">
                    <w:del w:id="6486" w:author="User" w:date="2025-08-19T10:28:00Z">
                      <w:r w:rsidRPr="00710858" w:rsidDel="00CE3AF2">
                        <w:rPr>
                          <w:rFonts w:eastAsia="標楷體" w:hint="eastAsia"/>
                          <w:sz w:val="28"/>
                          <w:szCs w:val="36"/>
                          <w:rPrChange w:id="6487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36"/>
                            </w:rPr>
                          </w:rPrChange>
                        </w:rPr>
                        <w:delText>邏輯推理</w:delText>
                      </w:r>
                    </w:del>
                  </w:ins>
                </w:p>
              </w:tc>
              <w:tc>
                <w:tcPr>
                  <w:tcW w:w="1378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  <w:tcPrChange w:id="6488" w:author="User" w:date="2025-08-29T08:18:00Z">
                    <w:tcPr>
                      <w:tcW w:w="1378" w:type="dxa"/>
                      <w:gridSpan w:val="2"/>
                      <w:tcBorders>
                        <w:top w:val="single" w:sz="4" w:space="0" w:color="auto"/>
                        <w:bottom w:val="single" w:sz="4" w:space="0" w:color="auto"/>
                      </w:tcBorders>
                      <w:vAlign w:val="center"/>
                    </w:tcPr>
                  </w:tcPrChange>
                </w:tcPr>
                <w:p w14:paraId="6ED8F9EC" w14:textId="15BBEA8D" w:rsidR="002D478D" w:rsidRPr="00710858" w:rsidDel="007405DF" w:rsidRDefault="002F7BD4" w:rsidP="00430856">
                  <w:pPr>
                    <w:snapToGrid w:val="0"/>
                    <w:spacing w:line="400" w:lineRule="exact"/>
                    <w:jc w:val="center"/>
                    <w:rPr>
                      <w:del w:id="6489" w:author="Windows 使用者" w:date="2024-08-06T11:53:00Z"/>
                      <w:rFonts w:eastAsia="標楷體"/>
                      <w:sz w:val="36"/>
                      <w:szCs w:val="36"/>
                      <w:rPrChange w:id="6490" w:author="User" w:date="2025-08-27T11:49:00Z">
                        <w:rPr>
                          <w:del w:id="6491" w:author="Windows 使用者" w:date="2024-08-06T11:5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492" w:author="User" w:date="2025-11-28T15:39:00Z">
                    <w:r w:rsidRPr="002F7BD4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6493" w:author="User" w:date="2025-11-28T15:39:00Z">
                          <w:rPr>
                            <w:rFonts w:eastAsia="標楷體" w:hint="eastAsia"/>
                            <w:sz w:val="36"/>
                            <w:szCs w:val="36"/>
                          </w:rPr>
                        </w:rPrChange>
                      </w:rPr>
                      <w:t>※</w:t>
                    </w:r>
                    <w:r w:rsidRPr="002F7BD4">
                      <w:rPr>
                        <w:rFonts w:eastAsia="標楷體"/>
                        <w:color w:val="FF0000"/>
                        <w:sz w:val="36"/>
                        <w:szCs w:val="36"/>
                        <w:rPrChange w:id="6494" w:author="User" w:date="2025-11-28T15:39:00Z">
                          <w:rPr>
                            <w:rFonts w:eastAsia="標楷體"/>
                            <w:sz w:val="36"/>
                            <w:szCs w:val="36"/>
                          </w:rPr>
                        </w:rPrChange>
                      </w:rPr>
                      <w:t>301</w:t>
                    </w:r>
                    <w:r w:rsidRPr="002F7BD4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6495" w:author="User" w:date="2025-11-28T15:39:00Z">
                          <w:rPr>
                            <w:rFonts w:eastAsia="標楷體" w:hint="eastAsia"/>
                            <w:sz w:val="36"/>
                            <w:szCs w:val="36"/>
                          </w:rPr>
                        </w:rPrChange>
                      </w:rPr>
                      <w:t>技藝</w:t>
                    </w:r>
                  </w:ins>
                  <w:del w:id="6496" w:author="Windows 使用者" w:date="2024-08-06T11:53:00Z">
                    <w:r w:rsidR="002D478D" w:rsidRPr="00710858" w:rsidDel="007405DF">
                      <w:rPr>
                        <w:rFonts w:eastAsia="標楷體"/>
                        <w:sz w:val="36"/>
                        <w:szCs w:val="36"/>
                        <w:rPrChange w:id="6497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301</w:delText>
                    </w:r>
                  </w:del>
                </w:p>
                <w:p w14:paraId="582F932C" w14:textId="2A5EAF3F" w:rsidR="00060320" w:rsidRPr="00710858" w:rsidRDefault="003B4595" w:rsidP="002D478D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649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6499" w:author="Windows 使用者" w:date="2024-08-06T11:53:00Z">
                    <w:r w:rsidRPr="00710858" w:rsidDel="007405DF">
                      <w:rPr>
                        <w:rFonts w:eastAsia="標楷體" w:hint="eastAsia"/>
                        <w:sz w:val="36"/>
                        <w:szCs w:val="36"/>
                        <w:rPrChange w:id="650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資數</w:delText>
                    </w:r>
                  </w:del>
                </w:p>
              </w:tc>
              <w:tc>
                <w:tcPr>
                  <w:tcW w:w="1373" w:type="dxa"/>
                  <w:gridSpan w:val="2"/>
                  <w:tcBorders>
                    <w:bottom w:val="single" w:sz="4" w:space="0" w:color="auto"/>
                  </w:tcBorders>
                  <w:vAlign w:val="center"/>
                  <w:tcPrChange w:id="6501" w:author="User" w:date="2025-08-29T08:18:00Z">
                    <w:tcPr>
                      <w:tcW w:w="1373" w:type="dxa"/>
                      <w:gridSpan w:val="3"/>
                      <w:tcBorders>
                        <w:bottom w:val="single" w:sz="4" w:space="0" w:color="auto"/>
                      </w:tcBorders>
                      <w:vAlign w:val="center"/>
                    </w:tcPr>
                  </w:tcPrChange>
                </w:tcPr>
                <w:p w14:paraId="342DDAD9" w14:textId="4519A30A" w:rsidR="00060320" w:rsidRPr="00710858" w:rsidRDefault="00060320" w:rsidP="00642BDA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650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tcBorders>
                    <w:bottom w:val="single" w:sz="4" w:space="0" w:color="auto"/>
                  </w:tcBorders>
                  <w:vAlign w:val="center"/>
                  <w:tcPrChange w:id="6503" w:author="User" w:date="2025-08-29T08:18:00Z">
                    <w:tcPr>
                      <w:tcW w:w="1372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</w:tcPrChange>
                </w:tcPr>
                <w:p w14:paraId="2CC1BC97" w14:textId="79F02DDF" w:rsidR="00060320" w:rsidRPr="00710858" w:rsidRDefault="00060320" w:rsidP="00CE3AF2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650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14:paraId="13BE0C8B" w14:textId="77777777" w:rsidTr="0095659E">
              <w:trPr>
                <w:cantSplit/>
                <w:trHeight w:val="661"/>
              </w:trPr>
              <w:tc>
                <w:tcPr>
                  <w:tcW w:w="1205" w:type="dxa"/>
                  <w:vMerge/>
                  <w:vAlign w:val="center"/>
                </w:tcPr>
                <w:p w14:paraId="2AD5EEED" w14:textId="77777777" w:rsidR="00060320" w:rsidRPr="00710858" w:rsidRDefault="00060320" w:rsidP="00060320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650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2094" w:type="dxa"/>
                  <w:gridSpan w:val="2"/>
                  <w:vAlign w:val="center"/>
                </w:tcPr>
                <w:p w14:paraId="6C3BB2D1" w14:textId="77777777" w:rsidR="00060320" w:rsidRPr="00710858" w:rsidRDefault="00060320" w:rsidP="00060320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650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650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14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6508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650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6510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651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6512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651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</w:tc>
              <w:tc>
                <w:tcPr>
                  <w:tcW w:w="503" w:type="dxa"/>
                  <w:vAlign w:val="center"/>
                </w:tcPr>
                <w:p w14:paraId="4947E905" w14:textId="77777777" w:rsidR="00060320" w:rsidRPr="00710858" w:rsidRDefault="00060320" w:rsidP="00060320">
                  <w:pPr>
                    <w:snapToGrid w:val="0"/>
                    <w:jc w:val="center"/>
                    <w:rPr>
                      <w:rFonts w:eastAsia="標楷體"/>
                      <w:rPrChange w:id="651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651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20</w:t>
                  </w:r>
                </w:p>
              </w:tc>
              <w:tc>
                <w:tcPr>
                  <w:tcW w:w="6865" w:type="dxa"/>
                  <w:gridSpan w:val="6"/>
                  <w:tcBorders>
                    <w:bottom w:val="single" w:sz="4" w:space="0" w:color="auto"/>
                  </w:tcBorders>
                  <w:vAlign w:val="center"/>
                </w:tcPr>
                <w:p w14:paraId="66C350A3" w14:textId="77777777" w:rsidR="00060320" w:rsidRPr="00710858" w:rsidRDefault="00060320" w:rsidP="00060320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651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6517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打掃時間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651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PrChange w:id="6519" w:author="User" w:date="2025-08-27T11:49:00Z">
                        <w:rPr>
                          <w:color w:val="000000" w:themeColor="text1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652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clean  Time</w:t>
                  </w:r>
                </w:p>
              </w:tc>
              <w:tc>
                <w:tcPr>
                  <w:tcW w:w="6859" w:type="dxa"/>
                  <w:vAlign w:val="center"/>
                </w:tcPr>
                <w:p w14:paraId="6DF965AA" w14:textId="77777777" w:rsidR="00060320" w:rsidRPr="00710858" w:rsidRDefault="00060320" w:rsidP="00060320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652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6522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打掃時間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652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PrChange w:id="6524" w:author="User" w:date="2025-08-27T11:49:00Z">
                        <w:rPr>
                          <w:color w:val="000000" w:themeColor="text1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652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clean  Time</w:t>
                  </w:r>
                </w:p>
              </w:tc>
            </w:tr>
            <w:tr w:rsidR="00710858" w:rsidRPr="00710858" w14:paraId="34B2882B" w14:textId="77777777" w:rsidTr="0095659E">
              <w:trPr>
                <w:gridAfter w:val="1"/>
                <w:wAfter w:w="6859" w:type="dxa"/>
                <w:cantSplit/>
                <w:trHeight w:val="1250"/>
              </w:trPr>
              <w:tc>
                <w:tcPr>
                  <w:tcW w:w="1205" w:type="dxa"/>
                  <w:vMerge/>
                  <w:vAlign w:val="center"/>
                </w:tcPr>
                <w:p w14:paraId="7CF3E59E" w14:textId="77777777" w:rsidR="00060320" w:rsidRPr="00710858" w:rsidRDefault="00060320" w:rsidP="00060320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652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4" w:type="dxa"/>
                  <w:vAlign w:val="center"/>
                </w:tcPr>
                <w:p w14:paraId="33BCD649" w14:textId="77777777" w:rsidR="00060320" w:rsidRPr="00710858" w:rsidRDefault="00060320" w:rsidP="00060320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6527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6528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7</w:t>
                  </w:r>
                </w:p>
              </w:tc>
              <w:tc>
                <w:tcPr>
                  <w:tcW w:w="1570" w:type="dxa"/>
                  <w:vAlign w:val="center"/>
                </w:tcPr>
                <w:p w14:paraId="6E7579F8" w14:textId="77777777" w:rsidR="00060320" w:rsidRPr="00710858" w:rsidRDefault="00060320" w:rsidP="00060320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652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653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6531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653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  <w:p w14:paraId="2BD51BED" w14:textId="77777777" w:rsidR="00060320" w:rsidRPr="00710858" w:rsidRDefault="00060320" w:rsidP="00060320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653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653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299D1E41" w14:textId="77777777" w:rsidR="00060320" w:rsidRPr="00710858" w:rsidRDefault="00060320" w:rsidP="00060320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653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653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6537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653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503" w:type="dxa"/>
                  <w:vAlign w:val="center"/>
                </w:tcPr>
                <w:p w14:paraId="0B9E5E36" w14:textId="77777777" w:rsidR="00060320" w:rsidRPr="00710858" w:rsidRDefault="00060320" w:rsidP="00060320">
                  <w:pPr>
                    <w:snapToGrid w:val="0"/>
                    <w:jc w:val="center"/>
                    <w:rPr>
                      <w:rFonts w:eastAsia="標楷體"/>
                      <w:rPrChange w:id="653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654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40</w:t>
                  </w:r>
                </w:p>
              </w:tc>
              <w:tc>
                <w:tcPr>
                  <w:tcW w:w="1371" w:type="dxa"/>
                  <w:vAlign w:val="center"/>
                </w:tcPr>
                <w:p w14:paraId="2F754658" w14:textId="4BEEAB55" w:rsidR="009D0A55" w:rsidRPr="00710858" w:rsidDel="008044EA" w:rsidRDefault="009D0A55" w:rsidP="009D0A55">
                  <w:pPr>
                    <w:snapToGrid w:val="0"/>
                    <w:jc w:val="center"/>
                    <w:rPr>
                      <w:ins w:id="6541" w:author="Windows 使用者" w:date="2024-08-13T10:05:00Z"/>
                      <w:del w:id="6542" w:author="User" w:date="2025-08-19T10:27:00Z"/>
                      <w:rFonts w:eastAsia="標楷體"/>
                      <w:sz w:val="36"/>
                      <w:szCs w:val="36"/>
                      <w:rPrChange w:id="6543" w:author="User" w:date="2025-08-27T11:49:00Z">
                        <w:rPr>
                          <w:ins w:id="6544" w:author="Windows 使用者" w:date="2024-08-13T10:05:00Z"/>
                          <w:del w:id="6545" w:author="User" w:date="2025-08-19T10:2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546" w:author="Windows 使用者" w:date="2024-08-13T10:05:00Z">
                    <w:del w:id="6547" w:author="User" w:date="2025-08-19T10:27:00Z">
                      <w:r w:rsidRPr="00710858" w:rsidDel="008044EA">
                        <w:rPr>
                          <w:rFonts w:eastAsia="標楷體"/>
                          <w:sz w:val="36"/>
                          <w:szCs w:val="36"/>
                          <w:rPrChange w:id="6548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201</w:delText>
                      </w:r>
                    </w:del>
                  </w:ins>
                </w:p>
                <w:p w14:paraId="72A30AFD" w14:textId="1E2FBD37" w:rsidR="00060320" w:rsidRPr="00710858" w:rsidDel="00641322" w:rsidRDefault="009D0A55" w:rsidP="009D0A55">
                  <w:pPr>
                    <w:snapToGrid w:val="0"/>
                    <w:spacing w:line="400" w:lineRule="exact"/>
                    <w:jc w:val="center"/>
                    <w:rPr>
                      <w:del w:id="6549" w:author="Windows 使用者" w:date="2024-08-06T11:59:00Z"/>
                      <w:rFonts w:eastAsia="標楷體"/>
                      <w:sz w:val="36"/>
                      <w:szCs w:val="36"/>
                      <w:rPrChange w:id="6550" w:author="User" w:date="2025-08-27T11:49:00Z">
                        <w:rPr>
                          <w:del w:id="6551" w:author="Windows 使用者" w:date="2024-08-06T11:59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552" w:author="Windows 使用者" w:date="2024-08-13T10:05:00Z">
                    <w:del w:id="6553" w:author="User" w:date="2025-08-19T10:27:00Z">
                      <w:r w:rsidRPr="00710858" w:rsidDel="008044EA">
                        <w:rPr>
                          <w:rFonts w:eastAsia="標楷體" w:hint="eastAsia"/>
                          <w:sz w:val="36"/>
                          <w:szCs w:val="36"/>
                          <w:rPrChange w:id="6554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數學</w:delText>
                      </w:r>
                    </w:del>
                  </w:ins>
                  <w:del w:id="6555" w:author="Windows 使用者" w:date="2024-08-06T11:59:00Z">
                    <w:r w:rsidR="00AD0EB9" w:rsidRPr="00710858" w:rsidDel="00641322">
                      <w:rPr>
                        <w:rFonts w:eastAsia="標楷體"/>
                        <w:sz w:val="36"/>
                        <w:szCs w:val="36"/>
                        <w:rPrChange w:id="6556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301</w:delText>
                    </w:r>
                  </w:del>
                </w:p>
                <w:p w14:paraId="5590F2BE" w14:textId="6552268C" w:rsidR="00AD0EB9" w:rsidRPr="00710858" w:rsidRDefault="003B4595" w:rsidP="00060320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655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6558" w:author="Windows 使用者" w:date="2024-08-06T11:59:00Z">
                    <w:r w:rsidRPr="00710858" w:rsidDel="00641322">
                      <w:rPr>
                        <w:rFonts w:eastAsia="標楷體" w:hint="eastAsia"/>
                        <w:sz w:val="36"/>
                        <w:szCs w:val="36"/>
                        <w:rPrChange w:id="655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資數</w:delText>
                    </w:r>
                  </w:del>
                </w:p>
              </w:tc>
              <w:tc>
                <w:tcPr>
                  <w:tcW w:w="1371" w:type="dxa"/>
                  <w:vAlign w:val="center"/>
                </w:tcPr>
                <w:p w14:paraId="07C4B21F" w14:textId="77777777" w:rsidR="002F7BD4" w:rsidRPr="002F7BD4" w:rsidRDefault="002F7BD4" w:rsidP="002F7BD4">
                  <w:pPr>
                    <w:snapToGrid w:val="0"/>
                    <w:jc w:val="center"/>
                    <w:rPr>
                      <w:ins w:id="6560" w:author="User" w:date="2025-11-28T15:39:00Z"/>
                      <w:rFonts w:eastAsia="標楷體"/>
                      <w:color w:val="FF0000"/>
                      <w:sz w:val="36"/>
                      <w:szCs w:val="36"/>
                      <w:rPrChange w:id="6561" w:author="User" w:date="2025-11-28T15:39:00Z">
                        <w:rPr>
                          <w:ins w:id="6562" w:author="User" w:date="2025-11-28T15:39:00Z"/>
                          <w:rFonts w:eastAsia="標楷體"/>
                          <w:sz w:val="36"/>
                          <w:szCs w:val="36"/>
                        </w:rPr>
                      </w:rPrChange>
                    </w:rPr>
                  </w:pPr>
                  <w:ins w:id="6563" w:author="User" w:date="2025-11-28T15:39:00Z">
                    <w:r w:rsidRPr="002F7BD4">
                      <w:rPr>
                        <w:rFonts w:eastAsia="標楷體"/>
                        <w:color w:val="FF0000"/>
                        <w:sz w:val="36"/>
                        <w:szCs w:val="36"/>
                        <w:rPrChange w:id="6564" w:author="User" w:date="2025-11-28T15:39:00Z">
                          <w:rPr>
                            <w:rFonts w:eastAsia="標楷體"/>
                            <w:sz w:val="36"/>
                            <w:szCs w:val="36"/>
                          </w:rPr>
                        </w:rPrChange>
                      </w:rPr>
                      <w:t>301</w:t>
                    </w:r>
                  </w:ins>
                </w:p>
                <w:p w14:paraId="34BD348C" w14:textId="1B4EF839" w:rsidR="00060320" w:rsidRPr="002F7BD4" w:rsidRDefault="002F7BD4" w:rsidP="002F7BD4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color w:val="FF0000"/>
                      <w:sz w:val="36"/>
                      <w:szCs w:val="36"/>
                      <w:rPrChange w:id="6565" w:author="User" w:date="2025-11-28T15:39:00Z">
                        <w:rPr>
                          <w:rFonts w:eastAsia="標楷體"/>
                          <w:color w:val="000000" w:themeColor="text1"/>
                          <w:sz w:val="28"/>
                          <w:szCs w:val="28"/>
                        </w:rPr>
                      </w:rPrChange>
                    </w:rPr>
                    <w:pPrChange w:id="6566" w:author="User" w:date="2025-11-28T15:39:00Z">
                      <w:pPr>
                        <w:snapToGrid w:val="0"/>
                        <w:spacing w:line="240" w:lineRule="atLeast"/>
                        <w:jc w:val="center"/>
                      </w:pPr>
                    </w:pPrChange>
                  </w:pPr>
                  <w:ins w:id="6567" w:author="User" w:date="2025-11-28T15:39:00Z">
                    <w:r w:rsidRPr="002F7BD4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6568" w:author="User" w:date="2025-11-28T15:39:00Z">
                          <w:rPr>
                            <w:rFonts w:eastAsia="標楷體" w:hint="eastAsia"/>
                            <w:sz w:val="36"/>
                            <w:szCs w:val="36"/>
                          </w:rPr>
                        </w:rPrChange>
                      </w:rPr>
                      <w:t>數學</w:t>
                    </w:r>
                  </w:ins>
                </w:p>
              </w:tc>
              <w:tc>
                <w:tcPr>
                  <w:tcW w:w="1378" w:type="dxa"/>
                  <w:tcBorders>
                    <w:top w:val="single" w:sz="4" w:space="0" w:color="auto"/>
                  </w:tcBorders>
                  <w:vAlign w:val="center"/>
                </w:tcPr>
                <w:p w14:paraId="3F956FF5" w14:textId="38B174C0" w:rsidR="002F7BD4" w:rsidRPr="002F7BD4" w:rsidRDefault="002F7BD4" w:rsidP="002F7BD4">
                  <w:pPr>
                    <w:snapToGrid w:val="0"/>
                    <w:spacing w:line="360" w:lineRule="exact"/>
                    <w:jc w:val="center"/>
                    <w:rPr>
                      <w:ins w:id="6569" w:author="User" w:date="2025-11-28T15:39:00Z"/>
                      <w:rFonts w:eastAsia="標楷體"/>
                      <w:color w:val="FF0000"/>
                      <w:sz w:val="36"/>
                      <w:szCs w:val="36"/>
                      <w:rPrChange w:id="6570" w:author="User" w:date="2025-11-28T15:39:00Z">
                        <w:rPr>
                          <w:ins w:id="6571" w:author="User" w:date="2025-11-28T15:39:00Z"/>
                          <w:rFonts w:eastAsia="標楷體"/>
                          <w:sz w:val="36"/>
                          <w:szCs w:val="36"/>
                        </w:rPr>
                      </w:rPrChange>
                    </w:rPr>
                  </w:pPr>
                  <w:ins w:id="6572" w:author="User" w:date="2025-11-28T15:39:00Z">
                    <w:r w:rsidRPr="002F7BD4">
                      <w:rPr>
                        <w:rFonts w:eastAsia="標楷體"/>
                        <w:color w:val="FF0000"/>
                        <w:sz w:val="36"/>
                        <w:szCs w:val="36"/>
                        <w:rPrChange w:id="6573" w:author="User" w:date="2025-11-28T15:39:00Z">
                          <w:rPr>
                            <w:rFonts w:eastAsia="標楷體"/>
                            <w:sz w:val="36"/>
                            <w:szCs w:val="36"/>
                          </w:rPr>
                        </w:rPrChange>
                      </w:rPr>
                      <w:t>301</w:t>
                    </w:r>
                  </w:ins>
                </w:p>
                <w:p w14:paraId="5883FDE7" w14:textId="62F4EE42" w:rsidR="00A94CBB" w:rsidRPr="002F7BD4" w:rsidDel="002F7BD4" w:rsidRDefault="002F7BD4" w:rsidP="002F7BD4">
                  <w:pPr>
                    <w:snapToGrid w:val="0"/>
                    <w:jc w:val="center"/>
                    <w:rPr>
                      <w:ins w:id="6574" w:author="Windows 使用者" w:date="2024-08-12T12:51:00Z"/>
                      <w:del w:id="6575" w:author="User" w:date="2025-11-28T15:39:00Z"/>
                      <w:rFonts w:eastAsia="標楷體"/>
                      <w:color w:val="FF0000"/>
                      <w:sz w:val="36"/>
                      <w:szCs w:val="36"/>
                      <w:rPrChange w:id="6576" w:author="User" w:date="2025-11-28T15:39:00Z">
                        <w:rPr>
                          <w:ins w:id="6577" w:author="Windows 使用者" w:date="2024-08-12T12:51:00Z"/>
                          <w:del w:id="6578" w:author="User" w:date="2025-11-28T15:39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579" w:author="User" w:date="2025-11-28T15:39:00Z">
                    <w:r w:rsidRPr="002F7BD4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6580" w:author="User" w:date="2025-11-28T15:39:00Z">
                          <w:rPr>
                            <w:rFonts w:eastAsia="標楷體" w:hint="eastAsia"/>
                            <w:sz w:val="36"/>
                            <w:szCs w:val="36"/>
                          </w:rPr>
                        </w:rPrChange>
                      </w:rPr>
                      <w:t>技藝</w:t>
                    </w:r>
                  </w:ins>
                  <w:ins w:id="6581" w:author="Windows 使用者" w:date="2024-08-12T12:51:00Z">
                    <w:del w:id="6582" w:author="User" w:date="2025-08-19T10:30:00Z">
                      <w:r w:rsidR="00A94CBB" w:rsidRPr="002F7BD4" w:rsidDel="00CE3AF2">
                        <w:rPr>
                          <w:rFonts w:eastAsia="標楷體"/>
                          <w:color w:val="FF0000"/>
                          <w:sz w:val="36"/>
                          <w:szCs w:val="36"/>
                          <w:rPrChange w:id="6583" w:author="User" w:date="2025-11-28T15:3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1</w:delText>
                      </w:r>
                    </w:del>
                    <w:del w:id="6584" w:author="User" w:date="2025-11-28T15:39:00Z">
                      <w:r w:rsidR="00A94CBB" w:rsidRPr="002F7BD4" w:rsidDel="002F7BD4">
                        <w:rPr>
                          <w:rFonts w:eastAsia="標楷體"/>
                          <w:color w:val="FF0000"/>
                          <w:sz w:val="36"/>
                          <w:szCs w:val="36"/>
                          <w:rPrChange w:id="6585" w:author="User" w:date="2025-11-28T15:3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01</w:delText>
                      </w:r>
                    </w:del>
                  </w:ins>
                </w:p>
                <w:p w14:paraId="6FD415B3" w14:textId="0C99EA78" w:rsidR="00592DF1" w:rsidRPr="002F7BD4" w:rsidDel="00257F6F" w:rsidRDefault="00A94CBB" w:rsidP="00A94CBB">
                  <w:pPr>
                    <w:snapToGrid w:val="0"/>
                    <w:jc w:val="center"/>
                    <w:rPr>
                      <w:del w:id="6586" w:author="Windows 使用者" w:date="2024-08-06T16:48:00Z"/>
                      <w:rFonts w:eastAsia="標楷體"/>
                      <w:color w:val="FF0000"/>
                      <w:sz w:val="36"/>
                      <w:szCs w:val="36"/>
                      <w:rPrChange w:id="6587" w:author="User" w:date="2025-11-28T15:39:00Z">
                        <w:rPr>
                          <w:del w:id="6588" w:author="Windows 使用者" w:date="2024-08-06T16:4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589" w:author="Windows 使用者" w:date="2024-08-12T12:51:00Z">
                    <w:del w:id="6590" w:author="User" w:date="2025-11-28T15:39:00Z">
                      <w:r w:rsidRPr="002F7BD4" w:rsidDel="002F7BD4">
                        <w:rPr>
                          <w:rFonts w:eastAsia="標楷體" w:hint="eastAsia"/>
                          <w:color w:val="FF0000"/>
                          <w:sz w:val="36"/>
                          <w:szCs w:val="36"/>
                          <w:rPrChange w:id="6591" w:author="User" w:date="2025-11-28T15:3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數學</w:delText>
                      </w:r>
                    </w:del>
                  </w:ins>
                  <w:del w:id="6592" w:author="Windows 使用者" w:date="2024-08-06T16:48:00Z">
                    <w:r w:rsidR="00592DF1" w:rsidRPr="002F7BD4" w:rsidDel="00257F6F">
                      <w:rPr>
                        <w:rFonts w:eastAsia="標楷體"/>
                        <w:color w:val="FF0000"/>
                        <w:sz w:val="36"/>
                        <w:szCs w:val="36"/>
                        <w:rPrChange w:id="6593" w:author="User" w:date="2025-11-28T15:3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101</w:delText>
                    </w:r>
                  </w:del>
                </w:p>
                <w:p w14:paraId="5995AA50" w14:textId="05AA9EF6" w:rsidR="00060320" w:rsidRPr="002F7BD4" w:rsidRDefault="00592DF1" w:rsidP="00592DF1">
                  <w:pPr>
                    <w:snapToGrid w:val="0"/>
                    <w:spacing w:line="240" w:lineRule="atLeast"/>
                    <w:ind w:leftChars="-17" w:left="-41" w:rightChars="-27" w:right="-65"/>
                    <w:jc w:val="center"/>
                    <w:rPr>
                      <w:rFonts w:eastAsia="標楷體"/>
                      <w:color w:val="FF0000"/>
                      <w:sz w:val="36"/>
                      <w:szCs w:val="36"/>
                      <w:rPrChange w:id="6594" w:author="User" w:date="2025-11-28T15:3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6595" w:author="Windows 使用者" w:date="2024-08-06T16:48:00Z">
                    <w:r w:rsidRPr="002F7BD4" w:rsidDel="00257F6F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6596" w:author="User" w:date="2025-11-28T15:3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數學</w:delText>
                    </w:r>
                  </w:del>
                </w:p>
              </w:tc>
              <w:tc>
                <w:tcPr>
                  <w:tcW w:w="1373" w:type="dxa"/>
                  <w:gridSpan w:val="2"/>
                  <w:vAlign w:val="center"/>
                </w:tcPr>
                <w:p w14:paraId="5DB39587" w14:textId="30401166" w:rsidR="00060320" w:rsidRPr="00710858" w:rsidRDefault="00060320" w:rsidP="004F4CE6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659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6F153097" w14:textId="77777777" w:rsidR="00CE3AF2" w:rsidRPr="00710858" w:rsidRDefault="00CE3AF2" w:rsidP="00CE3AF2">
                  <w:pPr>
                    <w:snapToGrid w:val="0"/>
                    <w:jc w:val="center"/>
                    <w:rPr>
                      <w:ins w:id="6598" w:author="User" w:date="2025-08-19T10:28:00Z"/>
                      <w:rFonts w:eastAsia="標楷體"/>
                      <w:sz w:val="36"/>
                      <w:szCs w:val="36"/>
                      <w:rPrChange w:id="6599" w:author="User" w:date="2025-08-27T11:49:00Z">
                        <w:rPr>
                          <w:ins w:id="6600" w:author="User" w:date="2025-08-19T10:2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601" w:author="User" w:date="2025-08-19T10:28:00Z">
                    <w:r w:rsidRPr="00710858">
                      <w:rPr>
                        <w:rFonts w:eastAsia="標楷體"/>
                        <w:sz w:val="36"/>
                        <w:szCs w:val="36"/>
                        <w:rPrChange w:id="6602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201</w:t>
                    </w:r>
                  </w:ins>
                </w:p>
                <w:p w14:paraId="4D7C4D69" w14:textId="1AF5FC4E" w:rsidR="00060320" w:rsidRPr="00710858" w:rsidRDefault="00CE3AF2" w:rsidP="00CE3AF2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b/>
                      <w:sz w:val="36"/>
                      <w:szCs w:val="36"/>
                      <w:rPrChange w:id="6603" w:author="User" w:date="2025-08-27T11:49:00Z">
                        <w:rPr>
                          <w:rFonts w:eastAsia="標楷體"/>
                          <w:b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604" w:author="User" w:date="2025-08-19T10:28:00Z">
                    <w:r w:rsidRPr="00710858">
                      <w:rPr>
                        <w:rFonts w:eastAsia="標楷體" w:hint="eastAsia"/>
                        <w:sz w:val="28"/>
                        <w:szCs w:val="36"/>
                        <w:rPrChange w:id="660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t>邏輯推理</w:t>
                    </w:r>
                  </w:ins>
                </w:p>
              </w:tc>
            </w:tr>
            <w:tr w:rsidR="00710858" w:rsidRPr="00710858" w14:paraId="7BCB888D" w14:textId="77777777" w:rsidTr="0095659E">
              <w:trPr>
                <w:gridAfter w:val="1"/>
                <w:wAfter w:w="6859" w:type="dxa"/>
                <w:cantSplit/>
                <w:trHeight w:val="1250"/>
              </w:trPr>
              <w:tc>
                <w:tcPr>
                  <w:tcW w:w="1205" w:type="dxa"/>
                  <w:vMerge/>
                  <w:vAlign w:val="center"/>
                </w:tcPr>
                <w:p w14:paraId="401E96FD" w14:textId="77777777" w:rsidR="00060320" w:rsidRPr="00710858" w:rsidRDefault="00060320" w:rsidP="00060320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660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4" w:type="dxa"/>
                  <w:vAlign w:val="center"/>
                </w:tcPr>
                <w:p w14:paraId="709338AE" w14:textId="77777777" w:rsidR="00060320" w:rsidRPr="00710858" w:rsidRDefault="00060320" w:rsidP="00060320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6607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6608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8</w:t>
                  </w:r>
                </w:p>
              </w:tc>
              <w:tc>
                <w:tcPr>
                  <w:tcW w:w="1570" w:type="dxa"/>
                  <w:vAlign w:val="center"/>
                </w:tcPr>
                <w:p w14:paraId="5AF26412" w14:textId="77777777" w:rsidR="00060320" w:rsidRPr="00710858" w:rsidRDefault="00060320" w:rsidP="00060320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660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661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6611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661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  <w:p w14:paraId="1FF5DFEE" w14:textId="77777777" w:rsidR="00060320" w:rsidRPr="00710858" w:rsidRDefault="00060320" w:rsidP="00060320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661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661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369C7BB0" w14:textId="77777777" w:rsidR="00060320" w:rsidRPr="00710858" w:rsidRDefault="00060320" w:rsidP="00060320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661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661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16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6617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661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35</w:t>
                  </w:r>
                </w:p>
              </w:tc>
              <w:tc>
                <w:tcPr>
                  <w:tcW w:w="503" w:type="dxa"/>
                  <w:vAlign w:val="center"/>
                </w:tcPr>
                <w:p w14:paraId="2C41DAB1" w14:textId="77777777" w:rsidR="00060320" w:rsidRPr="00710858" w:rsidRDefault="00060320" w:rsidP="00060320">
                  <w:pPr>
                    <w:snapToGrid w:val="0"/>
                    <w:jc w:val="center"/>
                    <w:rPr>
                      <w:rFonts w:eastAsia="標楷體"/>
                      <w:rPrChange w:id="661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662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756F8446" w14:textId="77777777" w:rsidR="00060320" w:rsidRPr="00710858" w:rsidRDefault="00060320" w:rsidP="00060320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662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1" w:type="dxa"/>
                  <w:vAlign w:val="center"/>
                </w:tcPr>
                <w:p w14:paraId="754C5970" w14:textId="533D4E00" w:rsidR="00060320" w:rsidRPr="00710858" w:rsidRDefault="00060320" w:rsidP="005206E2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662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8" w:type="dxa"/>
                  <w:tcBorders>
                    <w:top w:val="single" w:sz="4" w:space="0" w:color="auto"/>
                  </w:tcBorders>
                  <w:vAlign w:val="center"/>
                </w:tcPr>
                <w:p w14:paraId="0D1020AA" w14:textId="77777777" w:rsidR="00060320" w:rsidRPr="00710858" w:rsidRDefault="00060320" w:rsidP="00060320">
                  <w:pPr>
                    <w:snapToGrid w:val="0"/>
                    <w:spacing w:line="240" w:lineRule="atLeast"/>
                    <w:ind w:leftChars="-17" w:left="-41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662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gridSpan w:val="2"/>
                  <w:vAlign w:val="center"/>
                </w:tcPr>
                <w:p w14:paraId="3EC1E0B7" w14:textId="77777777" w:rsidR="00060320" w:rsidRPr="00710858" w:rsidRDefault="00060320" w:rsidP="008025E9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662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2ED6A6D8" w14:textId="77777777" w:rsidR="00060320" w:rsidRPr="00710858" w:rsidRDefault="00060320" w:rsidP="00060320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662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14:paraId="441CE713" w14:textId="77777777" w:rsidTr="0095659E">
              <w:trPr>
                <w:gridAfter w:val="1"/>
                <w:wAfter w:w="6859" w:type="dxa"/>
                <w:trHeight w:val="1993"/>
              </w:trPr>
              <w:tc>
                <w:tcPr>
                  <w:tcW w:w="1205" w:type="dxa"/>
                  <w:vAlign w:val="center"/>
                </w:tcPr>
                <w:p w14:paraId="4A42927E" w14:textId="77777777" w:rsidR="00060320" w:rsidRPr="00710858" w:rsidRDefault="00060320" w:rsidP="00060320">
                  <w:pPr>
                    <w:spacing w:line="400" w:lineRule="exact"/>
                    <w:jc w:val="center"/>
                    <w:rPr>
                      <w:rFonts w:eastAsia="標楷體"/>
                      <w:rPrChange w:id="662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6627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備註</w:t>
                  </w:r>
                </w:p>
              </w:tc>
              <w:tc>
                <w:tcPr>
                  <w:tcW w:w="9462" w:type="dxa"/>
                  <w:gridSpan w:val="9"/>
                  <w:vAlign w:val="center"/>
                </w:tcPr>
                <w:p w14:paraId="76FABC9E" w14:textId="74B7EAD7" w:rsidR="00BD455C" w:rsidRPr="002B21AE" w:rsidRDefault="001547FD" w:rsidP="00060320">
                  <w:pPr>
                    <w:snapToGrid w:val="0"/>
                    <w:spacing w:beforeLines="20" w:before="72" w:afterLines="20" w:after="72"/>
                    <w:jc w:val="both"/>
                    <w:rPr>
                      <w:rFonts w:eastAsia="標楷體"/>
                      <w:color w:val="FF0000"/>
                      <w:sz w:val="32"/>
                      <w:szCs w:val="26"/>
                      <w:rPrChange w:id="6628" w:author="User" w:date="2025-11-28T15:44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</w:pPr>
                  <w:ins w:id="6629" w:author="User" w:date="2025-08-20T12:11:00Z">
                    <w:r w:rsidRPr="002B21AE">
                      <w:rPr>
                        <w:rFonts w:eastAsia="標楷體" w:hint="eastAsia"/>
                        <w:color w:val="FF0000"/>
                        <w:sz w:val="32"/>
                        <w:szCs w:val="26"/>
                        <w:rPrChange w:id="6630" w:author="User" w:date="2025-11-28T15:44:00Z">
                          <w:rPr>
                            <w:rFonts w:eastAsia="標楷體" w:hint="eastAsia"/>
                            <w:sz w:val="32"/>
                            <w:szCs w:val="26"/>
                          </w:rPr>
                        </w:rPrChange>
                      </w:rPr>
                      <w:t>導師</w:t>
                    </w:r>
                  </w:ins>
                  <w:del w:id="6631" w:author="User" w:date="2025-08-20T12:11:00Z">
                    <w:r w:rsidR="004B661C" w:rsidRPr="002B21AE" w:rsidDel="001547FD">
                      <w:rPr>
                        <w:rFonts w:eastAsia="標楷體" w:hint="eastAsia"/>
                        <w:color w:val="FF0000"/>
                        <w:sz w:val="32"/>
                        <w:szCs w:val="26"/>
                        <w:rPrChange w:id="6632" w:author="User" w:date="2025-11-28T15:44:00Z">
                          <w:rPr>
                            <w:rFonts w:eastAsia="標楷體" w:hint="eastAsia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教師</w:delText>
                    </w:r>
                  </w:del>
                  <w:r w:rsidR="00B15C1F" w:rsidRPr="002B21AE">
                    <w:rPr>
                      <w:rFonts w:eastAsia="標楷體"/>
                      <w:color w:val="FF0000"/>
                      <w:sz w:val="32"/>
                      <w:szCs w:val="26"/>
                      <w:rPrChange w:id="6633" w:author="User" w:date="2025-11-28T15:44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(</w:t>
                  </w:r>
                  <w:ins w:id="6634" w:author="User" w:date="2025-08-20T12:11:00Z">
                    <w:r w:rsidRPr="002B21AE">
                      <w:rPr>
                        <w:rFonts w:eastAsia="標楷體" w:hint="eastAsia"/>
                        <w:color w:val="FF0000"/>
                        <w:sz w:val="32"/>
                        <w:szCs w:val="26"/>
                        <w:rPrChange w:id="6635" w:author="User" w:date="2025-11-28T15:44:00Z">
                          <w:rPr>
                            <w:rFonts w:eastAsia="標楷體" w:hint="eastAsia"/>
                            <w:sz w:val="32"/>
                            <w:szCs w:val="26"/>
                          </w:rPr>
                        </w:rPrChange>
                      </w:rPr>
                      <w:t>數</w:t>
                    </w:r>
                  </w:ins>
                  <w:r w:rsidR="00B15C1F" w:rsidRPr="002B21AE">
                    <w:rPr>
                      <w:rFonts w:eastAsia="標楷體"/>
                      <w:color w:val="FF0000"/>
                      <w:sz w:val="32"/>
                      <w:szCs w:val="26"/>
                      <w:rPrChange w:id="6636" w:author="User" w:date="2025-11-28T15:44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1</w:t>
                  </w:r>
                  <w:del w:id="6637" w:author="Windows 使用者" w:date="2024-08-06T13:57:00Z">
                    <w:r w:rsidR="00B15C1F" w:rsidRPr="002B21AE" w:rsidDel="00CB2B2D">
                      <w:rPr>
                        <w:rFonts w:eastAsia="標楷體"/>
                        <w:color w:val="FF0000"/>
                        <w:sz w:val="32"/>
                        <w:szCs w:val="26"/>
                        <w:rPrChange w:id="6638" w:author="User" w:date="2025-11-28T15:44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8</w:delText>
                    </w:r>
                  </w:del>
                  <w:ins w:id="6639" w:author="Windows 使用者" w:date="2024-08-06T14:44:00Z">
                    <w:r w:rsidR="00D12252" w:rsidRPr="002B21AE">
                      <w:rPr>
                        <w:rFonts w:eastAsia="標楷體"/>
                        <w:color w:val="FF0000"/>
                        <w:sz w:val="32"/>
                        <w:szCs w:val="26"/>
                        <w:rPrChange w:id="6640" w:author="User" w:date="2025-11-28T15:44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t>3</w:t>
                    </w:r>
                  </w:ins>
                  <w:r w:rsidR="00C44FF3" w:rsidRPr="002B21AE">
                    <w:rPr>
                      <w:rFonts w:eastAsia="標楷體"/>
                      <w:color w:val="FF0000"/>
                      <w:sz w:val="32"/>
                      <w:szCs w:val="26"/>
                      <w:rPrChange w:id="6641" w:author="User" w:date="2025-11-28T15:44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)</w:t>
                  </w:r>
                  <w:ins w:id="6642" w:author="Windows 使用者" w:date="2024-08-06T14:45:00Z">
                    <w:r w:rsidR="00D12252" w:rsidRPr="002B21AE">
                      <w:rPr>
                        <w:rFonts w:eastAsia="標楷體"/>
                        <w:color w:val="FF0000"/>
                        <w:sz w:val="32"/>
                        <w:szCs w:val="26"/>
                        <w:rPrChange w:id="6643" w:author="User" w:date="2025-11-28T15:44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t>-</w:t>
                    </w:r>
                    <w:r w:rsidR="00D12252" w:rsidRPr="002B21AE">
                      <w:rPr>
                        <w:rFonts w:eastAsia="標楷體" w:hint="eastAsia"/>
                        <w:color w:val="FF0000"/>
                        <w:sz w:val="32"/>
                        <w:szCs w:val="26"/>
                        <w:rPrChange w:id="6644" w:author="User" w:date="2025-11-28T15:44:00Z">
                          <w:rPr>
                            <w:rFonts w:eastAsia="標楷體" w:hint="eastAsia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t>數位精進</w:t>
                    </w:r>
                    <w:r w:rsidR="00D12252" w:rsidRPr="002B21AE">
                      <w:rPr>
                        <w:rFonts w:eastAsia="標楷體"/>
                        <w:color w:val="FF0000"/>
                        <w:sz w:val="32"/>
                        <w:szCs w:val="26"/>
                        <w:rPrChange w:id="6645" w:author="User" w:date="2025-11-28T15:44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t>(</w:t>
                    </w:r>
                  </w:ins>
                  <w:ins w:id="6646" w:author="Windows 使用者" w:date="2024-08-06T14:46:00Z">
                    <w:r w:rsidR="00D12252" w:rsidRPr="002B21AE">
                      <w:rPr>
                        <w:rFonts w:eastAsia="標楷體"/>
                        <w:color w:val="FF0000"/>
                        <w:sz w:val="32"/>
                        <w:szCs w:val="26"/>
                        <w:rPrChange w:id="6647" w:author="User" w:date="2025-11-28T15:44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t>1</w:t>
                    </w:r>
                  </w:ins>
                  <w:ins w:id="6648" w:author="Windows 使用者" w:date="2024-08-06T14:45:00Z">
                    <w:r w:rsidR="00D12252" w:rsidRPr="002B21AE">
                      <w:rPr>
                        <w:rFonts w:eastAsia="標楷體"/>
                        <w:color w:val="FF0000"/>
                        <w:sz w:val="32"/>
                        <w:szCs w:val="26"/>
                        <w:rPrChange w:id="6649" w:author="User" w:date="2025-11-28T15:44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t>)</w:t>
                    </w:r>
                  </w:ins>
                  <w:ins w:id="6650" w:author="Windows 使用者" w:date="2024-08-06T14:46:00Z">
                    <w:r w:rsidR="00D12252" w:rsidRPr="002B21AE">
                      <w:rPr>
                        <w:rFonts w:eastAsia="標楷體"/>
                        <w:color w:val="FF0000"/>
                        <w:sz w:val="32"/>
                        <w:szCs w:val="26"/>
                        <w:rPrChange w:id="6651" w:author="User" w:date="2025-11-28T15:44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t>-</w:t>
                    </w:r>
                    <w:proofErr w:type="gramStart"/>
                    <w:r w:rsidR="00D12252" w:rsidRPr="002B21AE">
                      <w:rPr>
                        <w:rFonts w:eastAsia="標楷體" w:hint="eastAsia"/>
                        <w:color w:val="FF0000"/>
                        <w:sz w:val="32"/>
                        <w:szCs w:val="26"/>
                        <w:rPrChange w:id="6652" w:author="User" w:date="2025-11-28T15:44:00Z">
                          <w:rPr>
                            <w:rFonts w:eastAsia="標楷體" w:hint="eastAsia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t>校協</w:t>
                    </w:r>
                    <w:proofErr w:type="gramEnd"/>
                    <w:r w:rsidR="00D12252" w:rsidRPr="002B21AE">
                      <w:rPr>
                        <w:rFonts w:eastAsia="標楷體"/>
                        <w:color w:val="FF0000"/>
                        <w:sz w:val="32"/>
                        <w:szCs w:val="26"/>
                        <w:rPrChange w:id="6653" w:author="User" w:date="2025-11-28T15:44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t>(</w:t>
                    </w:r>
                  </w:ins>
                  <w:ins w:id="6654" w:author="User" w:date="2025-11-28T15:42:00Z">
                    <w:r w:rsidR="002B21AE" w:rsidRPr="002B21AE">
                      <w:rPr>
                        <w:rFonts w:eastAsia="標楷體" w:hint="eastAsia"/>
                        <w:color w:val="FF0000"/>
                        <w:sz w:val="32"/>
                        <w:szCs w:val="26"/>
                        <w:rPrChange w:id="6655" w:author="User" w:date="2025-11-28T15:44:00Z">
                          <w:rPr>
                            <w:rFonts w:eastAsia="標楷體" w:hint="eastAsia"/>
                            <w:sz w:val="32"/>
                            <w:szCs w:val="26"/>
                          </w:rPr>
                        </w:rPrChange>
                      </w:rPr>
                      <w:t>1</w:t>
                    </w:r>
                  </w:ins>
                  <w:ins w:id="6656" w:author="Windows 使用者" w:date="2024-08-06T14:46:00Z">
                    <w:del w:id="6657" w:author="User" w:date="2025-08-20T11:48:00Z">
                      <w:r w:rsidR="00D12252" w:rsidRPr="002B21AE" w:rsidDel="00E61022">
                        <w:rPr>
                          <w:rFonts w:eastAsia="標楷體"/>
                          <w:color w:val="FF0000"/>
                          <w:sz w:val="32"/>
                          <w:szCs w:val="26"/>
                          <w:rPrChange w:id="6658" w:author="User" w:date="2025-11-28T15:44:00Z">
                            <w:rPr>
                              <w:rFonts w:eastAsia="標楷體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delText>3</w:delText>
                      </w:r>
                    </w:del>
                    <w:r w:rsidR="00D12252" w:rsidRPr="002B21AE">
                      <w:rPr>
                        <w:rFonts w:eastAsia="標楷體"/>
                        <w:color w:val="FF0000"/>
                        <w:sz w:val="32"/>
                        <w:szCs w:val="26"/>
                        <w:rPrChange w:id="6659" w:author="User" w:date="2025-11-28T15:44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t>)</w:t>
                    </w:r>
                  </w:ins>
                  <w:del w:id="6660" w:author="Windows 使用者" w:date="2024-08-21T15:06:00Z">
                    <w:r w:rsidR="00C44FF3" w:rsidRPr="002B21AE" w:rsidDel="00DC57F2">
                      <w:rPr>
                        <w:rFonts w:eastAsia="標楷體"/>
                        <w:color w:val="FF0000"/>
                        <w:sz w:val="32"/>
                        <w:szCs w:val="26"/>
                        <w:rPrChange w:id="6661" w:author="User" w:date="2025-11-28T15:44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-</w:delText>
                    </w:r>
                    <w:r w:rsidR="00B15C1F" w:rsidRPr="002B21AE" w:rsidDel="00DC57F2">
                      <w:rPr>
                        <w:rFonts w:eastAsia="標楷體" w:hint="eastAsia"/>
                        <w:color w:val="FF0000"/>
                        <w:sz w:val="32"/>
                        <w:szCs w:val="26"/>
                        <w:rPrChange w:id="6662" w:author="User" w:date="2025-11-28T15:44:00Z">
                          <w:rPr>
                            <w:rFonts w:eastAsia="標楷體" w:hint="eastAsia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兼任輔導</w:delText>
                    </w:r>
                    <w:r w:rsidR="00C15804" w:rsidRPr="002B21AE" w:rsidDel="00DC57F2">
                      <w:rPr>
                        <w:rFonts w:eastAsia="標楷體"/>
                        <w:color w:val="FF0000"/>
                        <w:sz w:val="32"/>
                        <w:szCs w:val="26"/>
                        <w:rPrChange w:id="6663" w:author="User" w:date="2025-11-28T15:44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(</w:delText>
                    </w:r>
                  </w:del>
                  <w:del w:id="6664" w:author="Windows 使用者" w:date="2024-08-06T14:44:00Z">
                    <w:r w:rsidR="00C15804" w:rsidRPr="002B21AE" w:rsidDel="00D12252">
                      <w:rPr>
                        <w:rFonts w:eastAsia="標楷體"/>
                        <w:color w:val="FF0000"/>
                        <w:sz w:val="32"/>
                        <w:szCs w:val="26"/>
                        <w:rPrChange w:id="6665" w:author="User" w:date="2025-11-28T15:44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6</w:delText>
                    </w:r>
                  </w:del>
                  <w:del w:id="6666" w:author="Windows 使用者" w:date="2024-08-21T15:06:00Z">
                    <w:r w:rsidR="00BE0F06" w:rsidRPr="002B21AE" w:rsidDel="00DC57F2">
                      <w:rPr>
                        <w:rFonts w:eastAsia="標楷體"/>
                        <w:color w:val="FF0000"/>
                        <w:sz w:val="32"/>
                        <w:szCs w:val="26"/>
                        <w:rPrChange w:id="6667" w:author="User" w:date="2025-11-28T15:44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)</w:delText>
                    </w:r>
                  </w:del>
                  <w:r w:rsidR="00C15804" w:rsidRPr="002B21AE">
                    <w:rPr>
                      <w:rFonts w:eastAsia="標楷體" w:hint="eastAsia"/>
                      <w:color w:val="FF0000"/>
                      <w:sz w:val="32"/>
                      <w:szCs w:val="26"/>
                      <w:rPrChange w:id="6668" w:author="User" w:date="2025-11-28T15:44:00Z">
                        <w:rPr>
                          <w:rFonts w:eastAsia="標楷體" w:hint="eastAsia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：基</w:t>
                  </w:r>
                  <w:ins w:id="6669" w:author="User" w:date="2025-08-20T11:48:00Z">
                    <w:r w:rsidR="00E61022" w:rsidRPr="002B21AE">
                      <w:rPr>
                        <w:rFonts w:eastAsia="標楷體"/>
                        <w:color w:val="FF0000"/>
                        <w:sz w:val="32"/>
                        <w:szCs w:val="26"/>
                        <w:rPrChange w:id="6670" w:author="User" w:date="2025-11-28T15:44:00Z">
                          <w:rPr>
                            <w:rFonts w:eastAsia="標楷體"/>
                            <w:color w:val="FF0000"/>
                            <w:sz w:val="32"/>
                            <w:szCs w:val="26"/>
                          </w:rPr>
                        </w:rPrChange>
                      </w:rPr>
                      <w:t>1</w:t>
                    </w:r>
                  </w:ins>
                  <w:del w:id="6671" w:author="User" w:date="2025-11-28T15:42:00Z">
                    <w:r w:rsidR="005E09B6" w:rsidRPr="002B21AE" w:rsidDel="002B21AE">
                      <w:rPr>
                        <w:rFonts w:eastAsia="標楷體" w:hint="eastAsia"/>
                        <w:color w:val="FF0000"/>
                        <w:sz w:val="32"/>
                        <w:szCs w:val="26"/>
                        <w:rPrChange w:id="6672" w:author="User" w:date="2025-11-28T15:44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12</w:delText>
                    </w:r>
                  </w:del>
                  <w:ins w:id="6673" w:author="User" w:date="2025-11-28T15:42:00Z">
                    <w:r w:rsidR="002B21AE" w:rsidRPr="002B21AE">
                      <w:rPr>
                        <w:rFonts w:eastAsia="標楷體" w:hint="eastAsia"/>
                        <w:color w:val="FF0000"/>
                        <w:sz w:val="32"/>
                        <w:szCs w:val="26"/>
                        <w:rPrChange w:id="6674" w:author="User" w:date="2025-11-28T15:44:00Z">
                          <w:rPr>
                            <w:rFonts w:eastAsia="標楷體" w:hint="eastAsia"/>
                            <w:sz w:val="32"/>
                            <w:szCs w:val="26"/>
                          </w:rPr>
                        </w:rPrChange>
                      </w:rPr>
                      <w:t>1</w:t>
                    </w:r>
                  </w:ins>
                  <w:ins w:id="6675" w:author="Windows 使用者" w:date="2024-08-06T13:58:00Z">
                    <w:del w:id="6676" w:author="User" w:date="2025-08-20T11:48:00Z">
                      <w:r w:rsidR="00CB2B2D" w:rsidRPr="002B21AE" w:rsidDel="00E61022">
                        <w:rPr>
                          <w:rFonts w:eastAsia="標楷體"/>
                          <w:color w:val="FF0000"/>
                          <w:sz w:val="32"/>
                          <w:szCs w:val="26"/>
                          <w:rPrChange w:id="6677" w:author="User" w:date="2025-11-28T15:44:00Z">
                            <w:rPr>
                              <w:rFonts w:eastAsia="標楷體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delText>9</w:delText>
                      </w:r>
                    </w:del>
                  </w:ins>
                  <w:r w:rsidR="00540973" w:rsidRPr="002B21AE">
                    <w:rPr>
                      <w:rFonts w:eastAsia="標楷體"/>
                      <w:color w:val="FF0000"/>
                      <w:sz w:val="32"/>
                      <w:szCs w:val="26"/>
                      <w:rPrChange w:id="6678" w:author="User" w:date="2025-11-28T15:44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/</w:t>
                  </w:r>
                  <w:r w:rsidR="00540973" w:rsidRPr="002B21AE">
                    <w:rPr>
                      <w:rFonts w:eastAsia="標楷體" w:hint="eastAsia"/>
                      <w:color w:val="FF0000"/>
                      <w:sz w:val="32"/>
                      <w:szCs w:val="26"/>
                      <w:rPrChange w:id="6679" w:author="User" w:date="2025-11-28T15:44:00Z">
                        <w:rPr>
                          <w:rFonts w:eastAsia="標楷體" w:hint="eastAsia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超鐘點</w:t>
                  </w:r>
                  <w:del w:id="6680" w:author="User" w:date="2025-11-28T15:44:00Z">
                    <w:r w:rsidR="00743FB3" w:rsidRPr="002B21AE" w:rsidDel="002B21AE">
                      <w:rPr>
                        <w:rFonts w:eastAsia="標楷體" w:hint="eastAsia"/>
                        <w:color w:val="FF0000"/>
                        <w:sz w:val="32"/>
                        <w:szCs w:val="26"/>
                        <w:rPrChange w:id="6681" w:author="User" w:date="2025-11-28T15:44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1</w:delText>
                    </w:r>
                  </w:del>
                  <w:ins w:id="6682" w:author="User" w:date="2025-11-28T15:44:00Z">
                    <w:r w:rsidR="002B21AE" w:rsidRPr="002B21AE">
                      <w:rPr>
                        <w:rFonts w:eastAsia="標楷體" w:hint="eastAsia"/>
                        <w:color w:val="FF0000"/>
                        <w:sz w:val="32"/>
                        <w:szCs w:val="26"/>
                        <w:rPrChange w:id="6683" w:author="User" w:date="2025-11-28T15:44:00Z">
                          <w:rPr>
                            <w:rFonts w:eastAsia="標楷體" w:hint="eastAsia"/>
                            <w:sz w:val="32"/>
                            <w:szCs w:val="26"/>
                          </w:rPr>
                        </w:rPrChange>
                      </w:rPr>
                      <w:t>6</w:t>
                    </w:r>
                  </w:ins>
                  <w:ins w:id="6684" w:author="Windows 使用者" w:date="2024-08-28T08:13:00Z">
                    <w:del w:id="6685" w:author="User" w:date="2025-08-20T11:49:00Z">
                      <w:r w:rsidR="003B4CE8" w:rsidRPr="002B21AE" w:rsidDel="00E61022">
                        <w:rPr>
                          <w:rFonts w:eastAsia="標楷體"/>
                          <w:color w:val="FF0000"/>
                          <w:sz w:val="32"/>
                          <w:szCs w:val="26"/>
                          <w:rPrChange w:id="6686" w:author="User" w:date="2025-11-28T15:44:00Z">
                            <w:rPr>
                              <w:rFonts w:eastAsia="標楷體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delText>6</w:delText>
                      </w:r>
                    </w:del>
                  </w:ins>
                  <w:r w:rsidR="00540973" w:rsidRPr="002B21AE">
                    <w:rPr>
                      <w:rFonts w:eastAsia="標楷體"/>
                      <w:color w:val="FF0000"/>
                      <w:sz w:val="32"/>
                      <w:szCs w:val="26"/>
                      <w:rPrChange w:id="6687" w:author="User" w:date="2025-11-28T15:44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(</w:t>
                  </w:r>
                  <w:r w:rsidR="00540973" w:rsidRPr="002B21AE">
                    <w:rPr>
                      <w:rFonts w:eastAsia="標楷體"/>
                      <w:color w:val="FF0000"/>
                      <w:sz w:val="32"/>
                      <w:szCs w:val="26"/>
                      <w:rPrChange w:id="6688" w:author="User" w:date="2025-11-28T15:44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sym w:font="Wingdings 2" w:char="F0F8"/>
                  </w:r>
                  <w:r w:rsidR="00540973" w:rsidRPr="002B21AE">
                    <w:rPr>
                      <w:rFonts w:eastAsia="標楷體"/>
                      <w:color w:val="FF0000"/>
                      <w:sz w:val="32"/>
                      <w:szCs w:val="26"/>
                      <w:rPrChange w:id="6689" w:author="User" w:date="2025-11-28T15:44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)</w:t>
                  </w:r>
                </w:p>
                <w:p w14:paraId="593AD0DA" w14:textId="77777777" w:rsidR="00E61022" w:rsidRPr="008C7568" w:rsidRDefault="00E61022" w:rsidP="00E61022">
                  <w:pPr>
                    <w:snapToGrid w:val="0"/>
                    <w:spacing w:beforeLines="20" w:before="72" w:afterLines="20" w:after="72"/>
                    <w:jc w:val="both"/>
                    <w:rPr>
                      <w:ins w:id="6690" w:author="User" w:date="2025-08-20T11:51:00Z"/>
                      <w:rFonts w:eastAsia="標楷體"/>
                      <w:b/>
                      <w:bCs/>
                      <w:color w:val="FF0000"/>
                      <w:sz w:val="20"/>
                      <w:szCs w:val="22"/>
                      <w:rPrChange w:id="6691" w:author="User" w:date="2025-11-28T15:59:00Z">
                        <w:rPr>
                          <w:ins w:id="6692" w:author="User" w:date="2025-08-20T11:51:00Z"/>
                          <w:rFonts w:eastAsia="標楷體"/>
                          <w:b/>
                          <w:bCs/>
                          <w:sz w:val="20"/>
                          <w:szCs w:val="22"/>
                        </w:rPr>
                      </w:rPrChange>
                    </w:rPr>
                  </w:pPr>
                  <w:ins w:id="6693" w:author="User" w:date="2025-08-20T11:51:00Z"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6694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技藝時間：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6695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09/16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6696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6697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09/23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6698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6699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10/07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6700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6701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10/21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6702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6703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11/04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6704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6705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11/18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6706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6707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12/02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6708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6709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12/16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6710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6711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12/30</w:t>
                    </w:r>
                  </w:ins>
                </w:p>
                <w:p w14:paraId="26F0AE8D" w14:textId="1589DE20" w:rsidR="0017316D" w:rsidRPr="008C7568" w:rsidDel="00E61022" w:rsidRDefault="00404631" w:rsidP="00E61022">
                  <w:pPr>
                    <w:snapToGrid w:val="0"/>
                    <w:spacing w:beforeLines="20" w:before="72" w:afterLines="20" w:after="72"/>
                    <w:jc w:val="both"/>
                    <w:rPr>
                      <w:ins w:id="6712" w:author="Windows 使用者" w:date="2024-08-13T08:04:00Z"/>
                      <w:del w:id="6713" w:author="User" w:date="2025-08-20T11:51:00Z"/>
                      <w:rFonts w:eastAsia="標楷體"/>
                      <w:b/>
                      <w:color w:val="FF0000"/>
                      <w:sz w:val="20"/>
                      <w:szCs w:val="22"/>
                      <w:rPrChange w:id="6714" w:author="User" w:date="2025-11-28T15:59:00Z">
                        <w:rPr>
                          <w:ins w:id="6715" w:author="Windows 使用者" w:date="2024-08-13T08:04:00Z"/>
                          <w:del w:id="6716" w:author="User" w:date="2025-08-20T11:51:00Z"/>
                          <w:rFonts w:eastAsia="標楷體"/>
                          <w:b/>
                          <w:color w:val="000000" w:themeColor="text1"/>
                          <w:sz w:val="20"/>
                          <w:szCs w:val="22"/>
                        </w:rPr>
                      </w:rPrChange>
                    </w:rPr>
                  </w:pPr>
                  <w:ins w:id="6717" w:author="User" w:date="2025-08-20T13:30:00Z"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6718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社團時間：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6719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09/04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6720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6721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10/02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6722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6723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10/16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6724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6725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11/06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6726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6727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11/13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6728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6729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11/27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6730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6731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12/04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6732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6733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01/08</w:t>
                    </w:r>
                  </w:ins>
                  <w:ins w:id="6734" w:author="Windows 使用者" w:date="2024-08-13T08:04:00Z">
                    <w:del w:id="6735" w:author="User" w:date="2025-08-20T11:51:00Z">
                      <w:r w:rsidR="0017316D" w:rsidRPr="008C7568" w:rsidDel="00E61022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6736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技藝時間：</w:delText>
                      </w:r>
                      <w:r w:rsidR="0017316D" w:rsidRPr="008C7568" w:rsidDel="00E61022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6737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09/10</w:delText>
                      </w:r>
                      <w:r w:rsidR="0017316D" w:rsidRPr="008C7568" w:rsidDel="00E61022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6738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E61022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6739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09/24</w:delText>
                      </w:r>
                      <w:r w:rsidR="0017316D" w:rsidRPr="008C7568" w:rsidDel="00E61022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6740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E61022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6741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10/08</w:delText>
                      </w:r>
                      <w:r w:rsidR="0017316D" w:rsidRPr="008C7568" w:rsidDel="00E61022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6742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E61022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6743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10/22</w:delText>
                      </w:r>
                      <w:r w:rsidR="0017316D" w:rsidRPr="008C7568" w:rsidDel="00E61022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6744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E61022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6745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11/05</w:delText>
                      </w:r>
                      <w:r w:rsidR="0017316D" w:rsidRPr="008C7568" w:rsidDel="00E61022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6746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E61022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6747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11/19</w:delText>
                      </w:r>
                      <w:r w:rsidR="0017316D" w:rsidRPr="008C7568" w:rsidDel="00E61022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6748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E61022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6749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12/03</w:delText>
                      </w:r>
                      <w:r w:rsidR="0017316D" w:rsidRPr="008C7568" w:rsidDel="00E61022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6750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E61022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6751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12/17</w:delText>
                      </w:r>
                      <w:r w:rsidR="0017316D" w:rsidRPr="008C7568" w:rsidDel="00E61022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6752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E61022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6753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12/31</w:delText>
                      </w:r>
                    </w:del>
                  </w:ins>
                </w:p>
                <w:p w14:paraId="5677BB9C" w14:textId="53F58FF0" w:rsidR="007E1983" w:rsidRPr="008C7568" w:rsidDel="00E61022" w:rsidRDefault="0017316D" w:rsidP="0017316D">
                  <w:pPr>
                    <w:snapToGrid w:val="0"/>
                    <w:spacing w:beforeLines="20" w:before="72" w:afterLines="20" w:after="72"/>
                    <w:jc w:val="both"/>
                    <w:rPr>
                      <w:del w:id="6754" w:author="User" w:date="2025-08-20T11:51:00Z"/>
                      <w:rFonts w:eastAsia="標楷體"/>
                      <w:b/>
                      <w:color w:val="FF0000"/>
                      <w:szCs w:val="22"/>
                      <w:rPrChange w:id="6755" w:author="User" w:date="2025-11-28T15:59:00Z">
                        <w:rPr>
                          <w:del w:id="6756" w:author="User" w:date="2025-08-20T11:51:00Z"/>
                          <w:rFonts w:eastAsia="標楷體"/>
                          <w:b/>
                          <w:color w:val="000000" w:themeColor="text1"/>
                          <w:szCs w:val="22"/>
                        </w:rPr>
                      </w:rPrChange>
                    </w:rPr>
                  </w:pPr>
                  <w:ins w:id="6757" w:author="Windows 使用者" w:date="2024-08-13T08:04:00Z">
                    <w:del w:id="6758" w:author="User" w:date="2025-08-20T11:51:00Z">
                      <w:r w:rsidRPr="008C7568" w:rsidDel="00E61022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6759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聯課時間：</w:delText>
                      </w:r>
                      <w:r w:rsidRPr="008C7568" w:rsidDel="00E61022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6760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09/05</w:delText>
                      </w:r>
                      <w:r w:rsidRPr="008C7568" w:rsidDel="00E61022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6761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E61022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6762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09/12</w:delText>
                      </w:r>
                      <w:r w:rsidRPr="008C7568" w:rsidDel="00E61022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6763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E61022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6764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10/03</w:delText>
                      </w:r>
                      <w:r w:rsidRPr="008C7568" w:rsidDel="00E61022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6765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E61022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6766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10/17</w:delText>
                      </w:r>
                      <w:r w:rsidRPr="008C7568" w:rsidDel="00E61022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6767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E61022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6768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10/24</w:delText>
                      </w:r>
                      <w:r w:rsidRPr="008C7568" w:rsidDel="00E61022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6769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E61022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6770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11/28</w:delText>
                      </w:r>
                      <w:r w:rsidRPr="008C7568" w:rsidDel="00E61022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6771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E61022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6772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12/05</w:delText>
                      </w:r>
                      <w:r w:rsidRPr="008C7568" w:rsidDel="00E61022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6773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E61022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6774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12/19</w:delText>
                      </w:r>
                      <w:r w:rsidRPr="008C7568" w:rsidDel="00E61022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6775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E61022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6776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01/09</w:delText>
                      </w:r>
                    </w:del>
                  </w:ins>
                  <w:del w:id="6777" w:author="User" w:date="2025-08-20T11:51:00Z">
                    <w:r w:rsidR="007E1983" w:rsidRPr="008C7568" w:rsidDel="00E6102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6778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技藝時間：</w:delText>
                    </w:r>
                    <w:r w:rsidR="007E1983" w:rsidRPr="008C7568" w:rsidDel="00E61022">
                      <w:rPr>
                        <w:rFonts w:eastAsia="標楷體"/>
                        <w:b/>
                        <w:color w:val="FF0000"/>
                        <w:szCs w:val="22"/>
                        <w:rPrChange w:id="6779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09/05</w:delText>
                    </w:r>
                    <w:r w:rsidR="007E1983" w:rsidRPr="008C7568" w:rsidDel="00E6102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6780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E61022">
                      <w:rPr>
                        <w:rFonts w:eastAsia="標楷體"/>
                        <w:b/>
                        <w:color w:val="FF0000"/>
                        <w:szCs w:val="22"/>
                        <w:rPrChange w:id="6781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09/19</w:delText>
                    </w:r>
                    <w:r w:rsidR="007E1983" w:rsidRPr="008C7568" w:rsidDel="00E6102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6782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E61022">
                      <w:rPr>
                        <w:rFonts w:eastAsia="標楷體"/>
                        <w:b/>
                        <w:color w:val="FF0000"/>
                        <w:szCs w:val="22"/>
                        <w:rPrChange w:id="6783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10/03</w:delText>
                    </w:r>
                    <w:r w:rsidR="007E1983" w:rsidRPr="008C7568" w:rsidDel="00E6102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6784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E61022">
                      <w:rPr>
                        <w:rFonts w:eastAsia="標楷體"/>
                        <w:b/>
                        <w:color w:val="FF0000"/>
                        <w:szCs w:val="22"/>
                        <w:rPrChange w:id="6785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10/24</w:delText>
                    </w:r>
                    <w:r w:rsidR="007E1983" w:rsidRPr="008C7568" w:rsidDel="00E6102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6786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E61022">
                      <w:rPr>
                        <w:rFonts w:eastAsia="標楷體"/>
                        <w:b/>
                        <w:color w:val="FF0000"/>
                        <w:szCs w:val="22"/>
                        <w:rPrChange w:id="6787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11/07</w:delText>
                    </w:r>
                    <w:r w:rsidR="007E1983" w:rsidRPr="008C7568" w:rsidDel="00E6102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6788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E61022">
                      <w:rPr>
                        <w:rFonts w:eastAsia="標楷體"/>
                        <w:b/>
                        <w:color w:val="FF0000"/>
                        <w:szCs w:val="22"/>
                        <w:rPrChange w:id="6789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11/21</w:delText>
                    </w:r>
                    <w:r w:rsidR="007E1983" w:rsidRPr="008C7568" w:rsidDel="00E6102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6790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E61022">
                      <w:rPr>
                        <w:rFonts w:eastAsia="標楷體"/>
                        <w:b/>
                        <w:color w:val="FF0000"/>
                        <w:szCs w:val="22"/>
                        <w:rPrChange w:id="6791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12/05</w:delText>
                    </w:r>
                    <w:r w:rsidR="007E1983" w:rsidRPr="008C7568" w:rsidDel="00E6102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6792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E61022">
                      <w:rPr>
                        <w:rFonts w:eastAsia="標楷體"/>
                        <w:b/>
                        <w:color w:val="FF0000"/>
                        <w:szCs w:val="22"/>
                        <w:rPrChange w:id="6793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12/19</w:delText>
                    </w:r>
                    <w:r w:rsidR="007E1983" w:rsidRPr="008C7568" w:rsidDel="00E6102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6794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E61022">
                      <w:rPr>
                        <w:rFonts w:eastAsia="標楷體"/>
                        <w:b/>
                        <w:color w:val="FF0000"/>
                        <w:szCs w:val="22"/>
                        <w:rPrChange w:id="6795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01/02</w:delText>
                    </w:r>
                  </w:del>
                </w:p>
                <w:p w14:paraId="34BFFB6A" w14:textId="781BAFF9" w:rsidR="00060320" w:rsidRPr="00710858" w:rsidRDefault="007E1983" w:rsidP="007E1983">
                  <w:pPr>
                    <w:snapToGrid w:val="0"/>
                    <w:spacing w:beforeLines="20" w:before="72" w:afterLines="20" w:after="72" w:line="340" w:lineRule="exact"/>
                    <w:jc w:val="both"/>
                    <w:rPr>
                      <w:rFonts w:eastAsia="標楷體"/>
                      <w:b/>
                      <w:sz w:val="26"/>
                      <w:szCs w:val="26"/>
                      <w:rPrChange w:id="6796" w:author="User" w:date="2025-08-27T11:49:00Z">
                        <w:rPr>
                          <w:rFonts w:eastAsia="標楷體"/>
                          <w:b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del w:id="6797" w:author="User" w:date="2025-08-20T11:51:00Z">
                    <w:r w:rsidRPr="008C7568" w:rsidDel="00E6102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6798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聯課時間：</w:delText>
                    </w:r>
                    <w:r w:rsidRPr="008C7568" w:rsidDel="00E61022">
                      <w:rPr>
                        <w:rFonts w:eastAsia="標楷體"/>
                        <w:b/>
                        <w:color w:val="FF0000"/>
                        <w:szCs w:val="22"/>
                        <w:rPrChange w:id="6799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08/31</w:delText>
                    </w:r>
                    <w:r w:rsidRPr="008C7568" w:rsidDel="00E6102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6800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E61022">
                      <w:rPr>
                        <w:rFonts w:eastAsia="標楷體"/>
                        <w:b/>
                        <w:color w:val="FF0000"/>
                        <w:szCs w:val="22"/>
                        <w:rPrChange w:id="6801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09/07</w:delText>
                    </w:r>
                    <w:r w:rsidRPr="008C7568" w:rsidDel="00E6102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6802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E61022">
                      <w:rPr>
                        <w:rFonts w:eastAsia="標楷體"/>
                        <w:b/>
                        <w:color w:val="FF0000"/>
                        <w:szCs w:val="22"/>
                        <w:rPrChange w:id="6803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09/21</w:delText>
                    </w:r>
                    <w:r w:rsidRPr="008C7568" w:rsidDel="00E6102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6804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E61022">
                      <w:rPr>
                        <w:rFonts w:eastAsia="標楷體"/>
                        <w:b/>
                        <w:color w:val="FF0000"/>
                        <w:szCs w:val="22"/>
                        <w:rPrChange w:id="6805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10/12</w:delText>
                    </w:r>
                    <w:r w:rsidRPr="008C7568" w:rsidDel="00E6102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6806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E61022">
                      <w:rPr>
                        <w:rFonts w:eastAsia="標楷體"/>
                        <w:b/>
                        <w:color w:val="FF0000"/>
                        <w:szCs w:val="22"/>
                        <w:rPrChange w:id="6807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11/02</w:delText>
                    </w:r>
                    <w:r w:rsidRPr="008C7568" w:rsidDel="00E6102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6808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E61022">
                      <w:rPr>
                        <w:rFonts w:eastAsia="標楷體"/>
                        <w:b/>
                        <w:color w:val="FF0000"/>
                        <w:szCs w:val="22"/>
                        <w:rPrChange w:id="6809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11/16</w:delText>
                    </w:r>
                    <w:r w:rsidRPr="008C7568" w:rsidDel="00E6102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6810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E61022">
                      <w:rPr>
                        <w:rFonts w:eastAsia="標楷體"/>
                        <w:b/>
                        <w:color w:val="FF0000"/>
                        <w:szCs w:val="22"/>
                        <w:rPrChange w:id="6811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11/23</w:delText>
                    </w:r>
                    <w:r w:rsidRPr="008C7568" w:rsidDel="00E6102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6812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E61022">
                      <w:rPr>
                        <w:rFonts w:eastAsia="標楷體"/>
                        <w:b/>
                        <w:color w:val="FF0000"/>
                        <w:szCs w:val="22"/>
                        <w:rPrChange w:id="6813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12/14</w:delText>
                    </w:r>
                    <w:r w:rsidRPr="008C7568" w:rsidDel="00E6102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6814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E61022">
                      <w:rPr>
                        <w:rFonts w:eastAsia="標楷體"/>
                        <w:b/>
                        <w:color w:val="FF0000"/>
                        <w:szCs w:val="22"/>
                        <w:rPrChange w:id="6815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12/21</w:delText>
                    </w:r>
                    <w:r w:rsidRPr="008C7568" w:rsidDel="00E6102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6816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E61022">
                      <w:rPr>
                        <w:rFonts w:eastAsia="標楷體"/>
                        <w:b/>
                        <w:color w:val="FF0000"/>
                        <w:szCs w:val="22"/>
                        <w:rPrChange w:id="6817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01/11</w:delText>
                    </w:r>
                  </w:del>
                </w:p>
              </w:tc>
            </w:tr>
          </w:tbl>
          <w:p w14:paraId="23D9AE61" w14:textId="77777777" w:rsidR="00060320" w:rsidRPr="00710858" w:rsidRDefault="00060320" w:rsidP="0095659E">
            <w:pPr>
              <w:jc w:val="center"/>
              <w:rPr>
                <w:rPrChange w:id="6818" w:author="User" w:date="2025-08-27T11:49:00Z">
                  <w:rPr>
                    <w:color w:val="000000" w:themeColor="text1"/>
                  </w:rPr>
                </w:rPrChange>
              </w:rPr>
            </w:pPr>
          </w:p>
        </w:tc>
      </w:tr>
      <w:tr w:rsidR="00710858" w:rsidRPr="00710858" w14:paraId="2F6994FE" w14:textId="77777777" w:rsidTr="00AB0495">
        <w:tc>
          <w:tcPr>
            <w:tcW w:w="10682" w:type="dxa"/>
          </w:tcPr>
          <w:p w14:paraId="2CF880C8" w14:textId="77777777" w:rsidR="00876E50" w:rsidRPr="00710858" w:rsidRDefault="00876E50" w:rsidP="00876E50">
            <w:pPr>
              <w:jc w:val="center"/>
              <w:rPr>
                <w:rPrChange w:id="6819" w:author="User" w:date="2025-08-27T11:49:00Z">
                  <w:rPr>
                    <w:color w:val="000000" w:themeColor="text1"/>
                  </w:rPr>
                </w:rPrChange>
              </w:rPr>
            </w:pPr>
            <w:r w:rsidRPr="00710858">
              <w:rPr>
                <w:rFonts w:eastAsia="標楷體" w:hint="eastAsia"/>
                <w:b/>
                <w:sz w:val="52"/>
                <w:rPrChange w:id="6820" w:author="User" w:date="2025-08-27T11:49:00Z">
                  <w:rPr>
                    <w:rFonts w:eastAsia="標楷體" w:hint="eastAsia"/>
                    <w:b/>
                    <w:color w:val="000000" w:themeColor="text1"/>
                    <w:sz w:val="52"/>
                  </w:rPr>
                </w:rPrChange>
              </w:rPr>
              <w:lastRenderedPageBreak/>
              <w:t>高雄市立甲仙國民中學</w:t>
            </w:r>
          </w:p>
          <w:tbl>
            <w:tblPr>
              <w:tblpPr w:leftFromText="180" w:rightFromText="180" w:vertAnchor="page" w:horzAnchor="margin" w:tblpXSpec="center" w:tblpY="901"/>
              <w:tblW w:w="1066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276"/>
              <w:gridCol w:w="450"/>
              <w:gridCol w:w="1574"/>
              <w:gridCol w:w="503"/>
              <w:gridCol w:w="1371"/>
              <w:gridCol w:w="1373"/>
              <w:gridCol w:w="1374"/>
              <w:gridCol w:w="1372"/>
              <w:gridCol w:w="1372"/>
            </w:tblGrid>
            <w:tr w:rsidR="00710858" w:rsidRPr="00710858" w14:paraId="09C2F507" w14:textId="77777777" w:rsidTr="00387BEB">
              <w:trPr>
                <w:trHeight w:val="719"/>
              </w:trPr>
              <w:tc>
                <w:tcPr>
                  <w:tcW w:w="3803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4714D66" w14:textId="77777777" w:rsidR="00387BEB" w:rsidRPr="00710858" w:rsidRDefault="00387BEB" w:rsidP="00387BEB">
                  <w:pPr>
                    <w:spacing w:line="400" w:lineRule="exact"/>
                    <w:ind w:rightChars="72" w:right="173"/>
                    <w:rPr>
                      <w:rFonts w:eastAsia="標楷體"/>
                      <w:sz w:val="40"/>
                      <w:szCs w:val="40"/>
                      <w:rPrChange w:id="6821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</w:pPr>
                </w:p>
              </w:tc>
              <w:tc>
                <w:tcPr>
                  <w:tcW w:w="6862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9B32C9B" w14:textId="77777777" w:rsidR="00387BEB" w:rsidRPr="00710858" w:rsidRDefault="00387BEB" w:rsidP="00387BEB">
                  <w:pPr>
                    <w:spacing w:line="400" w:lineRule="exact"/>
                    <w:ind w:rightChars="532" w:right="1277"/>
                    <w:rPr>
                      <w:rFonts w:eastAsia="標楷體"/>
                      <w:sz w:val="40"/>
                      <w:szCs w:val="40"/>
                      <w:rPrChange w:id="6822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0"/>
                      <w:szCs w:val="40"/>
                      <w:rPrChange w:id="6823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 xml:space="preserve">     </w:t>
                  </w:r>
                  <w:r w:rsidRPr="00710858">
                    <w:rPr>
                      <w:rFonts w:eastAsia="標楷體" w:hint="eastAsia"/>
                      <w:sz w:val="40"/>
                      <w:szCs w:val="40"/>
                      <w:rPrChange w:id="6824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教</w:t>
                  </w:r>
                  <w:r w:rsidRPr="00710858">
                    <w:rPr>
                      <w:rFonts w:eastAsia="標楷體"/>
                      <w:sz w:val="40"/>
                      <w:szCs w:val="40"/>
                      <w:rPrChange w:id="6825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 xml:space="preserve">     </w:t>
                  </w:r>
                  <w:r w:rsidRPr="00710858">
                    <w:rPr>
                      <w:rFonts w:eastAsia="標楷體" w:hint="eastAsia"/>
                      <w:sz w:val="40"/>
                      <w:szCs w:val="40"/>
                      <w:rPrChange w:id="6826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師：</w:t>
                  </w:r>
                  <w:r w:rsidR="00225CB0" w:rsidRPr="00710858">
                    <w:rPr>
                      <w:rFonts w:eastAsia="標楷體" w:hint="eastAsia"/>
                      <w:sz w:val="40"/>
                      <w:szCs w:val="40"/>
                      <w:rPrChange w:id="6827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郭文旺</w:t>
                  </w:r>
                  <w:r w:rsidRPr="00710858">
                    <w:rPr>
                      <w:rFonts w:eastAsia="標楷體" w:hint="eastAsia"/>
                      <w:sz w:val="40"/>
                      <w:szCs w:val="40"/>
                      <w:rPrChange w:id="6828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老師</w:t>
                  </w:r>
                </w:p>
              </w:tc>
            </w:tr>
            <w:tr w:rsidR="00710858" w:rsidRPr="00710858" w14:paraId="5902D2F1" w14:textId="77777777" w:rsidTr="00387BEB">
              <w:tc>
                <w:tcPr>
                  <w:tcW w:w="3803" w:type="dxa"/>
                  <w:gridSpan w:val="4"/>
                  <w:tcBorders>
                    <w:bottom w:val="nil"/>
                  </w:tcBorders>
                </w:tcPr>
                <w:p w14:paraId="173EC24C" w14:textId="6AF8D24D" w:rsidR="00387BEB" w:rsidRPr="00710858" w:rsidRDefault="00C70D57" w:rsidP="00387BEB">
                  <w:pPr>
                    <w:spacing w:line="400" w:lineRule="exact"/>
                    <w:ind w:leftChars="221" w:left="530" w:rightChars="227" w:right="545"/>
                    <w:jc w:val="distribute"/>
                    <w:rPr>
                      <w:rFonts w:eastAsia="標楷體"/>
                      <w:rPrChange w:id="682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36"/>
                      <w:rPrChange w:id="683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</w:rPr>
                      </w:rPrChange>
                    </w:rPr>
                    <w:t>1</w:t>
                  </w:r>
                  <w:r w:rsidR="00BF3A68" w:rsidRPr="00710858">
                    <w:rPr>
                      <w:rFonts w:eastAsia="標楷體"/>
                      <w:sz w:val="36"/>
                      <w:rPrChange w:id="683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</w:rPr>
                      </w:rPrChange>
                    </w:rPr>
                    <w:t>1</w:t>
                  </w:r>
                  <w:ins w:id="6832" w:author="User" w:date="2025-08-19T10:37:00Z">
                    <w:r w:rsidR="005C3A06" w:rsidRPr="00710858">
                      <w:rPr>
                        <w:rFonts w:eastAsia="標楷體"/>
                        <w:sz w:val="36"/>
                        <w:rPrChange w:id="6833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</w:rPr>
                        </w:rPrChange>
                      </w:rPr>
                      <w:t>4</w:t>
                    </w:r>
                  </w:ins>
                  <w:ins w:id="6834" w:author="Windows 使用者" w:date="2024-08-02T14:29:00Z">
                    <w:del w:id="6835" w:author="User" w:date="2025-08-19T10:37:00Z">
                      <w:r w:rsidR="009A6733" w:rsidRPr="00710858" w:rsidDel="005C3A06">
                        <w:rPr>
                          <w:rFonts w:eastAsia="標楷體"/>
                          <w:sz w:val="36"/>
                          <w:rPrChange w:id="6836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</w:rPr>
                          </w:rPrChange>
                        </w:rPr>
                        <w:delText>3</w:delText>
                      </w:r>
                    </w:del>
                  </w:ins>
                  <w:del w:id="6837" w:author="Windows 使用者" w:date="2024-08-02T14:29:00Z">
                    <w:r w:rsidR="00BF3A68" w:rsidRPr="00710858" w:rsidDel="009A6733">
                      <w:rPr>
                        <w:rFonts w:eastAsia="標楷體"/>
                        <w:sz w:val="36"/>
                        <w:rPrChange w:id="6838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</w:rPr>
                        </w:rPrChange>
                      </w:rPr>
                      <w:delText>2</w:delText>
                    </w:r>
                  </w:del>
                  <w:r w:rsidR="005025B5" w:rsidRPr="00710858">
                    <w:rPr>
                      <w:rFonts w:eastAsia="標楷體" w:hint="eastAsia"/>
                      <w:sz w:val="36"/>
                      <w:rPrChange w:id="6839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</w:rPr>
                      </w:rPrChange>
                    </w:rPr>
                    <w:t>學年度</w:t>
                  </w:r>
                  <w:ins w:id="6840" w:author="User" w:date="2025-11-28T15:40:00Z">
                    <w:r w:rsidR="002F7BD4">
                      <w:rPr>
                        <w:rFonts w:eastAsia="標楷體" w:hint="eastAsia"/>
                        <w:sz w:val="20"/>
                        <w:szCs w:val="40"/>
                      </w:rPr>
                      <w:t>01</w:t>
                    </w:r>
                    <w:r w:rsidR="002F7BD4" w:rsidRPr="007D068A">
                      <w:rPr>
                        <w:rFonts w:eastAsia="標楷體"/>
                        <w:sz w:val="20"/>
                        <w:szCs w:val="40"/>
                      </w:rPr>
                      <w:t>/</w:t>
                    </w:r>
                    <w:r w:rsidR="002F7BD4">
                      <w:rPr>
                        <w:rFonts w:eastAsia="標楷體" w:hint="eastAsia"/>
                        <w:sz w:val="20"/>
                        <w:szCs w:val="40"/>
                      </w:rPr>
                      <w:t>05</w:t>
                    </w:r>
                  </w:ins>
                  <w:del w:id="6841" w:author="User" w:date="2025-11-28T15:40:00Z">
                    <w:r w:rsidR="000C50A0" w:rsidRPr="00710858" w:rsidDel="002F7BD4">
                      <w:rPr>
                        <w:rFonts w:eastAsia="標楷體"/>
                        <w:sz w:val="20"/>
                        <w:szCs w:val="40"/>
                        <w:rPrChange w:id="6842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0</w:delText>
                    </w:r>
                    <w:r w:rsidR="000F0667" w:rsidRPr="00710858" w:rsidDel="002F7BD4">
                      <w:rPr>
                        <w:rFonts w:eastAsia="標楷體"/>
                        <w:sz w:val="20"/>
                        <w:szCs w:val="40"/>
                        <w:rPrChange w:id="6843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8</w:delText>
                    </w:r>
                    <w:r w:rsidR="000C50A0" w:rsidRPr="00710858" w:rsidDel="002F7BD4">
                      <w:rPr>
                        <w:rFonts w:eastAsia="標楷體"/>
                        <w:sz w:val="20"/>
                        <w:szCs w:val="40"/>
                        <w:rPrChange w:id="6844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/</w:delText>
                    </w:r>
                  </w:del>
                  <w:ins w:id="6845" w:author="Windows 使用者" w:date="2024-08-07T09:10:00Z">
                    <w:del w:id="6846" w:author="User" w:date="2025-08-19T10:37:00Z">
                      <w:r w:rsidR="00CC029C" w:rsidRPr="00710858" w:rsidDel="005C3A06">
                        <w:rPr>
                          <w:rFonts w:eastAsia="標楷體"/>
                          <w:sz w:val="20"/>
                          <w:szCs w:val="40"/>
                          <w:rPrChange w:id="6847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40"/>
                            </w:rPr>
                          </w:rPrChange>
                        </w:rPr>
                        <w:delText>07</w:delText>
                      </w:r>
                    </w:del>
                  </w:ins>
                  <w:del w:id="6848" w:author="Windows 使用者" w:date="2024-08-07T09:10:00Z">
                    <w:r w:rsidR="00BF3A68" w:rsidRPr="00710858" w:rsidDel="00CC029C">
                      <w:rPr>
                        <w:rFonts w:eastAsia="標楷體"/>
                        <w:sz w:val="20"/>
                        <w:szCs w:val="40"/>
                        <w:rPrChange w:id="6849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23</w:delText>
                    </w:r>
                  </w:del>
                  <w:r w:rsidR="005025B5" w:rsidRPr="00710858">
                    <w:rPr>
                      <w:rFonts w:eastAsia="標楷體" w:hint="eastAsia"/>
                      <w:sz w:val="20"/>
                      <w:szCs w:val="40"/>
                      <w:rPrChange w:id="6850" w:author="User" w:date="2025-08-27T11:49:00Z">
                        <w:rPr>
                          <w:rFonts w:eastAsia="標楷體" w:hint="eastAsia"/>
                          <w:color w:val="000000" w:themeColor="text1"/>
                          <w:sz w:val="20"/>
                          <w:szCs w:val="40"/>
                        </w:rPr>
                      </w:rPrChange>
                    </w:rPr>
                    <w:t>製</w:t>
                  </w:r>
                </w:p>
              </w:tc>
              <w:tc>
                <w:tcPr>
                  <w:tcW w:w="6862" w:type="dxa"/>
                  <w:gridSpan w:val="5"/>
                  <w:tcBorders>
                    <w:bottom w:val="nil"/>
                  </w:tcBorders>
                </w:tcPr>
                <w:p w14:paraId="5DB08C4A" w14:textId="77777777" w:rsidR="00387BEB" w:rsidRPr="00710858" w:rsidRDefault="00387BEB" w:rsidP="00387BEB">
                  <w:pPr>
                    <w:spacing w:line="400" w:lineRule="exact"/>
                    <w:ind w:leftChars="507" w:left="1217" w:rightChars="532" w:right="1277"/>
                    <w:jc w:val="distribute"/>
                    <w:rPr>
                      <w:rFonts w:eastAsia="標楷體"/>
                      <w:rPrChange w:id="685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rPrChange w:id="6852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</w:rPr>
                      </w:rPrChange>
                    </w:rPr>
                    <w:t>週課表</w:t>
                  </w:r>
                </w:p>
              </w:tc>
            </w:tr>
            <w:tr w:rsidR="00710858" w:rsidRPr="00710858" w14:paraId="099AB93B" w14:textId="77777777" w:rsidTr="00387BEB">
              <w:trPr>
                <w:cantSplit/>
              </w:trPr>
              <w:tc>
                <w:tcPr>
                  <w:tcW w:w="3803" w:type="dxa"/>
                  <w:gridSpan w:val="4"/>
                  <w:vMerge w:val="restart"/>
                  <w:tcBorders>
                    <w:tl2br w:val="single" w:sz="4" w:space="0" w:color="auto"/>
                  </w:tcBorders>
                </w:tcPr>
                <w:p w14:paraId="5C633C25" w14:textId="77777777" w:rsidR="00387BEB" w:rsidRPr="00710858" w:rsidRDefault="00387BEB" w:rsidP="00387BEB">
                  <w:pPr>
                    <w:spacing w:line="180" w:lineRule="exact"/>
                    <w:jc w:val="right"/>
                    <w:rPr>
                      <w:rFonts w:eastAsia="標楷體"/>
                      <w:sz w:val="16"/>
                      <w:szCs w:val="16"/>
                      <w:rPrChange w:id="6853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6854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星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6855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6856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期</w:t>
                  </w:r>
                </w:p>
                <w:p w14:paraId="6607340D" w14:textId="77777777" w:rsidR="00387BEB" w:rsidRPr="00710858" w:rsidRDefault="00387BEB" w:rsidP="00387BEB">
                  <w:pPr>
                    <w:wordWrap w:val="0"/>
                    <w:spacing w:line="180" w:lineRule="exact"/>
                    <w:jc w:val="right"/>
                    <w:rPr>
                      <w:rFonts w:eastAsia="標楷體"/>
                      <w:sz w:val="16"/>
                      <w:szCs w:val="16"/>
                      <w:rPrChange w:id="6857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6858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科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6859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6860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目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6861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 Week</w:t>
                  </w:r>
                </w:p>
                <w:p w14:paraId="3D64C40B" w14:textId="77777777" w:rsidR="00387BEB" w:rsidRPr="00710858" w:rsidRDefault="00387BEB" w:rsidP="00387BEB">
                  <w:pPr>
                    <w:spacing w:line="180" w:lineRule="exact"/>
                    <w:rPr>
                      <w:rFonts w:eastAsia="標楷體"/>
                      <w:sz w:val="16"/>
                      <w:szCs w:val="16"/>
                      <w:rPrChange w:id="6862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6863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節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6864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6865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次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6866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                       Subject</w:t>
                  </w:r>
                </w:p>
                <w:p w14:paraId="5DC1B45C" w14:textId="77777777" w:rsidR="00387BEB" w:rsidRPr="00710858" w:rsidRDefault="00387BEB" w:rsidP="00387BEB">
                  <w:pPr>
                    <w:spacing w:line="180" w:lineRule="exact"/>
                    <w:rPr>
                      <w:rFonts w:eastAsia="標楷體"/>
                      <w:rPrChange w:id="686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16"/>
                      <w:szCs w:val="16"/>
                      <w:rPrChange w:id="6868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Course        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6869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時間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6870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Time</w:t>
                  </w:r>
                </w:p>
              </w:tc>
              <w:tc>
                <w:tcPr>
                  <w:tcW w:w="1371" w:type="dxa"/>
                  <w:tcBorders>
                    <w:bottom w:val="nil"/>
                  </w:tcBorders>
                  <w:vAlign w:val="center"/>
                </w:tcPr>
                <w:p w14:paraId="6B310982" w14:textId="77777777" w:rsidR="00387BEB" w:rsidRPr="00710858" w:rsidRDefault="00387BEB" w:rsidP="00387BEB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687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6872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一</w:t>
                  </w:r>
                </w:p>
              </w:tc>
              <w:tc>
                <w:tcPr>
                  <w:tcW w:w="1373" w:type="dxa"/>
                  <w:tcBorders>
                    <w:bottom w:val="nil"/>
                  </w:tcBorders>
                  <w:vAlign w:val="center"/>
                </w:tcPr>
                <w:p w14:paraId="5346A322" w14:textId="77777777" w:rsidR="00387BEB" w:rsidRPr="00710858" w:rsidRDefault="00387BEB" w:rsidP="00387BEB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687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6874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二</w:t>
                  </w:r>
                </w:p>
              </w:tc>
              <w:tc>
                <w:tcPr>
                  <w:tcW w:w="1374" w:type="dxa"/>
                  <w:tcBorders>
                    <w:bottom w:val="nil"/>
                  </w:tcBorders>
                  <w:vAlign w:val="center"/>
                </w:tcPr>
                <w:p w14:paraId="57ED2033" w14:textId="77777777" w:rsidR="00387BEB" w:rsidRPr="00710858" w:rsidRDefault="00387BEB" w:rsidP="00387BEB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687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6876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三</w:t>
                  </w:r>
                </w:p>
              </w:tc>
              <w:tc>
                <w:tcPr>
                  <w:tcW w:w="1372" w:type="dxa"/>
                  <w:tcBorders>
                    <w:bottom w:val="nil"/>
                  </w:tcBorders>
                  <w:vAlign w:val="center"/>
                </w:tcPr>
                <w:p w14:paraId="3EF91DFE" w14:textId="77777777" w:rsidR="00387BEB" w:rsidRPr="00710858" w:rsidRDefault="00387BEB" w:rsidP="00387BEB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687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6878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四</w:t>
                  </w:r>
                </w:p>
              </w:tc>
              <w:tc>
                <w:tcPr>
                  <w:tcW w:w="1372" w:type="dxa"/>
                  <w:tcBorders>
                    <w:bottom w:val="nil"/>
                  </w:tcBorders>
                  <w:vAlign w:val="center"/>
                </w:tcPr>
                <w:p w14:paraId="76006E77" w14:textId="77777777" w:rsidR="00387BEB" w:rsidRPr="00710858" w:rsidRDefault="00387BEB" w:rsidP="00387BEB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687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6880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五</w:t>
                  </w:r>
                </w:p>
              </w:tc>
            </w:tr>
            <w:tr w:rsidR="00710858" w:rsidRPr="00710858" w14:paraId="2A556168" w14:textId="77777777" w:rsidTr="00387BEB">
              <w:trPr>
                <w:cantSplit/>
              </w:trPr>
              <w:tc>
                <w:tcPr>
                  <w:tcW w:w="3803" w:type="dxa"/>
                  <w:gridSpan w:val="4"/>
                  <w:vMerge/>
                </w:tcPr>
                <w:p w14:paraId="0FC0B26D" w14:textId="77777777" w:rsidR="00387BEB" w:rsidRPr="00710858" w:rsidRDefault="00387BEB" w:rsidP="00387BEB">
                  <w:pPr>
                    <w:spacing w:line="400" w:lineRule="exact"/>
                    <w:rPr>
                      <w:rFonts w:eastAsia="標楷體"/>
                      <w:rPrChange w:id="688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1371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6E89B698" w14:textId="77777777" w:rsidR="00387BEB" w:rsidRPr="00710858" w:rsidRDefault="00387BEB" w:rsidP="00387BEB">
                  <w:pPr>
                    <w:jc w:val="center"/>
                    <w:rPr>
                      <w:rFonts w:eastAsia="標楷體"/>
                      <w:rPrChange w:id="688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688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Monday</w:t>
                  </w:r>
                </w:p>
              </w:tc>
              <w:tc>
                <w:tcPr>
                  <w:tcW w:w="1373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342ECB7F" w14:textId="77777777" w:rsidR="00387BEB" w:rsidRPr="00710858" w:rsidRDefault="00387BEB" w:rsidP="00387BEB">
                  <w:pPr>
                    <w:jc w:val="center"/>
                    <w:rPr>
                      <w:rFonts w:eastAsia="標楷體"/>
                      <w:rPrChange w:id="688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688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Tuesday</w:t>
                  </w:r>
                </w:p>
              </w:tc>
              <w:tc>
                <w:tcPr>
                  <w:tcW w:w="1374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02419EBB" w14:textId="77777777" w:rsidR="00387BEB" w:rsidRPr="00710858" w:rsidRDefault="00387BEB" w:rsidP="00387BEB">
                  <w:pPr>
                    <w:jc w:val="center"/>
                    <w:rPr>
                      <w:rFonts w:eastAsia="標楷體"/>
                      <w:spacing w:val="-20"/>
                      <w:rPrChange w:id="6886" w:author="User" w:date="2025-08-27T11:49:00Z">
                        <w:rPr>
                          <w:rFonts w:eastAsia="標楷體"/>
                          <w:color w:val="000000" w:themeColor="text1"/>
                          <w:spacing w:val="-20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pacing w:val="-20"/>
                      <w:rPrChange w:id="6887" w:author="User" w:date="2025-08-27T11:49:00Z">
                        <w:rPr>
                          <w:rFonts w:eastAsia="標楷體"/>
                          <w:color w:val="000000" w:themeColor="text1"/>
                          <w:spacing w:val="-20"/>
                        </w:rPr>
                      </w:rPrChange>
                    </w:rPr>
                    <w:t>Wednesday</w:t>
                  </w:r>
                </w:p>
              </w:tc>
              <w:tc>
                <w:tcPr>
                  <w:tcW w:w="1372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2A732C60" w14:textId="77777777" w:rsidR="00387BEB" w:rsidRPr="00710858" w:rsidRDefault="00387BEB" w:rsidP="00387BEB">
                  <w:pPr>
                    <w:jc w:val="center"/>
                    <w:rPr>
                      <w:rFonts w:eastAsia="標楷體"/>
                      <w:rPrChange w:id="688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688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Thursday</w:t>
                  </w:r>
                </w:p>
              </w:tc>
              <w:tc>
                <w:tcPr>
                  <w:tcW w:w="1372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1F7A1A73" w14:textId="77777777" w:rsidR="00387BEB" w:rsidRPr="00710858" w:rsidRDefault="00387BEB" w:rsidP="00387BEB">
                  <w:pPr>
                    <w:jc w:val="center"/>
                    <w:rPr>
                      <w:rFonts w:eastAsia="標楷體"/>
                      <w:rPrChange w:id="689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689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Friday</w:t>
                  </w:r>
                </w:p>
              </w:tc>
            </w:tr>
            <w:tr w:rsidR="00710858" w:rsidRPr="00710858" w14:paraId="761CD7E6" w14:textId="77777777" w:rsidTr="00387BEB">
              <w:trPr>
                <w:cantSplit/>
                <w:trHeight w:val="419"/>
              </w:trPr>
              <w:tc>
                <w:tcPr>
                  <w:tcW w:w="1276" w:type="dxa"/>
                  <w:vMerge w:val="restart"/>
                  <w:vAlign w:val="center"/>
                </w:tcPr>
                <w:p w14:paraId="28868C07" w14:textId="77777777" w:rsidR="00387BEB" w:rsidRPr="00710858" w:rsidRDefault="00387BEB" w:rsidP="00387BE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6892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6893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上午</w:t>
                  </w:r>
                </w:p>
                <w:p w14:paraId="4CB6B9B1" w14:textId="77777777" w:rsidR="00387BEB" w:rsidRPr="00710858" w:rsidRDefault="00387BEB" w:rsidP="00387BE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6894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2"/>
                      <w:szCs w:val="22"/>
                      <w:rPrChange w:id="6895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2"/>
                        </w:rPr>
                      </w:rPrChange>
                    </w:rPr>
                    <w:t>Morning</w:t>
                  </w:r>
                </w:p>
              </w:tc>
              <w:tc>
                <w:tcPr>
                  <w:tcW w:w="2024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14:paraId="18FE8A47" w14:textId="77777777" w:rsidR="00387BEB" w:rsidRPr="00710858" w:rsidRDefault="00387BEB" w:rsidP="00387BEB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689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689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7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6898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689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30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6900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690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8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6902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690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05</w:t>
                  </w:r>
                </w:p>
              </w:tc>
              <w:tc>
                <w:tcPr>
                  <w:tcW w:w="503" w:type="dxa"/>
                  <w:tcBorders>
                    <w:bottom w:val="single" w:sz="4" w:space="0" w:color="auto"/>
                  </w:tcBorders>
                  <w:vAlign w:val="center"/>
                </w:tcPr>
                <w:p w14:paraId="780B8A80" w14:textId="77777777" w:rsidR="00387BEB" w:rsidRPr="00710858" w:rsidRDefault="00387BEB" w:rsidP="00387BEB">
                  <w:pPr>
                    <w:snapToGrid w:val="0"/>
                    <w:jc w:val="center"/>
                    <w:rPr>
                      <w:rFonts w:eastAsia="標楷體"/>
                      <w:rPrChange w:id="690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690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35</w:t>
                  </w:r>
                </w:p>
              </w:tc>
              <w:tc>
                <w:tcPr>
                  <w:tcW w:w="6862" w:type="dxa"/>
                  <w:gridSpan w:val="5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DCD3FFE" w14:textId="77777777" w:rsidR="00387BEB" w:rsidRPr="00710858" w:rsidRDefault="00387BEB" w:rsidP="00387BE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2"/>
                      <w:szCs w:val="32"/>
                      <w:rPrChange w:id="6906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2"/>
                      <w:szCs w:val="32"/>
                      <w:rPrChange w:id="6907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升旗早會、早自習</w:t>
                  </w:r>
                </w:p>
              </w:tc>
            </w:tr>
            <w:tr w:rsidR="00710858" w:rsidRPr="00710858" w14:paraId="28091EA7" w14:textId="77777777" w:rsidTr="009740E0">
              <w:trPr>
                <w:cantSplit/>
              </w:trPr>
              <w:tc>
                <w:tcPr>
                  <w:tcW w:w="1276" w:type="dxa"/>
                  <w:vMerge/>
                  <w:vAlign w:val="center"/>
                </w:tcPr>
                <w:p w14:paraId="4B9390A9" w14:textId="77777777" w:rsidR="00387BEB" w:rsidRPr="00710858" w:rsidRDefault="00387BEB" w:rsidP="00387BE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690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450" w:type="dxa"/>
                  <w:vAlign w:val="center"/>
                </w:tcPr>
                <w:p w14:paraId="772171D7" w14:textId="77777777" w:rsidR="00387BEB" w:rsidRPr="00710858" w:rsidRDefault="00387BEB" w:rsidP="00387BEB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6909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6910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1</w:t>
                  </w:r>
                </w:p>
              </w:tc>
              <w:tc>
                <w:tcPr>
                  <w:tcW w:w="1574" w:type="dxa"/>
                  <w:vAlign w:val="center"/>
                </w:tcPr>
                <w:p w14:paraId="59194C20" w14:textId="77777777" w:rsidR="00387BEB" w:rsidRPr="00710858" w:rsidRDefault="00387BEB" w:rsidP="00387BEB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691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691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8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6913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691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</w:p>
                <w:p w14:paraId="3A8A4DC1" w14:textId="77777777" w:rsidR="00387BEB" w:rsidRPr="00710858" w:rsidRDefault="00387BEB" w:rsidP="00387BEB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691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691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66D5AEB1" w14:textId="77777777" w:rsidR="00387BEB" w:rsidRPr="00710858" w:rsidRDefault="00387BEB" w:rsidP="00387BEB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691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691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691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692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</w:tc>
              <w:tc>
                <w:tcPr>
                  <w:tcW w:w="503" w:type="dxa"/>
                  <w:vAlign w:val="center"/>
                </w:tcPr>
                <w:p w14:paraId="2E9BA461" w14:textId="77777777" w:rsidR="00387BEB" w:rsidRPr="00710858" w:rsidRDefault="00387BEB" w:rsidP="00387BEB">
                  <w:pPr>
                    <w:snapToGrid w:val="0"/>
                    <w:jc w:val="center"/>
                    <w:rPr>
                      <w:rFonts w:eastAsia="標楷體"/>
                      <w:rPrChange w:id="692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692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0A9301E8" w14:textId="77777777" w:rsidR="00EF5D05" w:rsidRPr="00710858" w:rsidRDefault="00EF5D05" w:rsidP="00EF5D05">
                  <w:pPr>
                    <w:snapToGrid w:val="0"/>
                    <w:spacing w:line="400" w:lineRule="exact"/>
                    <w:jc w:val="center"/>
                    <w:rPr>
                      <w:ins w:id="6923" w:author="User" w:date="2025-08-26T12:36:00Z"/>
                      <w:rFonts w:eastAsia="標楷體"/>
                      <w:sz w:val="36"/>
                      <w:szCs w:val="36"/>
                      <w:rPrChange w:id="6924" w:author="User" w:date="2025-08-27T11:49:00Z">
                        <w:rPr>
                          <w:ins w:id="6925" w:author="User" w:date="2025-08-26T12:36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926" w:author="User" w:date="2025-08-26T12:36:00Z">
                    <w:r w:rsidRPr="00710858">
                      <w:rPr>
                        <w:rFonts w:eastAsia="標楷體"/>
                        <w:sz w:val="36"/>
                        <w:szCs w:val="36"/>
                        <w:rPrChange w:id="6927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201</w:t>
                    </w:r>
                  </w:ins>
                </w:p>
                <w:p w14:paraId="23FDDC2E" w14:textId="106A3900" w:rsidR="00387BEB" w:rsidRPr="00710858" w:rsidRDefault="00EF5D05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692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6929" w:author="User" w:date="2025-08-26T12:36:00Z">
                      <w:pPr>
                        <w:snapToGrid w:val="0"/>
                        <w:spacing w:line="400" w:lineRule="exact"/>
                        <w:jc w:val="center"/>
                      </w:pPr>
                    </w:pPrChange>
                  </w:pPr>
                  <w:ins w:id="6930" w:author="User" w:date="2025-08-26T12:36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693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自然</w:t>
                    </w:r>
                  </w:ins>
                </w:p>
              </w:tc>
              <w:tc>
                <w:tcPr>
                  <w:tcW w:w="1373" w:type="dxa"/>
                  <w:vAlign w:val="center"/>
                </w:tcPr>
                <w:p w14:paraId="5CF49A5D" w14:textId="416E7413" w:rsidR="009D0B11" w:rsidRPr="00710858" w:rsidDel="005D540C" w:rsidRDefault="00834B90" w:rsidP="009D0B11">
                  <w:pPr>
                    <w:snapToGrid w:val="0"/>
                    <w:spacing w:line="400" w:lineRule="exact"/>
                    <w:jc w:val="center"/>
                    <w:rPr>
                      <w:del w:id="6932" w:author="Windows 使用者" w:date="2024-08-12T11:41:00Z"/>
                      <w:rFonts w:eastAsia="標楷體"/>
                      <w:sz w:val="36"/>
                      <w:szCs w:val="36"/>
                      <w:rPrChange w:id="6933" w:author="User" w:date="2025-08-27T11:49:00Z">
                        <w:rPr>
                          <w:del w:id="6934" w:author="Windows 使用者" w:date="2024-08-12T11:4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6935" w:author="Windows 使用者" w:date="2024-08-12T11:41:00Z">
                    <w:r w:rsidRPr="00710858" w:rsidDel="005D540C">
                      <w:rPr>
                        <w:rFonts w:eastAsia="標楷體"/>
                        <w:sz w:val="32"/>
                        <w:szCs w:val="26"/>
                        <w:rPrChange w:id="6936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sym w:font="Wingdings 2" w:char="F0F8"/>
                    </w:r>
                    <w:r w:rsidR="009D0B11" w:rsidRPr="00710858" w:rsidDel="005D540C">
                      <w:rPr>
                        <w:rFonts w:eastAsia="標楷體"/>
                        <w:sz w:val="36"/>
                        <w:szCs w:val="36"/>
                        <w:rPrChange w:id="6937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301</w:delText>
                    </w:r>
                  </w:del>
                </w:p>
                <w:p w14:paraId="2ED2D0D5" w14:textId="4567E700" w:rsidR="001A53BD" w:rsidRPr="00710858" w:rsidRDefault="009D0B11" w:rsidP="009D0B11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693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6939" w:author="Windows 使用者" w:date="2024-08-12T11:41:00Z">
                    <w:r w:rsidRPr="00710858" w:rsidDel="005D540C">
                      <w:rPr>
                        <w:rFonts w:eastAsia="標楷體" w:hint="eastAsia"/>
                        <w:sz w:val="28"/>
                        <w:szCs w:val="36"/>
                        <w:rPrChange w:id="694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delText>環境探索</w:delText>
                    </w:r>
                  </w:del>
                </w:p>
              </w:tc>
              <w:tc>
                <w:tcPr>
                  <w:tcW w:w="1374" w:type="dxa"/>
                  <w:vAlign w:val="center"/>
                </w:tcPr>
                <w:p w14:paraId="3E15CCA2" w14:textId="7FE0CB13" w:rsidR="005D540C" w:rsidRPr="00710858" w:rsidDel="00001BF5" w:rsidRDefault="005D540C" w:rsidP="005D540C">
                  <w:pPr>
                    <w:snapToGrid w:val="0"/>
                    <w:spacing w:line="400" w:lineRule="exact"/>
                    <w:jc w:val="center"/>
                    <w:rPr>
                      <w:ins w:id="6941" w:author="Windows 使用者" w:date="2024-08-12T11:41:00Z"/>
                      <w:del w:id="6942" w:author="User" w:date="2025-08-19T10:37:00Z"/>
                      <w:rFonts w:eastAsia="標楷體"/>
                      <w:sz w:val="36"/>
                      <w:szCs w:val="36"/>
                      <w:rPrChange w:id="6943" w:author="User" w:date="2025-08-27T11:49:00Z">
                        <w:rPr>
                          <w:ins w:id="6944" w:author="Windows 使用者" w:date="2024-08-12T11:41:00Z"/>
                          <w:del w:id="6945" w:author="User" w:date="2025-08-19T10:3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946" w:author="Windows 使用者" w:date="2024-08-12T11:41:00Z">
                    <w:del w:id="6947" w:author="User" w:date="2025-08-19T10:37:00Z">
                      <w:r w:rsidRPr="00710858" w:rsidDel="00001BF5">
                        <w:rPr>
                          <w:rFonts w:eastAsia="標楷體"/>
                          <w:sz w:val="32"/>
                          <w:szCs w:val="26"/>
                          <w:rPrChange w:id="6948" w:author="User" w:date="2025-08-27T11:49:00Z">
                            <w:rPr>
                              <w:rFonts w:eastAsia="標楷體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sym w:font="Wingdings 2" w:char="F0F8"/>
                      </w:r>
                      <w:r w:rsidRPr="00710858" w:rsidDel="00001BF5">
                        <w:rPr>
                          <w:rFonts w:eastAsia="標楷體"/>
                          <w:sz w:val="36"/>
                          <w:szCs w:val="36"/>
                          <w:rPrChange w:id="6949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301</w:delText>
                      </w:r>
                    </w:del>
                  </w:ins>
                </w:p>
                <w:p w14:paraId="32060C8F" w14:textId="6DDB88BE" w:rsidR="00387BEB" w:rsidRPr="00710858" w:rsidRDefault="005D540C" w:rsidP="005D540C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695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951" w:author="Windows 使用者" w:date="2024-08-12T11:42:00Z">
                    <w:del w:id="6952" w:author="User" w:date="2025-08-19T10:37:00Z">
                      <w:r w:rsidRPr="00710858" w:rsidDel="00001BF5">
                        <w:rPr>
                          <w:rFonts w:eastAsia="標楷體" w:hint="eastAsia"/>
                          <w:sz w:val="28"/>
                          <w:szCs w:val="36"/>
                          <w:rPrChange w:id="6953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36"/>
                            </w:rPr>
                          </w:rPrChange>
                        </w:rPr>
                        <w:delText>生活科學</w:delText>
                      </w:r>
                    </w:del>
                  </w:ins>
                </w:p>
              </w:tc>
              <w:tc>
                <w:tcPr>
                  <w:tcW w:w="1372" w:type="dxa"/>
                  <w:vAlign w:val="center"/>
                </w:tcPr>
                <w:p w14:paraId="0AF08789" w14:textId="03E6DF5A" w:rsidR="00990B33" w:rsidRPr="00710858" w:rsidDel="005D540C" w:rsidRDefault="00990B33" w:rsidP="00990B33">
                  <w:pPr>
                    <w:snapToGrid w:val="0"/>
                    <w:spacing w:line="400" w:lineRule="exact"/>
                    <w:jc w:val="center"/>
                    <w:rPr>
                      <w:del w:id="6954" w:author="Windows 使用者" w:date="2024-08-12T11:43:00Z"/>
                      <w:rFonts w:eastAsia="標楷體"/>
                      <w:sz w:val="36"/>
                      <w:szCs w:val="36"/>
                      <w:rPrChange w:id="6955" w:author="User" w:date="2025-08-27T11:49:00Z">
                        <w:rPr>
                          <w:del w:id="6956" w:author="Windows 使用者" w:date="2024-08-12T11:4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6957" w:author="Windows 使用者" w:date="2024-08-12T11:43:00Z">
                    <w:r w:rsidRPr="00710858" w:rsidDel="005D540C">
                      <w:rPr>
                        <w:rFonts w:eastAsia="標楷體"/>
                        <w:sz w:val="36"/>
                        <w:szCs w:val="36"/>
                        <w:rPrChange w:id="6958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201</w:delText>
                    </w:r>
                  </w:del>
                </w:p>
                <w:p w14:paraId="2D1C8F1C" w14:textId="4B133678" w:rsidR="00387BEB" w:rsidRPr="00710858" w:rsidRDefault="00990B33" w:rsidP="00990B33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695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6960" w:author="Windows 使用者" w:date="2024-08-12T11:43:00Z">
                    <w:r w:rsidRPr="00710858" w:rsidDel="005D540C">
                      <w:rPr>
                        <w:rFonts w:eastAsia="標楷體" w:hint="eastAsia"/>
                        <w:sz w:val="36"/>
                        <w:szCs w:val="36"/>
                        <w:rPrChange w:id="696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自然</w:delText>
                    </w:r>
                  </w:del>
                </w:p>
              </w:tc>
              <w:tc>
                <w:tcPr>
                  <w:tcW w:w="1372" w:type="dxa"/>
                  <w:vAlign w:val="center"/>
                </w:tcPr>
                <w:p w14:paraId="11587800" w14:textId="77777777" w:rsidR="005B38B8" w:rsidRPr="00710858" w:rsidRDefault="005B38B8" w:rsidP="005B38B8">
                  <w:pPr>
                    <w:snapToGrid w:val="0"/>
                    <w:spacing w:line="400" w:lineRule="exact"/>
                    <w:jc w:val="center"/>
                    <w:rPr>
                      <w:ins w:id="6962" w:author="User" w:date="2025-08-26T12:37:00Z"/>
                      <w:rFonts w:eastAsia="標楷體"/>
                      <w:sz w:val="36"/>
                      <w:szCs w:val="36"/>
                      <w:rPrChange w:id="6963" w:author="User" w:date="2025-08-27T11:49:00Z">
                        <w:rPr>
                          <w:ins w:id="6964" w:author="User" w:date="2025-08-26T12:3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965" w:author="User" w:date="2025-08-26T12:37:00Z">
                    <w:r w:rsidRPr="00710858">
                      <w:rPr>
                        <w:rFonts w:eastAsia="標楷體"/>
                        <w:sz w:val="32"/>
                        <w:szCs w:val="26"/>
                        <w:rPrChange w:id="6966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sym w:font="Wingdings 2" w:char="F0F8"/>
                    </w:r>
                    <w:r w:rsidRPr="00710858">
                      <w:rPr>
                        <w:rFonts w:eastAsia="標楷體"/>
                        <w:sz w:val="36"/>
                        <w:szCs w:val="36"/>
                        <w:rPrChange w:id="6967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301</w:t>
                    </w:r>
                  </w:ins>
                </w:p>
                <w:p w14:paraId="4113CD73" w14:textId="0A004184" w:rsidR="00524237" w:rsidRPr="00710858" w:rsidDel="005B38B8" w:rsidRDefault="005B38B8" w:rsidP="005B38B8">
                  <w:pPr>
                    <w:snapToGrid w:val="0"/>
                    <w:spacing w:line="400" w:lineRule="exact"/>
                    <w:jc w:val="center"/>
                    <w:rPr>
                      <w:ins w:id="6968" w:author="Windows 使用者" w:date="2024-08-13T09:32:00Z"/>
                      <w:del w:id="6969" w:author="User" w:date="2025-08-26T12:37:00Z"/>
                      <w:rFonts w:eastAsia="標楷體"/>
                      <w:sz w:val="36"/>
                      <w:szCs w:val="36"/>
                      <w:rPrChange w:id="6970" w:author="User" w:date="2025-08-27T11:49:00Z">
                        <w:rPr>
                          <w:ins w:id="6971" w:author="Windows 使用者" w:date="2024-08-13T09:32:00Z"/>
                          <w:del w:id="6972" w:author="User" w:date="2025-08-26T12:3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973" w:author="User" w:date="2025-08-26T12:37:00Z">
                    <w:r w:rsidRPr="00710858">
                      <w:rPr>
                        <w:rFonts w:eastAsia="標楷體" w:hint="eastAsia"/>
                        <w:sz w:val="28"/>
                        <w:szCs w:val="36"/>
                        <w:rPrChange w:id="697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t>生活科學</w:t>
                    </w:r>
                  </w:ins>
                  <w:ins w:id="6975" w:author="Windows 使用者" w:date="2024-08-13T09:32:00Z">
                    <w:del w:id="6976" w:author="User" w:date="2025-08-26T12:37:00Z">
                      <w:r w:rsidR="00524237" w:rsidRPr="00710858" w:rsidDel="005B38B8">
                        <w:rPr>
                          <w:rFonts w:eastAsia="標楷體"/>
                          <w:sz w:val="32"/>
                          <w:szCs w:val="26"/>
                          <w:rPrChange w:id="6977" w:author="User" w:date="2025-08-27T11:49:00Z">
                            <w:rPr>
                              <w:rFonts w:eastAsia="標楷體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sym w:font="Wingdings 2" w:char="F0F8"/>
                      </w:r>
                      <w:r w:rsidR="00524237" w:rsidRPr="00710858" w:rsidDel="005B38B8">
                        <w:rPr>
                          <w:rFonts w:eastAsia="標楷體"/>
                          <w:sz w:val="36"/>
                          <w:szCs w:val="36"/>
                          <w:rPrChange w:id="6978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301</w:delText>
                      </w:r>
                    </w:del>
                  </w:ins>
                </w:p>
                <w:p w14:paraId="3BAAF1C0" w14:textId="3B03D642" w:rsidR="00387BEB" w:rsidRPr="00710858" w:rsidRDefault="00524237" w:rsidP="00524237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697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6980" w:author="Windows 使用者" w:date="2024-08-13T09:32:00Z">
                    <w:del w:id="6981" w:author="User" w:date="2025-08-26T12:37:00Z">
                      <w:r w:rsidRPr="00710858" w:rsidDel="005B38B8">
                        <w:rPr>
                          <w:rFonts w:eastAsia="標楷體" w:hint="eastAsia"/>
                          <w:sz w:val="36"/>
                          <w:szCs w:val="36"/>
                          <w:rPrChange w:id="6982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自然</w:delText>
                      </w:r>
                    </w:del>
                  </w:ins>
                </w:p>
              </w:tc>
            </w:tr>
            <w:tr w:rsidR="00710858" w:rsidRPr="00710858" w14:paraId="2330D78C" w14:textId="77777777" w:rsidTr="009740E0">
              <w:trPr>
                <w:cantSplit/>
              </w:trPr>
              <w:tc>
                <w:tcPr>
                  <w:tcW w:w="1276" w:type="dxa"/>
                  <w:vMerge/>
                  <w:vAlign w:val="center"/>
                </w:tcPr>
                <w:p w14:paraId="00E9C696" w14:textId="77777777" w:rsidR="00C22F70" w:rsidRPr="00710858" w:rsidRDefault="00C22F70" w:rsidP="00C22F70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698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450" w:type="dxa"/>
                  <w:vAlign w:val="center"/>
                </w:tcPr>
                <w:p w14:paraId="23741AC5" w14:textId="77777777" w:rsidR="00C22F70" w:rsidRPr="00710858" w:rsidRDefault="00C22F70" w:rsidP="00C22F70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6984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6985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2</w:t>
                  </w:r>
                </w:p>
              </w:tc>
              <w:tc>
                <w:tcPr>
                  <w:tcW w:w="1574" w:type="dxa"/>
                  <w:vAlign w:val="center"/>
                </w:tcPr>
                <w:p w14:paraId="3833CCD6" w14:textId="77777777" w:rsidR="00C22F70" w:rsidRPr="00710858" w:rsidRDefault="00C22F70" w:rsidP="00C22F70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698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698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6988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698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</w:p>
                <w:p w14:paraId="364607D8" w14:textId="77777777" w:rsidR="00C22F70" w:rsidRPr="00710858" w:rsidRDefault="00C22F70" w:rsidP="00C22F70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699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699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37A7C063" w14:textId="77777777" w:rsidR="00C22F70" w:rsidRPr="00710858" w:rsidRDefault="00C22F70" w:rsidP="00C22F70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699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699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6994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699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</w:tc>
              <w:tc>
                <w:tcPr>
                  <w:tcW w:w="503" w:type="dxa"/>
                  <w:vAlign w:val="center"/>
                </w:tcPr>
                <w:p w14:paraId="398C646A" w14:textId="77777777" w:rsidR="00C22F70" w:rsidRPr="00710858" w:rsidRDefault="00C22F70" w:rsidP="00C22F70">
                  <w:pPr>
                    <w:snapToGrid w:val="0"/>
                    <w:jc w:val="center"/>
                    <w:rPr>
                      <w:rFonts w:eastAsia="標楷體"/>
                      <w:rPrChange w:id="699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699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tcBorders>
                    <w:bottom w:val="single" w:sz="4" w:space="0" w:color="auto"/>
                  </w:tcBorders>
                  <w:vAlign w:val="center"/>
                </w:tcPr>
                <w:p w14:paraId="3C75A8C1" w14:textId="52F09AB3" w:rsidR="003E5329" w:rsidRPr="00710858" w:rsidDel="005C3A06" w:rsidRDefault="003E5329" w:rsidP="003E5329">
                  <w:pPr>
                    <w:snapToGrid w:val="0"/>
                    <w:spacing w:line="400" w:lineRule="exact"/>
                    <w:jc w:val="center"/>
                    <w:rPr>
                      <w:ins w:id="6998" w:author="Windows 使用者" w:date="2024-08-21T15:48:00Z"/>
                      <w:del w:id="6999" w:author="User" w:date="2025-08-19T10:37:00Z"/>
                      <w:rFonts w:eastAsia="標楷體"/>
                      <w:sz w:val="36"/>
                      <w:szCs w:val="36"/>
                      <w:rPrChange w:id="7000" w:author="User" w:date="2025-08-27T11:49:00Z">
                        <w:rPr>
                          <w:ins w:id="7001" w:author="Windows 使用者" w:date="2024-08-21T15:48:00Z"/>
                          <w:del w:id="7002" w:author="User" w:date="2025-08-19T10:3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003" w:author="Windows 使用者" w:date="2024-08-21T15:48:00Z">
                    <w:del w:id="7004" w:author="User" w:date="2025-08-19T10:37:00Z">
                      <w:r w:rsidRPr="00710858" w:rsidDel="005C3A06">
                        <w:rPr>
                          <w:rFonts w:eastAsia="標楷體"/>
                          <w:sz w:val="36"/>
                          <w:szCs w:val="36"/>
                          <w:rPrChange w:id="7005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201</w:delText>
                      </w:r>
                    </w:del>
                  </w:ins>
                </w:p>
                <w:p w14:paraId="194712B1" w14:textId="736BA649" w:rsidR="000E3BFF" w:rsidRPr="00710858" w:rsidDel="0069519A" w:rsidRDefault="003E5329" w:rsidP="003E5329">
                  <w:pPr>
                    <w:snapToGrid w:val="0"/>
                    <w:spacing w:line="400" w:lineRule="exact"/>
                    <w:jc w:val="center"/>
                    <w:rPr>
                      <w:del w:id="7006" w:author="Windows 使用者" w:date="2024-08-09T08:47:00Z"/>
                      <w:rFonts w:eastAsia="標楷體"/>
                      <w:sz w:val="36"/>
                      <w:szCs w:val="36"/>
                      <w:rPrChange w:id="7007" w:author="User" w:date="2025-08-27T11:49:00Z">
                        <w:rPr>
                          <w:del w:id="7008" w:author="Windows 使用者" w:date="2024-08-09T08:4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009" w:author="Windows 使用者" w:date="2024-08-21T15:48:00Z">
                    <w:del w:id="7010" w:author="User" w:date="2025-08-19T10:37:00Z">
                      <w:r w:rsidRPr="00710858" w:rsidDel="005C3A06">
                        <w:rPr>
                          <w:rFonts w:eastAsia="標楷體" w:hint="eastAsia"/>
                          <w:sz w:val="36"/>
                          <w:szCs w:val="36"/>
                          <w:rPrChange w:id="7011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自然</w:delText>
                      </w:r>
                    </w:del>
                  </w:ins>
                  <w:del w:id="7012" w:author="Windows 使用者" w:date="2024-08-09T08:47:00Z">
                    <w:r w:rsidR="000E3BFF" w:rsidRPr="00710858" w:rsidDel="0069519A">
                      <w:rPr>
                        <w:rFonts w:eastAsia="標楷體"/>
                        <w:sz w:val="36"/>
                        <w:szCs w:val="36"/>
                        <w:rPrChange w:id="7013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201</w:delText>
                    </w:r>
                  </w:del>
                </w:p>
                <w:p w14:paraId="59F5172A" w14:textId="76169D86" w:rsidR="00C22F70" w:rsidRPr="00710858" w:rsidRDefault="000E3BFF" w:rsidP="000E3BFF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701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7015" w:author="Windows 使用者" w:date="2024-08-09T08:47:00Z">
                    <w:r w:rsidRPr="00710858" w:rsidDel="0069519A">
                      <w:rPr>
                        <w:rFonts w:eastAsia="標楷體" w:hint="eastAsia"/>
                        <w:sz w:val="36"/>
                        <w:szCs w:val="36"/>
                        <w:rPrChange w:id="701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自然</w:delText>
                    </w:r>
                  </w:del>
                </w:p>
              </w:tc>
              <w:tc>
                <w:tcPr>
                  <w:tcW w:w="1373" w:type="dxa"/>
                  <w:tcBorders>
                    <w:bottom w:val="single" w:sz="4" w:space="0" w:color="auto"/>
                  </w:tcBorders>
                  <w:vAlign w:val="center"/>
                </w:tcPr>
                <w:p w14:paraId="03D72686" w14:textId="77777777" w:rsidR="005C3A06" w:rsidRPr="00710858" w:rsidRDefault="005C3A06" w:rsidP="005C3A06">
                  <w:pPr>
                    <w:snapToGrid w:val="0"/>
                    <w:spacing w:line="400" w:lineRule="exact"/>
                    <w:jc w:val="center"/>
                    <w:rPr>
                      <w:ins w:id="7017" w:author="User" w:date="2025-08-19T10:37:00Z"/>
                      <w:rFonts w:eastAsia="標楷體"/>
                      <w:sz w:val="36"/>
                      <w:szCs w:val="36"/>
                      <w:rPrChange w:id="7018" w:author="User" w:date="2025-08-27T11:49:00Z">
                        <w:rPr>
                          <w:ins w:id="7019" w:author="User" w:date="2025-08-19T10:3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020" w:author="User" w:date="2025-08-19T10:37:00Z">
                    <w:r w:rsidRPr="00710858">
                      <w:rPr>
                        <w:rFonts w:eastAsia="標楷體"/>
                        <w:sz w:val="36"/>
                        <w:szCs w:val="36"/>
                        <w:rPrChange w:id="7021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201</w:t>
                    </w:r>
                  </w:ins>
                </w:p>
                <w:p w14:paraId="06BEBBCF" w14:textId="6FED9AA6" w:rsidR="00C22F70" w:rsidRPr="00710858" w:rsidRDefault="005C3A06" w:rsidP="005C3A06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702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023" w:author="User" w:date="2025-08-19T10:37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702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自然</w:t>
                    </w:r>
                  </w:ins>
                </w:p>
              </w:tc>
              <w:tc>
                <w:tcPr>
                  <w:tcW w:w="1374" w:type="dxa"/>
                  <w:tcBorders>
                    <w:bottom w:val="single" w:sz="4" w:space="0" w:color="auto"/>
                  </w:tcBorders>
                  <w:vAlign w:val="center"/>
                </w:tcPr>
                <w:p w14:paraId="56197B6E" w14:textId="77777777" w:rsidR="00EF5D05" w:rsidRPr="00710858" w:rsidRDefault="00EF5D05" w:rsidP="00EF5D05">
                  <w:pPr>
                    <w:snapToGrid w:val="0"/>
                    <w:ind w:leftChars="-50" w:left="-120" w:rightChars="-27" w:right="-65"/>
                    <w:jc w:val="center"/>
                    <w:rPr>
                      <w:ins w:id="7025" w:author="User" w:date="2025-08-26T12:36:00Z"/>
                      <w:rFonts w:eastAsia="標楷體"/>
                      <w:sz w:val="36"/>
                      <w:szCs w:val="36"/>
                      <w:rPrChange w:id="7026" w:author="User" w:date="2025-08-27T11:49:00Z">
                        <w:rPr>
                          <w:ins w:id="7027" w:author="User" w:date="2025-08-26T12:36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028" w:author="User" w:date="2025-08-26T12:36:00Z">
                    <w:r w:rsidRPr="00710858">
                      <w:rPr>
                        <w:rFonts w:eastAsia="標楷體"/>
                        <w:sz w:val="32"/>
                        <w:szCs w:val="26"/>
                        <w:rPrChange w:id="7029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sym w:font="Wingdings 2" w:char="F0F8"/>
                    </w:r>
                    <w:r w:rsidRPr="00710858">
                      <w:rPr>
                        <w:rFonts w:eastAsia="標楷體"/>
                        <w:sz w:val="36"/>
                        <w:szCs w:val="36"/>
                        <w:rPrChange w:id="7030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201</w:t>
                    </w:r>
                  </w:ins>
                </w:p>
                <w:p w14:paraId="242F640B" w14:textId="2AA12146" w:rsidR="00D63A6A" w:rsidRPr="00710858" w:rsidDel="005D540C" w:rsidRDefault="00EF5D05" w:rsidP="00EF5D05">
                  <w:pPr>
                    <w:snapToGrid w:val="0"/>
                    <w:spacing w:line="400" w:lineRule="exact"/>
                    <w:jc w:val="center"/>
                    <w:rPr>
                      <w:del w:id="7031" w:author="Windows 使用者" w:date="2024-08-12T11:42:00Z"/>
                      <w:rFonts w:eastAsia="標楷體"/>
                      <w:sz w:val="36"/>
                      <w:szCs w:val="36"/>
                      <w:rPrChange w:id="7032" w:author="User" w:date="2025-08-27T11:49:00Z">
                        <w:rPr>
                          <w:del w:id="7033" w:author="Windows 使用者" w:date="2024-08-12T11:4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034" w:author="User" w:date="2025-08-26T12:36:00Z">
                    <w:r w:rsidRPr="00710858">
                      <w:rPr>
                        <w:rFonts w:eastAsia="標楷體" w:hint="eastAsia"/>
                        <w:sz w:val="28"/>
                        <w:szCs w:val="36"/>
                        <w:rPrChange w:id="703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t>生活科學</w:t>
                    </w:r>
                  </w:ins>
                  <w:del w:id="7036" w:author="Windows 使用者" w:date="2024-08-12T11:42:00Z">
                    <w:r w:rsidR="00834B90" w:rsidRPr="00710858" w:rsidDel="005D540C">
                      <w:rPr>
                        <w:rFonts w:eastAsia="標楷體"/>
                        <w:sz w:val="32"/>
                        <w:szCs w:val="26"/>
                        <w:rPrChange w:id="7037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sym w:font="Wingdings 2" w:char="F0F8"/>
                    </w:r>
                    <w:r w:rsidR="00D63A6A" w:rsidRPr="00710858" w:rsidDel="005D540C">
                      <w:rPr>
                        <w:rFonts w:eastAsia="標楷體"/>
                        <w:sz w:val="36"/>
                        <w:szCs w:val="36"/>
                        <w:rPrChange w:id="7038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201</w:delText>
                    </w:r>
                  </w:del>
                </w:p>
                <w:p w14:paraId="15C704F1" w14:textId="667D0049" w:rsidR="00C22F70" w:rsidRPr="00710858" w:rsidRDefault="00D63A6A" w:rsidP="00D63A6A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703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7040" w:author="Windows 使用者" w:date="2024-08-12T11:42:00Z">
                    <w:r w:rsidRPr="00710858" w:rsidDel="005D540C">
                      <w:rPr>
                        <w:rFonts w:eastAsia="標楷體" w:hint="eastAsia"/>
                        <w:sz w:val="36"/>
                        <w:szCs w:val="36"/>
                        <w:rPrChange w:id="704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自然</w:delText>
                    </w:r>
                  </w:del>
                </w:p>
              </w:tc>
              <w:tc>
                <w:tcPr>
                  <w:tcW w:w="1372" w:type="dxa"/>
                  <w:tcBorders>
                    <w:bottom w:val="single" w:sz="4" w:space="0" w:color="auto"/>
                  </w:tcBorders>
                  <w:vAlign w:val="center"/>
                </w:tcPr>
                <w:p w14:paraId="4895F983" w14:textId="3437E17A" w:rsidR="00524237" w:rsidRPr="00710858" w:rsidRDefault="00524237" w:rsidP="00524237">
                  <w:pPr>
                    <w:snapToGrid w:val="0"/>
                    <w:spacing w:line="180" w:lineRule="auto"/>
                    <w:jc w:val="center"/>
                    <w:rPr>
                      <w:ins w:id="7042" w:author="Windows 使用者" w:date="2024-08-13T09:31:00Z"/>
                      <w:rFonts w:eastAsia="標楷體"/>
                      <w:sz w:val="36"/>
                      <w:szCs w:val="36"/>
                      <w:rPrChange w:id="7043" w:author="User" w:date="2025-08-27T11:49:00Z">
                        <w:rPr>
                          <w:ins w:id="7044" w:author="Windows 使用者" w:date="2024-08-13T09:3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045" w:author="Windows 使用者" w:date="2024-08-13T09:31:00Z">
                    <w:del w:id="7046" w:author="User" w:date="2025-08-20T11:52:00Z">
                      <w:r w:rsidRPr="00710858" w:rsidDel="00DD0828">
                        <w:rPr>
                          <w:rFonts w:eastAsia="標楷體"/>
                          <w:sz w:val="32"/>
                          <w:szCs w:val="26"/>
                          <w:rPrChange w:id="7047" w:author="User" w:date="2025-08-27T11:49:00Z">
                            <w:rPr>
                              <w:rFonts w:eastAsia="標楷體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sym w:font="Wingdings 2" w:char="F0F8"/>
                      </w:r>
                    </w:del>
                    <w:r w:rsidRPr="00710858">
                      <w:rPr>
                        <w:rFonts w:eastAsia="標楷體"/>
                        <w:sz w:val="36"/>
                        <w:szCs w:val="36"/>
                        <w:rPrChange w:id="7048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301</w:t>
                    </w:r>
                  </w:ins>
                </w:p>
                <w:p w14:paraId="3CA73EFE" w14:textId="3C91E38B" w:rsidR="00C22F70" w:rsidRPr="00710858" w:rsidRDefault="00524237" w:rsidP="00524237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704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050" w:author="Windows 使用者" w:date="2024-08-13T09:31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705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自然</w:t>
                    </w:r>
                  </w:ins>
                </w:p>
              </w:tc>
              <w:tc>
                <w:tcPr>
                  <w:tcW w:w="1372" w:type="dxa"/>
                  <w:tcBorders>
                    <w:bottom w:val="single" w:sz="4" w:space="0" w:color="auto"/>
                  </w:tcBorders>
                  <w:vAlign w:val="center"/>
                </w:tcPr>
                <w:p w14:paraId="65EBD3FF" w14:textId="6AA72795" w:rsidR="00C22F70" w:rsidRPr="00710858" w:rsidRDefault="00C22F70" w:rsidP="00DD0A57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28"/>
                      <w:szCs w:val="28"/>
                      <w:rPrChange w:id="7052" w:author="User" w:date="2025-08-27T11:49:00Z">
                        <w:rPr>
                          <w:rFonts w:eastAsia="標楷體"/>
                          <w:color w:val="000000" w:themeColor="text1"/>
                          <w:sz w:val="28"/>
                          <w:szCs w:val="28"/>
                        </w:rPr>
                      </w:rPrChange>
                    </w:rPr>
                  </w:pPr>
                </w:p>
              </w:tc>
            </w:tr>
            <w:tr w:rsidR="00710858" w:rsidRPr="00710858" w14:paraId="4636C790" w14:textId="77777777" w:rsidTr="009A5AFD">
              <w:trPr>
                <w:cantSplit/>
                <w:trHeight w:val="1135"/>
              </w:trPr>
              <w:tc>
                <w:tcPr>
                  <w:tcW w:w="1276" w:type="dxa"/>
                  <w:vMerge/>
                  <w:vAlign w:val="center"/>
                </w:tcPr>
                <w:p w14:paraId="23C9DDA5" w14:textId="77777777" w:rsidR="00C22F70" w:rsidRPr="00710858" w:rsidRDefault="00C22F70" w:rsidP="00C22F70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705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450" w:type="dxa"/>
                  <w:vAlign w:val="center"/>
                </w:tcPr>
                <w:p w14:paraId="1248B6DF" w14:textId="77777777" w:rsidR="00C22F70" w:rsidRPr="00710858" w:rsidRDefault="00C22F70" w:rsidP="00C22F70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7054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7055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3</w:t>
                  </w:r>
                </w:p>
              </w:tc>
              <w:tc>
                <w:tcPr>
                  <w:tcW w:w="1574" w:type="dxa"/>
                  <w:vAlign w:val="center"/>
                </w:tcPr>
                <w:p w14:paraId="0A9C37C5" w14:textId="77777777" w:rsidR="00C22F70" w:rsidRPr="00710858" w:rsidRDefault="00C22F70" w:rsidP="00C22F70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705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705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7058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705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</w:p>
                <w:p w14:paraId="2614413B" w14:textId="77777777" w:rsidR="00C22F70" w:rsidRPr="00710858" w:rsidRDefault="00C22F70" w:rsidP="00C22F70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706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706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721744E7" w14:textId="77777777" w:rsidR="00C22F70" w:rsidRPr="00710858" w:rsidRDefault="00C22F70" w:rsidP="00C22F70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706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706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7064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706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</w:tc>
              <w:tc>
                <w:tcPr>
                  <w:tcW w:w="503" w:type="dxa"/>
                  <w:vAlign w:val="center"/>
                </w:tcPr>
                <w:p w14:paraId="01BB5545" w14:textId="77777777" w:rsidR="00C22F70" w:rsidRPr="00710858" w:rsidRDefault="00C22F70" w:rsidP="00C22F70">
                  <w:pPr>
                    <w:snapToGrid w:val="0"/>
                    <w:spacing w:before="120" w:after="120"/>
                    <w:jc w:val="center"/>
                    <w:rPr>
                      <w:rFonts w:eastAsia="標楷體"/>
                      <w:rPrChange w:id="706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706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753A297E" w14:textId="0FDF1853" w:rsidR="00C22F70" w:rsidRPr="00710858" w:rsidRDefault="00C22F70" w:rsidP="003F46B5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706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vAlign w:val="center"/>
                </w:tcPr>
                <w:p w14:paraId="5356B79B" w14:textId="676C80CC" w:rsidR="00C22F70" w:rsidRPr="00710858" w:rsidRDefault="00C22F70" w:rsidP="005D540C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706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4" w:type="dxa"/>
                  <w:vAlign w:val="center"/>
                </w:tcPr>
                <w:p w14:paraId="40CE9524" w14:textId="3EBE54C8" w:rsidR="00C22F70" w:rsidRPr="00710858" w:rsidRDefault="00C22F70" w:rsidP="003F46B5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707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15928028" w14:textId="3375BA73" w:rsidR="008E242A" w:rsidRPr="00710858" w:rsidDel="00515240" w:rsidRDefault="00834B90" w:rsidP="008E242A">
                  <w:pPr>
                    <w:snapToGrid w:val="0"/>
                    <w:spacing w:line="400" w:lineRule="exact"/>
                    <w:jc w:val="center"/>
                    <w:rPr>
                      <w:del w:id="7071" w:author="Windows 使用者" w:date="2024-08-06T14:06:00Z"/>
                      <w:rFonts w:eastAsia="標楷體"/>
                      <w:sz w:val="36"/>
                      <w:szCs w:val="36"/>
                      <w:rPrChange w:id="7072" w:author="User" w:date="2025-08-27T11:49:00Z">
                        <w:rPr>
                          <w:del w:id="7073" w:author="Windows 使用者" w:date="2024-08-06T14:06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7074" w:author="Windows 使用者" w:date="2024-08-06T14:06:00Z">
                    <w:r w:rsidRPr="00710858" w:rsidDel="00515240">
                      <w:rPr>
                        <w:rFonts w:eastAsia="標楷體"/>
                        <w:sz w:val="32"/>
                        <w:szCs w:val="26"/>
                        <w:rPrChange w:id="7075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sym w:font="Wingdings 2" w:char="F0F8"/>
                    </w:r>
                    <w:r w:rsidR="008E242A" w:rsidRPr="00710858" w:rsidDel="00515240">
                      <w:rPr>
                        <w:rFonts w:eastAsia="標楷體"/>
                        <w:sz w:val="36"/>
                        <w:szCs w:val="36"/>
                        <w:rPrChange w:id="7076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301</w:delText>
                    </w:r>
                  </w:del>
                </w:p>
                <w:p w14:paraId="503C6C21" w14:textId="467E9B2E" w:rsidR="00C22F70" w:rsidRPr="00710858" w:rsidRDefault="008E242A" w:rsidP="008E242A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707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7078" w:author="Windows 使用者" w:date="2024-08-06T14:06:00Z">
                    <w:r w:rsidRPr="00710858" w:rsidDel="00515240">
                      <w:rPr>
                        <w:rFonts w:eastAsia="標楷體" w:hint="eastAsia"/>
                        <w:sz w:val="36"/>
                        <w:szCs w:val="36"/>
                        <w:rPrChange w:id="707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自然</w:delText>
                    </w:r>
                  </w:del>
                </w:p>
              </w:tc>
              <w:tc>
                <w:tcPr>
                  <w:tcW w:w="1372" w:type="dxa"/>
                  <w:vAlign w:val="bottom"/>
                </w:tcPr>
                <w:p w14:paraId="77FEA101" w14:textId="7A95F0FF" w:rsidR="00025CB1" w:rsidRPr="00710858" w:rsidDel="005D540C" w:rsidRDefault="00834B90" w:rsidP="00524237">
                  <w:pPr>
                    <w:snapToGrid w:val="0"/>
                    <w:spacing w:line="180" w:lineRule="auto"/>
                    <w:jc w:val="center"/>
                    <w:rPr>
                      <w:del w:id="7080" w:author="Windows 使用者" w:date="2024-08-12T11:40:00Z"/>
                      <w:rFonts w:eastAsia="標楷體"/>
                      <w:sz w:val="36"/>
                      <w:szCs w:val="36"/>
                      <w:rPrChange w:id="7081" w:author="User" w:date="2025-08-27T11:49:00Z">
                        <w:rPr>
                          <w:del w:id="7082" w:author="Windows 使用者" w:date="2024-08-12T11:4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7083" w:author="Windows 使用者" w:date="2024-08-12T11:40:00Z">
                    <w:r w:rsidRPr="00710858" w:rsidDel="005D540C">
                      <w:rPr>
                        <w:rFonts w:eastAsia="標楷體"/>
                        <w:sz w:val="32"/>
                        <w:szCs w:val="26"/>
                        <w:rPrChange w:id="7084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sym w:font="Wingdings 2" w:char="F0F8"/>
                    </w:r>
                    <w:r w:rsidR="00025CB1" w:rsidRPr="00710858" w:rsidDel="005D540C">
                      <w:rPr>
                        <w:rFonts w:eastAsia="標楷體"/>
                        <w:sz w:val="36"/>
                        <w:szCs w:val="36"/>
                        <w:rPrChange w:id="7085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301</w:delText>
                    </w:r>
                  </w:del>
                </w:p>
                <w:p w14:paraId="390D16F7" w14:textId="0EE4639C" w:rsidR="00C22F70" w:rsidRPr="00710858" w:rsidRDefault="00025CB1" w:rsidP="009A5AFD">
                  <w:pPr>
                    <w:snapToGrid w:val="0"/>
                    <w:spacing w:before="120" w:after="120" w:line="180" w:lineRule="auto"/>
                    <w:jc w:val="center"/>
                    <w:rPr>
                      <w:rFonts w:eastAsia="標楷體"/>
                      <w:sz w:val="36"/>
                      <w:szCs w:val="36"/>
                      <w:rPrChange w:id="708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7087" w:author="Windows 使用者" w:date="2024-08-12T11:40:00Z">
                    <w:r w:rsidRPr="00710858" w:rsidDel="005D540C">
                      <w:rPr>
                        <w:rFonts w:eastAsia="標楷體" w:hint="eastAsia"/>
                        <w:sz w:val="36"/>
                        <w:szCs w:val="36"/>
                        <w:rPrChange w:id="708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自然</w:delText>
                    </w:r>
                  </w:del>
                </w:p>
              </w:tc>
            </w:tr>
            <w:tr w:rsidR="00710858" w:rsidRPr="00710858" w14:paraId="4208406C" w14:textId="77777777" w:rsidTr="009740E0">
              <w:trPr>
                <w:cantSplit/>
                <w:trHeight w:val="1264"/>
              </w:trPr>
              <w:tc>
                <w:tcPr>
                  <w:tcW w:w="1276" w:type="dxa"/>
                  <w:vMerge/>
                  <w:vAlign w:val="center"/>
                </w:tcPr>
                <w:p w14:paraId="3E92C43E" w14:textId="77777777" w:rsidR="00C22F70" w:rsidRPr="00710858" w:rsidRDefault="00C22F70" w:rsidP="00C22F70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rPrChange w:id="708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450" w:type="dxa"/>
                  <w:vAlign w:val="center"/>
                </w:tcPr>
                <w:p w14:paraId="1F7F4BB4" w14:textId="77777777" w:rsidR="00C22F70" w:rsidRPr="00710858" w:rsidRDefault="00C22F70" w:rsidP="00C22F70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7090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7091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4</w:t>
                  </w:r>
                </w:p>
              </w:tc>
              <w:tc>
                <w:tcPr>
                  <w:tcW w:w="1574" w:type="dxa"/>
                  <w:vAlign w:val="center"/>
                </w:tcPr>
                <w:p w14:paraId="7187EF4F" w14:textId="77777777" w:rsidR="00C22F70" w:rsidRPr="00710858" w:rsidRDefault="00C22F70" w:rsidP="00C22F70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709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709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7094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709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05</w:t>
                  </w:r>
                </w:p>
                <w:p w14:paraId="06F4AF60" w14:textId="77777777" w:rsidR="00C22F70" w:rsidRPr="00710858" w:rsidRDefault="00C22F70" w:rsidP="00C22F70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709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709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73F8AB25" w14:textId="77777777" w:rsidR="00C22F70" w:rsidRPr="00710858" w:rsidRDefault="00C22F70" w:rsidP="00C22F70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709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709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7100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710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</w:tc>
              <w:tc>
                <w:tcPr>
                  <w:tcW w:w="503" w:type="dxa"/>
                  <w:vAlign w:val="center"/>
                </w:tcPr>
                <w:p w14:paraId="25CAB044" w14:textId="77777777" w:rsidR="00C22F70" w:rsidRPr="00710858" w:rsidRDefault="00C22F70" w:rsidP="00C22F70">
                  <w:pPr>
                    <w:snapToGrid w:val="0"/>
                    <w:spacing w:before="120" w:after="120"/>
                    <w:jc w:val="center"/>
                    <w:rPr>
                      <w:rFonts w:eastAsia="標楷體"/>
                      <w:rPrChange w:id="710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710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69EA378D" w14:textId="77777777" w:rsidR="005C3A06" w:rsidRPr="00710858" w:rsidRDefault="005C3A06" w:rsidP="005C3A06">
                  <w:pPr>
                    <w:snapToGrid w:val="0"/>
                    <w:spacing w:line="180" w:lineRule="auto"/>
                    <w:jc w:val="center"/>
                    <w:rPr>
                      <w:ins w:id="7104" w:author="User" w:date="2025-08-19T10:37:00Z"/>
                      <w:rFonts w:eastAsia="標楷體"/>
                      <w:sz w:val="36"/>
                      <w:szCs w:val="36"/>
                      <w:rPrChange w:id="7105" w:author="User" w:date="2025-08-27T11:49:00Z">
                        <w:rPr>
                          <w:ins w:id="7106" w:author="User" w:date="2025-08-19T10:3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107" w:author="User" w:date="2025-08-19T10:37:00Z">
                    <w:r w:rsidRPr="00710858">
                      <w:rPr>
                        <w:rFonts w:eastAsia="標楷體"/>
                        <w:sz w:val="32"/>
                        <w:szCs w:val="26"/>
                        <w:rPrChange w:id="7108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sym w:font="Wingdings 2" w:char="F0F8"/>
                    </w:r>
                    <w:r w:rsidRPr="00710858">
                      <w:rPr>
                        <w:rFonts w:eastAsia="標楷體"/>
                        <w:sz w:val="36"/>
                        <w:szCs w:val="36"/>
                        <w:rPrChange w:id="7109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301</w:t>
                    </w:r>
                  </w:ins>
                </w:p>
                <w:p w14:paraId="7AB21EF6" w14:textId="5962154E" w:rsidR="00C22F70" w:rsidRPr="00710858" w:rsidRDefault="005C3A06" w:rsidP="005C3A06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711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111" w:author="User" w:date="2025-08-19T10:37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711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自然</w:t>
                    </w:r>
                  </w:ins>
                </w:p>
              </w:tc>
              <w:tc>
                <w:tcPr>
                  <w:tcW w:w="1373" w:type="dxa"/>
                  <w:vAlign w:val="center"/>
                </w:tcPr>
                <w:p w14:paraId="1E5ACBF7" w14:textId="77777777" w:rsidR="00C22F70" w:rsidRPr="00710858" w:rsidRDefault="00C22F70" w:rsidP="00C22F70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711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4" w:type="dxa"/>
                  <w:vAlign w:val="center"/>
                </w:tcPr>
                <w:p w14:paraId="1C4F7B4E" w14:textId="4AD17234" w:rsidR="00C22F70" w:rsidRPr="00710858" w:rsidRDefault="00C22F70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711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7115" w:author="Windows 使用者" w:date="2024-08-12T11:44:00Z">
                      <w:pPr>
                        <w:snapToGrid w:val="0"/>
                        <w:jc w:val="center"/>
                      </w:pPr>
                    </w:pPrChange>
                  </w:pPr>
                </w:p>
              </w:tc>
              <w:tc>
                <w:tcPr>
                  <w:tcW w:w="1372" w:type="dxa"/>
                  <w:vAlign w:val="center"/>
                </w:tcPr>
                <w:p w14:paraId="1FCE50BE" w14:textId="77777777" w:rsidR="00001BF5" w:rsidRPr="00710858" w:rsidRDefault="00001BF5">
                  <w:pPr>
                    <w:snapToGrid w:val="0"/>
                    <w:jc w:val="center"/>
                    <w:rPr>
                      <w:ins w:id="7116" w:author="User" w:date="2025-08-19T10:38:00Z"/>
                      <w:rFonts w:eastAsia="標楷體"/>
                      <w:sz w:val="36"/>
                      <w:szCs w:val="36"/>
                      <w:rPrChange w:id="7117" w:author="User" w:date="2025-08-27T11:49:00Z">
                        <w:rPr>
                          <w:ins w:id="7118" w:author="User" w:date="2025-08-19T10:3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7119" w:author="User" w:date="2025-08-19T10:38:00Z">
                      <w:pPr>
                        <w:snapToGrid w:val="0"/>
                        <w:spacing w:line="400" w:lineRule="exact"/>
                        <w:jc w:val="center"/>
                      </w:pPr>
                    </w:pPrChange>
                  </w:pPr>
                  <w:ins w:id="7120" w:author="User" w:date="2025-08-19T10:38:00Z">
                    <w:r w:rsidRPr="00710858">
                      <w:rPr>
                        <w:rFonts w:eastAsia="標楷體"/>
                        <w:sz w:val="32"/>
                        <w:szCs w:val="26"/>
                        <w:rPrChange w:id="7121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sym w:font="Wingdings 2" w:char="F0F8"/>
                    </w:r>
                    <w:r w:rsidRPr="00710858">
                      <w:rPr>
                        <w:rFonts w:eastAsia="標楷體"/>
                        <w:sz w:val="36"/>
                        <w:szCs w:val="36"/>
                        <w:rPrChange w:id="7122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201</w:t>
                    </w:r>
                  </w:ins>
                </w:p>
                <w:p w14:paraId="3B1D6AF7" w14:textId="48FC5D05" w:rsidR="005D540C" w:rsidRPr="00710858" w:rsidDel="00001BF5" w:rsidRDefault="00001BF5">
                  <w:pPr>
                    <w:snapToGrid w:val="0"/>
                    <w:jc w:val="center"/>
                    <w:rPr>
                      <w:ins w:id="7123" w:author="Windows 使用者" w:date="2024-08-12T11:44:00Z"/>
                      <w:del w:id="7124" w:author="User" w:date="2025-08-19T10:37:00Z"/>
                      <w:rFonts w:eastAsia="標楷體"/>
                      <w:sz w:val="36"/>
                      <w:szCs w:val="36"/>
                      <w:rPrChange w:id="7125" w:author="User" w:date="2025-08-27T11:49:00Z">
                        <w:rPr>
                          <w:ins w:id="7126" w:author="Windows 使用者" w:date="2024-08-12T11:44:00Z"/>
                          <w:del w:id="7127" w:author="User" w:date="2025-08-19T10:3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7128" w:author="User" w:date="2025-08-19T10:38:00Z">
                      <w:pPr>
                        <w:snapToGrid w:val="0"/>
                        <w:spacing w:line="400" w:lineRule="exact"/>
                        <w:jc w:val="center"/>
                      </w:pPr>
                    </w:pPrChange>
                  </w:pPr>
                  <w:ins w:id="7129" w:author="User" w:date="2025-08-19T10:38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713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自然</w:t>
                    </w:r>
                  </w:ins>
                  <w:ins w:id="7131" w:author="Windows 使用者" w:date="2024-08-12T11:44:00Z">
                    <w:del w:id="7132" w:author="User" w:date="2025-08-19T10:37:00Z">
                      <w:r w:rsidR="005D540C" w:rsidRPr="00710858" w:rsidDel="00001BF5">
                        <w:rPr>
                          <w:rFonts w:eastAsia="標楷體"/>
                          <w:sz w:val="36"/>
                          <w:szCs w:val="36"/>
                          <w:rPrChange w:id="7133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201</w:delText>
                      </w:r>
                    </w:del>
                  </w:ins>
                </w:p>
                <w:p w14:paraId="303A1822" w14:textId="1F05E2DB" w:rsidR="00C22F70" w:rsidRPr="00710858" w:rsidRDefault="005D540C" w:rsidP="00807F70">
                  <w:pPr>
                    <w:snapToGrid w:val="0"/>
                    <w:spacing w:before="120" w:after="120"/>
                    <w:jc w:val="center"/>
                    <w:rPr>
                      <w:rFonts w:eastAsia="標楷體"/>
                      <w:sz w:val="36"/>
                      <w:szCs w:val="36"/>
                      <w:rPrChange w:id="713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135" w:author="Windows 使用者" w:date="2024-08-12T11:44:00Z">
                    <w:del w:id="7136" w:author="User" w:date="2025-08-19T10:37:00Z">
                      <w:r w:rsidRPr="00710858" w:rsidDel="00001BF5">
                        <w:rPr>
                          <w:rFonts w:eastAsia="標楷體" w:hint="eastAsia"/>
                          <w:sz w:val="36"/>
                          <w:szCs w:val="36"/>
                          <w:rPrChange w:id="7137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自然</w:delText>
                      </w:r>
                    </w:del>
                  </w:ins>
                </w:p>
              </w:tc>
              <w:tc>
                <w:tcPr>
                  <w:tcW w:w="1372" w:type="dxa"/>
                  <w:vAlign w:val="center"/>
                </w:tcPr>
                <w:p w14:paraId="3FBC9E0D" w14:textId="51175EEF" w:rsidR="00C22F70" w:rsidRPr="00710858" w:rsidRDefault="00C22F70" w:rsidP="005D540C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713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14:paraId="2CCA3EC6" w14:textId="77777777" w:rsidTr="00387BEB">
              <w:trPr>
                <w:cantSplit/>
                <w:trHeight w:val="133"/>
              </w:trPr>
              <w:tc>
                <w:tcPr>
                  <w:tcW w:w="1276" w:type="dxa"/>
                  <w:vMerge w:val="restart"/>
                  <w:vAlign w:val="center"/>
                </w:tcPr>
                <w:p w14:paraId="519C580F" w14:textId="77777777" w:rsidR="00C22F70" w:rsidRPr="00710858" w:rsidRDefault="00C22F70" w:rsidP="00C22F70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7139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7140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下午</w:t>
                  </w:r>
                </w:p>
                <w:p w14:paraId="75EB15B5" w14:textId="77777777" w:rsidR="00C22F70" w:rsidRPr="00710858" w:rsidRDefault="00C22F70" w:rsidP="00C22F70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22"/>
                      <w:szCs w:val="22"/>
                      <w:rPrChange w:id="7141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2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2"/>
                      <w:szCs w:val="22"/>
                      <w:rPrChange w:id="7142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2"/>
                        </w:rPr>
                      </w:rPrChange>
                    </w:rPr>
                    <w:t>Afternoon</w:t>
                  </w:r>
                </w:p>
              </w:tc>
              <w:tc>
                <w:tcPr>
                  <w:tcW w:w="2024" w:type="dxa"/>
                  <w:gridSpan w:val="2"/>
                  <w:vMerge w:val="restart"/>
                  <w:vAlign w:val="center"/>
                </w:tcPr>
                <w:p w14:paraId="56ACADEC" w14:textId="77777777" w:rsidR="00C22F70" w:rsidRPr="00710858" w:rsidRDefault="00C22F70" w:rsidP="00C22F70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714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714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7145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714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7147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714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12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714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715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</w:tc>
              <w:tc>
                <w:tcPr>
                  <w:tcW w:w="503" w:type="dxa"/>
                  <w:vMerge w:val="restart"/>
                  <w:vAlign w:val="center"/>
                </w:tcPr>
                <w:p w14:paraId="3999299A" w14:textId="77777777" w:rsidR="00C22F70" w:rsidRPr="00710858" w:rsidRDefault="00C22F70" w:rsidP="00C22F70">
                  <w:pPr>
                    <w:snapToGrid w:val="0"/>
                    <w:jc w:val="center"/>
                    <w:rPr>
                      <w:rFonts w:eastAsia="標楷體"/>
                      <w:rPrChange w:id="715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715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60</w:t>
                  </w:r>
                </w:p>
              </w:tc>
              <w:tc>
                <w:tcPr>
                  <w:tcW w:w="6862" w:type="dxa"/>
                  <w:gridSpan w:val="5"/>
                  <w:tcBorders>
                    <w:bottom w:val="nil"/>
                  </w:tcBorders>
                  <w:vAlign w:val="center"/>
                </w:tcPr>
                <w:p w14:paraId="43DDBDE1" w14:textId="77777777" w:rsidR="00C22F70" w:rsidRPr="00710858" w:rsidRDefault="00C22F70" w:rsidP="00C22F70">
                  <w:pPr>
                    <w:snapToGrid w:val="0"/>
                    <w:spacing w:line="400" w:lineRule="exact"/>
                    <w:ind w:leftChars="507" w:left="1217" w:rightChars="532" w:right="1277"/>
                    <w:jc w:val="center"/>
                    <w:rPr>
                      <w:rFonts w:eastAsia="標楷體"/>
                      <w:sz w:val="32"/>
                      <w:szCs w:val="32"/>
                      <w:rPrChange w:id="7153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2"/>
                      <w:szCs w:val="32"/>
                      <w:rPrChange w:id="7154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午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7155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7156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餐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7157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(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7158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午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7159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7160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間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7161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7162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靜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7163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7164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息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7165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)</w:t>
                  </w:r>
                </w:p>
              </w:tc>
            </w:tr>
            <w:tr w:rsidR="00710858" w:rsidRPr="00710858" w14:paraId="128F82C9" w14:textId="77777777" w:rsidTr="00387BEB">
              <w:trPr>
                <w:cantSplit/>
                <w:trHeight w:val="174"/>
              </w:trPr>
              <w:tc>
                <w:tcPr>
                  <w:tcW w:w="1276" w:type="dxa"/>
                  <w:vMerge/>
                  <w:vAlign w:val="center"/>
                </w:tcPr>
                <w:p w14:paraId="65D70A31" w14:textId="77777777" w:rsidR="00C22F70" w:rsidRPr="00710858" w:rsidRDefault="00C22F70" w:rsidP="00C22F70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716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2024" w:type="dxa"/>
                  <w:gridSpan w:val="2"/>
                  <w:vMerge/>
                  <w:vAlign w:val="center"/>
                </w:tcPr>
                <w:p w14:paraId="05AEF8F5" w14:textId="77777777" w:rsidR="00C22F70" w:rsidRPr="00710858" w:rsidRDefault="00C22F70" w:rsidP="00C22F70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26"/>
                      <w:szCs w:val="26"/>
                      <w:rPrChange w:id="716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</w:p>
              </w:tc>
              <w:tc>
                <w:tcPr>
                  <w:tcW w:w="503" w:type="dxa"/>
                  <w:vMerge/>
                  <w:vAlign w:val="center"/>
                </w:tcPr>
                <w:p w14:paraId="24918BD9" w14:textId="77777777" w:rsidR="00C22F70" w:rsidRPr="00710858" w:rsidRDefault="00C22F70" w:rsidP="00C22F70">
                  <w:pPr>
                    <w:snapToGrid w:val="0"/>
                    <w:jc w:val="center"/>
                    <w:rPr>
                      <w:rFonts w:eastAsia="標楷體"/>
                      <w:rPrChange w:id="716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6862" w:type="dxa"/>
                  <w:gridSpan w:val="5"/>
                  <w:tcBorders>
                    <w:top w:val="nil"/>
                  </w:tcBorders>
                  <w:vAlign w:val="center"/>
                </w:tcPr>
                <w:p w14:paraId="7EAECA30" w14:textId="77777777" w:rsidR="00C22F70" w:rsidRPr="00710858" w:rsidRDefault="00C22F70" w:rsidP="00C22F70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2"/>
                      <w:szCs w:val="32"/>
                      <w:rPrChange w:id="7169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32"/>
                      <w:szCs w:val="32"/>
                      <w:rPrChange w:id="7170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Lunch   Time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7171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＆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7172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Break</w:t>
                  </w:r>
                </w:p>
              </w:tc>
            </w:tr>
            <w:tr w:rsidR="00710858" w:rsidRPr="00710858" w14:paraId="3D4C361A" w14:textId="77777777" w:rsidTr="00387BEB">
              <w:trPr>
                <w:cantSplit/>
              </w:trPr>
              <w:tc>
                <w:tcPr>
                  <w:tcW w:w="1276" w:type="dxa"/>
                  <w:vMerge/>
                  <w:vAlign w:val="center"/>
                </w:tcPr>
                <w:p w14:paraId="26990980" w14:textId="77777777" w:rsidR="003F46B5" w:rsidRPr="00710858" w:rsidRDefault="003F46B5" w:rsidP="003F46B5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717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450" w:type="dxa"/>
                  <w:vAlign w:val="center"/>
                </w:tcPr>
                <w:p w14:paraId="580E3AFB" w14:textId="77777777" w:rsidR="003F46B5" w:rsidRPr="00710858" w:rsidRDefault="003F46B5" w:rsidP="003F46B5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7174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7175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5</w:t>
                  </w:r>
                </w:p>
              </w:tc>
              <w:tc>
                <w:tcPr>
                  <w:tcW w:w="1574" w:type="dxa"/>
                  <w:vAlign w:val="center"/>
                </w:tcPr>
                <w:p w14:paraId="34F993F7" w14:textId="77777777" w:rsidR="003F46B5" w:rsidRPr="00710858" w:rsidRDefault="003F46B5" w:rsidP="003F46B5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717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717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7178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717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  <w:p w14:paraId="65AE29F8" w14:textId="77777777" w:rsidR="003F46B5" w:rsidRPr="00710858" w:rsidRDefault="003F46B5" w:rsidP="003F46B5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718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718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658CF49F" w14:textId="77777777" w:rsidR="003F46B5" w:rsidRPr="00710858" w:rsidRDefault="003F46B5" w:rsidP="003F46B5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718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718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7184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718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503" w:type="dxa"/>
                  <w:vAlign w:val="center"/>
                </w:tcPr>
                <w:p w14:paraId="6B915652" w14:textId="77777777" w:rsidR="003F46B5" w:rsidRPr="00710858" w:rsidRDefault="003F46B5" w:rsidP="003F46B5">
                  <w:pPr>
                    <w:snapToGrid w:val="0"/>
                    <w:jc w:val="center"/>
                    <w:rPr>
                      <w:rFonts w:eastAsia="標楷體"/>
                      <w:rPrChange w:id="718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718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6ACE1BB4" w14:textId="46973BF4" w:rsidR="005D540C" w:rsidRPr="00710858" w:rsidDel="005C3A06" w:rsidRDefault="005D540C" w:rsidP="005D540C">
                  <w:pPr>
                    <w:snapToGrid w:val="0"/>
                    <w:spacing w:line="180" w:lineRule="auto"/>
                    <w:jc w:val="center"/>
                    <w:rPr>
                      <w:ins w:id="7188" w:author="Windows 使用者" w:date="2024-08-12T11:40:00Z"/>
                      <w:del w:id="7189" w:author="User" w:date="2025-08-19T10:37:00Z"/>
                      <w:rFonts w:eastAsia="標楷體"/>
                      <w:sz w:val="36"/>
                      <w:szCs w:val="36"/>
                      <w:rPrChange w:id="7190" w:author="User" w:date="2025-08-27T11:49:00Z">
                        <w:rPr>
                          <w:ins w:id="7191" w:author="Windows 使用者" w:date="2024-08-12T11:40:00Z"/>
                          <w:del w:id="7192" w:author="User" w:date="2025-08-19T10:3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193" w:author="Windows 使用者" w:date="2024-08-12T11:40:00Z">
                    <w:del w:id="7194" w:author="User" w:date="2025-08-19T10:37:00Z">
                      <w:r w:rsidRPr="00710858" w:rsidDel="005C3A06">
                        <w:rPr>
                          <w:rFonts w:eastAsia="標楷體"/>
                          <w:sz w:val="32"/>
                          <w:szCs w:val="26"/>
                          <w:rPrChange w:id="7195" w:author="User" w:date="2025-08-27T11:49:00Z">
                            <w:rPr>
                              <w:rFonts w:eastAsia="標楷體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sym w:font="Wingdings 2" w:char="F0F8"/>
                      </w:r>
                      <w:r w:rsidRPr="00710858" w:rsidDel="005C3A06">
                        <w:rPr>
                          <w:rFonts w:eastAsia="標楷體"/>
                          <w:sz w:val="36"/>
                          <w:szCs w:val="36"/>
                          <w:rPrChange w:id="7196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301</w:delText>
                      </w:r>
                    </w:del>
                  </w:ins>
                </w:p>
                <w:p w14:paraId="41A96A78" w14:textId="32E3D835" w:rsidR="003F46B5" w:rsidRPr="00710858" w:rsidRDefault="005D540C" w:rsidP="005D540C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719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198" w:author="Windows 使用者" w:date="2024-08-12T11:40:00Z">
                    <w:del w:id="7199" w:author="User" w:date="2025-08-19T10:37:00Z">
                      <w:r w:rsidRPr="00710858" w:rsidDel="005C3A06">
                        <w:rPr>
                          <w:rFonts w:eastAsia="標楷體" w:hint="eastAsia"/>
                          <w:sz w:val="36"/>
                          <w:szCs w:val="36"/>
                          <w:rPrChange w:id="7200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自然</w:delText>
                      </w:r>
                    </w:del>
                  </w:ins>
                </w:p>
              </w:tc>
              <w:tc>
                <w:tcPr>
                  <w:tcW w:w="1373" w:type="dxa"/>
                  <w:vAlign w:val="center"/>
                </w:tcPr>
                <w:p w14:paraId="52878B65" w14:textId="77777777" w:rsidR="002F7BD4" w:rsidRPr="002F7BD4" w:rsidRDefault="002F7BD4" w:rsidP="002F7BD4">
                  <w:pPr>
                    <w:snapToGrid w:val="0"/>
                    <w:spacing w:line="400" w:lineRule="exact"/>
                    <w:jc w:val="center"/>
                    <w:rPr>
                      <w:ins w:id="7201" w:author="User" w:date="2025-11-28T15:40:00Z"/>
                      <w:rFonts w:eastAsia="標楷體"/>
                      <w:color w:val="FF0000"/>
                      <w:sz w:val="36"/>
                      <w:szCs w:val="36"/>
                      <w:rPrChange w:id="7202" w:author="User" w:date="2025-11-28T15:40:00Z">
                        <w:rPr>
                          <w:ins w:id="7203" w:author="User" w:date="2025-11-28T15:40:00Z"/>
                          <w:rFonts w:eastAsia="標楷體"/>
                          <w:sz w:val="36"/>
                          <w:szCs w:val="36"/>
                        </w:rPr>
                      </w:rPrChange>
                    </w:rPr>
                  </w:pPr>
                  <w:ins w:id="7204" w:author="User" w:date="2025-11-28T15:40:00Z">
                    <w:r w:rsidRPr="002F7BD4">
                      <w:rPr>
                        <w:rFonts w:eastAsia="標楷體"/>
                        <w:color w:val="FF0000"/>
                        <w:sz w:val="32"/>
                        <w:szCs w:val="26"/>
                        <w:rPrChange w:id="7205" w:author="User" w:date="2025-11-28T15:40:00Z">
                          <w:rPr>
                            <w:rFonts w:eastAsia="標楷體"/>
                            <w:sz w:val="32"/>
                            <w:szCs w:val="26"/>
                          </w:rPr>
                        </w:rPrChange>
                      </w:rPr>
                      <w:sym w:font="Wingdings 2" w:char="F0F8"/>
                    </w:r>
                    <w:r w:rsidRPr="002F7BD4">
                      <w:rPr>
                        <w:rFonts w:eastAsia="標楷體"/>
                        <w:color w:val="FF0000"/>
                        <w:sz w:val="36"/>
                        <w:szCs w:val="36"/>
                        <w:rPrChange w:id="7206" w:author="User" w:date="2025-11-28T15:40:00Z">
                          <w:rPr>
                            <w:rFonts w:eastAsia="標楷體"/>
                            <w:sz w:val="36"/>
                            <w:szCs w:val="36"/>
                          </w:rPr>
                        </w:rPrChange>
                      </w:rPr>
                      <w:t>301</w:t>
                    </w:r>
                  </w:ins>
                </w:p>
                <w:p w14:paraId="4BC7DCF1" w14:textId="34FB7B9B" w:rsidR="003F46B5" w:rsidRPr="00710858" w:rsidDel="00AF1669" w:rsidRDefault="002F7BD4" w:rsidP="002F7BD4">
                  <w:pPr>
                    <w:snapToGrid w:val="0"/>
                    <w:spacing w:line="400" w:lineRule="exact"/>
                    <w:jc w:val="center"/>
                    <w:rPr>
                      <w:del w:id="7207" w:author="Windows 使用者" w:date="2024-08-06T14:12:00Z"/>
                      <w:rFonts w:eastAsia="標楷體"/>
                      <w:sz w:val="36"/>
                      <w:szCs w:val="36"/>
                      <w:rPrChange w:id="7208" w:author="User" w:date="2025-08-27T11:49:00Z">
                        <w:rPr>
                          <w:del w:id="7209" w:author="Windows 使用者" w:date="2024-08-06T14:1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210" w:author="User" w:date="2025-11-28T15:40:00Z">
                    <w:r w:rsidRPr="002F7BD4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7211" w:author="User" w:date="2025-11-28T15:40:00Z">
                          <w:rPr>
                            <w:rFonts w:eastAsia="標楷體" w:hint="eastAsia"/>
                            <w:sz w:val="36"/>
                            <w:szCs w:val="36"/>
                          </w:rPr>
                        </w:rPrChange>
                      </w:rPr>
                      <w:t>自然</w:t>
                    </w:r>
                  </w:ins>
                  <w:del w:id="7212" w:author="Windows 使用者" w:date="2024-08-06T14:12:00Z">
                    <w:r w:rsidR="003F46B5" w:rsidRPr="00710858" w:rsidDel="00AF1669">
                      <w:rPr>
                        <w:rFonts w:eastAsia="標楷體"/>
                        <w:sz w:val="36"/>
                        <w:szCs w:val="36"/>
                        <w:rPrChange w:id="7213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301</w:delText>
                    </w:r>
                  </w:del>
                </w:p>
                <w:p w14:paraId="417CC041" w14:textId="6DDB54B4" w:rsidR="003F46B5" w:rsidRPr="00710858" w:rsidRDefault="003F46B5" w:rsidP="003F46B5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721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7215" w:author="Windows 使用者" w:date="2024-08-06T14:12:00Z">
                    <w:r w:rsidRPr="00710858" w:rsidDel="00AF1669">
                      <w:rPr>
                        <w:rFonts w:eastAsia="標楷體" w:hint="eastAsia"/>
                        <w:sz w:val="28"/>
                        <w:szCs w:val="36"/>
                        <w:shd w:val="pct15" w:color="auto" w:fill="FFFFFF"/>
                        <w:rPrChange w:id="721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  <w:shd w:val="pct15" w:color="auto" w:fill="FFFFFF"/>
                          </w:rPr>
                        </w:rPrChange>
                      </w:rPr>
                      <w:delText>環境探索</w:delText>
                    </w:r>
                  </w:del>
                </w:p>
              </w:tc>
              <w:tc>
                <w:tcPr>
                  <w:tcW w:w="1374" w:type="dxa"/>
                  <w:tcBorders>
                    <w:bottom w:val="single" w:sz="4" w:space="0" w:color="auto"/>
                  </w:tcBorders>
                  <w:vAlign w:val="center"/>
                </w:tcPr>
                <w:p w14:paraId="69E84D8F" w14:textId="37870996" w:rsidR="003F46B5" w:rsidRPr="00710858" w:rsidRDefault="003F46B5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721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0FF45FE3" w14:textId="66FCCA7A" w:rsidR="003F46B5" w:rsidRPr="00710858" w:rsidRDefault="003F46B5" w:rsidP="00335FE0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721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2D0F4163" w14:textId="77777777" w:rsidR="003F46B5" w:rsidRPr="00710858" w:rsidRDefault="003F46B5" w:rsidP="003F46B5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721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14:paraId="4F52A795" w14:textId="77777777" w:rsidTr="00387BEB">
              <w:trPr>
                <w:cantSplit/>
              </w:trPr>
              <w:tc>
                <w:tcPr>
                  <w:tcW w:w="1276" w:type="dxa"/>
                  <w:vMerge/>
                  <w:vAlign w:val="center"/>
                </w:tcPr>
                <w:p w14:paraId="2FC453B2" w14:textId="77777777" w:rsidR="003F46B5" w:rsidRPr="00710858" w:rsidRDefault="003F46B5" w:rsidP="003F46B5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722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450" w:type="dxa"/>
                  <w:vAlign w:val="center"/>
                </w:tcPr>
                <w:p w14:paraId="19CB9BBF" w14:textId="77777777" w:rsidR="003F46B5" w:rsidRPr="00710858" w:rsidRDefault="003F46B5" w:rsidP="003F46B5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7221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7222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6</w:t>
                  </w:r>
                </w:p>
              </w:tc>
              <w:tc>
                <w:tcPr>
                  <w:tcW w:w="1574" w:type="dxa"/>
                  <w:vAlign w:val="center"/>
                </w:tcPr>
                <w:p w14:paraId="3322BE30" w14:textId="77777777" w:rsidR="003F46B5" w:rsidRPr="00710858" w:rsidRDefault="003F46B5" w:rsidP="003F46B5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722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722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7225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722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  <w:p w14:paraId="56E6FC12" w14:textId="77777777" w:rsidR="003F46B5" w:rsidRPr="00710858" w:rsidRDefault="003F46B5" w:rsidP="003F46B5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722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722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76612710" w14:textId="77777777" w:rsidR="003F46B5" w:rsidRPr="00710858" w:rsidRDefault="003F46B5" w:rsidP="003F46B5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722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723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14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7231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723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40</w:t>
                  </w:r>
                </w:p>
              </w:tc>
              <w:tc>
                <w:tcPr>
                  <w:tcW w:w="503" w:type="dxa"/>
                  <w:vAlign w:val="center"/>
                </w:tcPr>
                <w:p w14:paraId="08247991" w14:textId="77777777" w:rsidR="003F46B5" w:rsidRPr="00710858" w:rsidRDefault="003F46B5" w:rsidP="003F46B5">
                  <w:pPr>
                    <w:snapToGrid w:val="0"/>
                    <w:jc w:val="center"/>
                    <w:rPr>
                      <w:rFonts w:eastAsia="標楷體"/>
                      <w:rPrChange w:id="723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723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40</w:t>
                  </w:r>
                </w:p>
              </w:tc>
              <w:tc>
                <w:tcPr>
                  <w:tcW w:w="1371" w:type="dxa"/>
                  <w:tcBorders>
                    <w:bottom w:val="single" w:sz="4" w:space="0" w:color="auto"/>
                  </w:tcBorders>
                  <w:vAlign w:val="center"/>
                </w:tcPr>
                <w:p w14:paraId="7A5860C0" w14:textId="77777777" w:rsidR="003F46B5" w:rsidRPr="00710858" w:rsidRDefault="003F46B5" w:rsidP="003F46B5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723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tcBorders>
                    <w:bottom w:val="single" w:sz="4" w:space="0" w:color="auto"/>
                  </w:tcBorders>
                  <w:vAlign w:val="center"/>
                </w:tcPr>
                <w:p w14:paraId="2B84A4FB" w14:textId="5F990F91" w:rsidR="003F46B5" w:rsidRPr="00710858" w:rsidRDefault="003F46B5" w:rsidP="003F46B5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shd w:val="pct15" w:color="auto" w:fill="FFFFFF"/>
                      <w:rPrChange w:id="723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  <w:shd w:val="pct15" w:color="auto" w:fill="FFFFFF"/>
                        </w:rPr>
                      </w:rPrChange>
                    </w:rPr>
                  </w:pPr>
                </w:p>
              </w:tc>
              <w:tc>
                <w:tcPr>
                  <w:tcW w:w="137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F06CD3A" w14:textId="041BC87F" w:rsidR="00555431" w:rsidRPr="00710858" w:rsidDel="00001BF5" w:rsidRDefault="00555431" w:rsidP="00555431">
                  <w:pPr>
                    <w:snapToGrid w:val="0"/>
                    <w:spacing w:line="400" w:lineRule="exact"/>
                    <w:jc w:val="center"/>
                    <w:rPr>
                      <w:ins w:id="7237" w:author="Windows 使用者" w:date="2024-08-21T15:48:00Z"/>
                      <w:del w:id="7238" w:author="User" w:date="2025-08-19T10:38:00Z"/>
                      <w:rFonts w:eastAsia="標楷體"/>
                      <w:sz w:val="36"/>
                      <w:szCs w:val="36"/>
                      <w:rPrChange w:id="7239" w:author="User" w:date="2025-08-27T11:49:00Z">
                        <w:rPr>
                          <w:ins w:id="7240" w:author="Windows 使用者" w:date="2024-08-21T15:48:00Z"/>
                          <w:del w:id="7241" w:author="User" w:date="2025-08-19T10:3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242" w:author="Windows 使用者" w:date="2024-08-21T15:48:00Z">
                    <w:del w:id="7243" w:author="User" w:date="2025-08-19T10:38:00Z">
                      <w:r w:rsidRPr="00710858" w:rsidDel="00001BF5">
                        <w:rPr>
                          <w:rFonts w:eastAsia="標楷體"/>
                          <w:sz w:val="32"/>
                          <w:szCs w:val="26"/>
                          <w:rPrChange w:id="7244" w:author="User" w:date="2025-08-27T11:49:00Z">
                            <w:rPr>
                              <w:rFonts w:eastAsia="標楷體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sym w:font="Wingdings 2" w:char="F0F8"/>
                      </w:r>
                      <w:r w:rsidRPr="00710858" w:rsidDel="00001BF5">
                        <w:rPr>
                          <w:rFonts w:eastAsia="標楷體"/>
                          <w:sz w:val="36"/>
                          <w:szCs w:val="36"/>
                          <w:rPrChange w:id="7245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201</w:delText>
                      </w:r>
                    </w:del>
                  </w:ins>
                </w:p>
                <w:p w14:paraId="1AB9F525" w14:textId="38E76304" w:rsidR="003F46B5" w:rsidRPr="00710858" w:rsidRDefault="00555431" w:rsidP="00555431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724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247" w:author="Windows 使用者" w:date="2024-08-21T15:48:00Z">
                    <w:del w:id="7248" w:author="User" w:date="2025-08-19T10:38:00Z">
                      <w:r w:rsidRPr="00710858" w:rsidDel="00001BF5">
                        <w:rPr>
                          <w:rFonts w:eastAsia="標楷體" w:hint="eastAsia"/>
                          <w:sz w:val="36"/>
                          <w:szCs w:val="36"/>
                          <w:rPrChange w:id="7249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自然</w:delText>
                      </w:r>
                    </w:del>
                  </w:ins>
                </w:p>
              </w:tc>
              <w:tc>
                <w:tcPr>
                  <w:tcW w:w="1372" w:type="dxa"/>
                  <w:tcBorders>
                    <w:bottom w:val="single" w:sz="4" w:space="0" w:color="auto"/>
                  </w:tcBorders>
                  <w:vAlign w:val="center"/>
                </w:tcPr>
                <w:p w14:paraId="6AFE5C9D" w14:textId="77777777" w:rsidR="003F46B5" w:rsidRPr="00710858" w:rsidRDefault="003F46B5" w:rsidP="003F46B5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725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tcBorders>
                    <w:bottom w:val="single" w:sz="4" w:space="0" w:color="auto"/>
                  </w:tcBorders>
                  <w:vAlign w:val="center"/>
                </w:tcPr>
                <w:p w14:paraId="3B33DA83" w14:textId="77777777" w:rsidR="003F46B5" w:rsidRPr="00710858" w:rsidRDefault="003F46B5" w:rsidP="003F46B5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725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14:paraId="43DEE923" w14:textId="77777777" w:rsidTr="00387BEB">
              <w:trPr>
                <w:cantSplit/>
                <w:trHeight w:val="661"/>
              </w:trPr>
              <w:tc>
                <w:tcPr>
                  <w:tcW w:w="1276" w:type="dxa"/>
                  <w:vMerge/>
                  <w:vAlign w:val="center"/>
                </w:tcPr>
                <w:p w14:paraId="30F3F0B9" w14:textId="77777777" w:rsidR="003F46B5" w:rsidRPr="00710858" w:rsidRDefault="003F46B5" w:rsidP="003F46B5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725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2024" w:type="dxa"/>
                  <w:gridSpan w:val="2"/>
                  <w:vAlign w:val="center"/>
                </w:tcPr>
                <w:p w14:paraId="1966AAC6" w14:textId="77777777" w:rsidR="003F46B5" w:rsidRPr="00710858" w:rsidRDefault="003F46B5" w:rsidP="003F46B5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725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725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14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7255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725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7257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725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725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726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</w:tc>
              <w:tc>
                <w:tcPr>
                  <w:tcW w:w="503" w:type="dxa"/>
                  <w:vAlign w:val="center"/>
                </w:tcPr>
                <w:p w14:paraId="12B21EF0" w14:textId="77777777" w:rsidR="003F46B5" w:rsidRPr="00710858" w:rsidRDefault="003F46B5" w:rsidP="003F46B5">
                  <w:pPr>
                    <w:snapToGrid w:val="0"/>
                    <w:jc w:val="center"/>
                    <w:rPr>
                      <w:rFonts w:eastAsia="標楷體"/>
                      <w:rPrChange w:id="726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726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20</w:t>
                  </w:r>
                </w:p>
              </w:tc>
              <w:tc>
                <w:tcPr>
                  <w:tcW w:w="6862" w:type="dxa"/>
                  <w:gridSpan w:val="5"/>
                  <w:tcBorders>
                    <w:bottom w:val="single" w:sz="4" w:space="0" w:color="auto"/>
                  </w:tcBorders>
                  <w:vAlign w:val="center"/>
                </w:tcPr>
                <w:p w14:paraId="565988B8" w14:textId="77777777" w:rsidR="003F46B5" w:rsidRPr="00710858" w:rsidRDefault="003F46B5" w:rsidP="003F46B5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726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7264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打掃時間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726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PrChange w:id="7266" w:author="User" w:date="2025-08-27T11:49:00Z">
                        <w:rPr>
                          <w:color w:val="000000" w:themeColor="text1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726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clean  Time</w:t>
                  </w:r>
                </w:p>
              </w:tc>
            </w:tr>
            <w:tr w:rsidR="00710858" w:rsidRPr="00710858" w14:paraId="63279F87" w14:textId="77777777" w:rsidTr="00387BEB">
              <w:trPr>
                <w:cantSplit/>
                <w:trHeight w:val="1250"/>
              </w:trPr>
              <w:tc>
                <w:tcPr>
                  <w:tcW w:w="1276" w:type="dxa"/>
                  <w:vMerge/>
                  <w:vAlign w:val="center"/>
                </w:tcPr>
                <w:p w14:paraId="59A2CBF0" w14:textId="77777777" w:rsidR="003F46B5" w:rsidRPr="00710858" w:rsidRDefault="003F46B5" w:rsidP="003F46B5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726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450" w:type="dxa"/>
                  <w:vAlign w:val="center"/>
                </w:tcPr>
                <w:p w14:paraId="5576A96D" w14:textId="77777777" w:rsidR="003F46B5" w:rsidRPr="00710858" w:rsidRDefault="003F46B5" w:rsidP="003F46B5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7269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7270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7</w:t>
                  </w:r>
                </w:p>
              </w:tc>
              <w:tc>
                <w:tcPr>
                  <w:tcW w:w="1574" w:type="dxa"/>
                  <w:vAlign w:val="center"/>
                </w:tcPr>
                <w:p w14:paraId="444EA260" w14:textId="77777777" w:rsidR="003F46B5" w:rsidRPr="00710858" w:rsidRDefault="003F46B5" w:rsidP="003F46B5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727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727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7273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727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  <w:p w14:paraId="17B8064F" w14:textId="77777777" w:rsidR="003F46B5" w:rsidRPr="00710858" w:rsidRDefault="003F46B5" w:rsidP="003F46B5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727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727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09D6B87A" w14:textId="77777777" w:rsidR="003F46B5" w:rsidRPr="00710858" w:rsidRDefault="003F46B5" w:rsidP="003F46B5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727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727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727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728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503" w:type="dxa"/>
                  <w:vAlign w:val="center"/>
                </w:tcPr>
                <w:p w14:paraId="0D6FE781" w14:textId="77777777" w:rsidR="003F46B5" w:rsidRPr="00710858" w:rsidRDefault="003F46B5" w:rsidP="003F46B5">
                  <w:pPr>
                    <w:snapToGrid w:val="0"/>
                    <w:jc w:val="center"/>
                    <w:rPr>
                      <w:rFonts w:eastAsia="標楷體"/>
                      <w:rPrChange w:id="728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728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40</w:t>
                  </w:r>
                </w:p>
              </w:tc>
              <w:tc>
                <w:tcPr>
                  <w:tcW w:w="1371" w:type="dxa"/>
                  <w:vAlign w:val="center"/>
                </w:tcPr>
                <w:p w14:paraId="191108C5" w14:textId="77777777" w:rsidR="003F46B5" w:rsidRPr="00710858" w:rsidRDefault="003F46B5" w:rsidP="003F46B5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728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vAlign w:val="center"/>
                </w:tcPr>
                <w:p w14:paraId="1372DFC7" w14:textId="687E46E6" w:rsidR="005D540C" w:rsidRPr="00710858" w:rsidDel="005C3A06" w:rsidRDefault="005D540C" w:rsidP="005D540C">
                  <w:pPr>
                    <w:snapToGrid w:val="0"/>
                    <w:ind w:leftChars="-50" w:left="-120" w:rightChars="-27" w:right="-65"/>
                    <w:jc w:val="center"/>
                    <w:rPr>
                      <w:ins w:id="7284" w:author="Windows 使用者" w:date="2024-08-12T11:43:00Z"/>
                      <w:del w:id="7285" w:author="User" w:date="2025-08-19T10:37:00Z"/>
                      <w:rFonts w:eastAsia="標楷體"/>
                      <w:sz w:val="36"/>
                      <w:szCs w:val="36"/>
                      <w:rPrChange w:id="7286" w:author="User" w:date="2025-08-27T11:49:00Z">
                        <w:rPr>
                          <w:ins w:id="7287" w:author="Windows 使用者" w:date="2024-08-12T11:43:00Z"/>
                          <w:del w:id="7288" w:author="User" w:date="2025-08-19T10:3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289" w:author="Windows 使用者" w:date="2024-08-12T11:43:00Z">
                    <w:del w:id="7290" w:author="User" w:date="2025-08-19T10:37:00Z">
                      <w:r w:rsidRPr="00710858" w:rsidDel="005C3A06">
                        <w:rPr>
                          <w:rFonts w:eastAsia="標楷體"/>
                          <w:sz w:val="36"/>
                          <w:szCs w:val="36"/>
                          <w:rPrChange w:id="7291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201</w:delText>
                      </w:r>
                    </w:del>
                  </w:ins>
                </w:p>
                <w:p w14:paraId="0DF723B1" w14:textId="32F9D2A4" w:rsidR="00804364" w:rsidRPr="00710858" w:rsidDel="005C3A06" w:rsidRDefault="005D540C" w:rsidP="005D540C">
                  <w:pPr>
                    <w:snapToGrid w:val="0"/>
                    <w:ind w:leftChars="-50" w:left="-120" w:rightChars="-27" w:right="-65"/>
                    <w:jc w:val="center"/>
                    <w:rPr>
                      <w:del w:id="7292" w:author="User" w:date="2025-08-19T10:37:00Z"/>
                      <w:rFonts w:eastAsia="標楷體"/>
                      <w:sz w:val="36"/>
                      <w:szCs w:val="36"/>
                      <w:rPrChange w:id="7293" w:author="User" w:date="2025-08-27T11:49:00Z">
                        <w:rPr>
                          <w:del w:id="7294" w:author="User" w:date="2025-08-19T10:3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295" w:author="Windows 使用者" w:date="2024-08-12T11:43:00Z">
                    <w:del w:id="7296" w:author="User" w:date="2025-08-19T10:37:00Z">
                      <w:r w:rsidRPr="00710858" w:rsidDel="005C3A06">
                        <w:rPr>
                          <w:rFonts w:eastAsia="標楷體" w:hint="eastAsia"/>
                          <w:sz w:val="28"/>
                          <w:szCs w:val="36"/>
                          <w:rPrChange w:id="7297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36"/>
                            </w:rPr>
                          </w:rPrChange>
                        </w:rPr>
                        <w:delText>生活科學</w:delText>
                      </w:r>
                    </w:del>
                  </w:ins>
                  <w:del w:id="7298" w:author="User" w:date="2025-08-19T10:37:00Z">
                    <w:r w:rsidR="00804364" w:rsidRPr="00710858" w:rsidDel="005C3A06">
                      <w:rPr>
                        <w:rFonts w:eastAsia="標楷體"/>
                        <w:sz w:val="36"/>
                        <w:szCs w:val="36"/>
                        <w:rPrChange w:id="7299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201</w:delText>
                    </w:r>
                  </w:del>
                </w:p>
                <w:p w14:paraId="3D8A3D4A" w14:textId="3512B279" w:rsidR="003F46B5" w:rsidRPr="00710858" w:rsidRDefault="00804364" w:rsidP="00804364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730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7301" w:author="User" w:date="2025-08-19T10:37:00Z">
                    <w:r w:rsidRPr="00710858" w:rsidDel="005C3A06">
                      <w:rPr>
                        <w:rFonts w:eastAsia="標楷體" w:hint="eastAsia"/>
                        <w:sz w:val="28"/>
                        <w:szCs w:val="36"/>
                        <w:rPrChange w:id="730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delText>環境探索</w:delText>
                    </w:r>
                  </w:del>
                </w:p>
              </w:tc>
              <w:tc>
                <w:tcPr>
                  <w:tcW w:w="1374" w:type="dxa"/>
                  <w:tcBorders>
                    <w:top w:val="single" w:sz="4" w:space="0" w:color="auto"/>
                  </w:tcBorders>
                  <w:vAlign w:val="center"/>
                </w:tcPr>
                <w:p w14:paraId="7CB4E00C" w14:textId="2F356D09" w:rsidR="00BB1520" w:rsidRPr="00710858" w:rsidDel="00515240" w:rsidRDefault="00834B90" w:rsidP="00515240">
                  <w:pPr>
                    <w:snapToGrid w:val="0"/>
                    <w:spacing w:line="400" w:lineRule="exact"/>
                    <w:jc w:val="center"/>
                    <w:rPr>
                      <w:del w:id="7303" w:author="Windows 使用者" w:date="2024-08-06T14:06:00Z"/>
                      <w:rFonts w:eastAsia="標楷體"/>
                      <w:sz w:val="36"/>
                      <w:szCs w:val="36"/>
                      <w:rPrChange w:id="7304" w:author="User" w:date="2025-08-27T11:49:00Z">
                        <w:rPr>
                          <w:del w:id="7305" w:author="Windows 使用者" w:date="2024-08-06T14:06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7306" w:author="Windows 使用者" w:date="2024-08-06T14:06:00Z">
                    <w:r w:rsidRPr="00710858" w:rsidDel="00515240">
                      <w:rPr>
                        <w:rFonts w:eastAsia="標楷體"/>
                        <w:sz w:val="32"/>
                        <w:szCs w:val="26"/>
                        <w:rPrChange w:id="7307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sym w:font="Wingdings 2" w:char="F0F8"/>
                    </w:r>
                    <w:r w:rsidR="00BB1520" w:rsidRPr="00710858" w:rsidDel="00515240">
                      <w:rPr>
                        <w:rFonts w:eastAsia="標楷體"/>
                        <w:sz w:val="36"/>
                        <w:szCs w:val="36"/>
                        <w:rPrChange w:id="7308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301</w:delText>
                    </w:r>
                  </w:del>
                </w:p>
                <w:p w14:paraId="7B5E23E9" w14:textId="2688B120" w:rsidR="003F46B5" w:rsidRPr="00710858" w:rsidRDefault="00BB1520" w:rsidP="00BB1520">
                  <w:pPr>
                    <w:snapToGrid w:val="0"/>
                    <w:spacing w:line="240" w:lineRule="atLeast"/>
                    <w:ind w:leftChars="-17" w:left="-41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730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7310" w:author="Windows 使用者" w:date="2024-08-06T14:06:00Z">
                    <w:r w:rsidRPr="00710858" w:rsidDel="00515240">
                      <w:rPr>
                        <w:rFonts w:eastAsia="標楷體" w:hint="eastAsia"/>
                        <w:sz w:val="36"/>
                        <w:szCs w:val="36"/>
                        <w:rPrChange w:id="731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自然</w:delText>
                    </w:r>
                  </w:del>
                </w:p>
              </w:tc>
              <w:tc>
                <w:tcPr>
                  <w:tcW w:w="1372" w:type="dxa"/>
                  <w:vAlign w:val="center"/>
                </w:tcPr>
                <w:p w14:paraId="65948E4A" w14:textId="5144378C" w:rsidR="003F46B5" w:rsidRPr="00710858" w:rsidRDefault="003F46B5" w:rsidP="005D540C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731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0F239569" w14:textId="77777777" w:rsidR="003F46B5" w:rsidRPr="00710858" w:rsidRDefault="003F46B5" w:rsidP="003F46B5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731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14:paraId="5CE77440" w14:textId="77777777" w:rsidTr="00387BEB">
              <w:trPr>
                <w:cantSplit/>
                <w:trHeight w:val="1250"/>
              </w:trPr>
              <w:tc>
                <w:tcPr>
                  <w:tcW w:w="1276" w:type="dxa"/>
                  <w:vMerge/>
                  <w:vAlign w:val="center"/>
                </w:tcPr>
                <w:p w14:paraId="021FFBB4" w14:textId="77777777" w:rsidR="003F46B5" w:rsidRPr="00710858" w:rsidRDefault="003F46B5" w:rsidP="003F46B5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731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450" w:type="dxa"/>
                  <w:vAlign w:val="center"/>
                </w:tcPr>
                <w:p w14:paraId="2007CCF5" w14:textId="77777777" w:rsidR="003F46B5" w:rsidRPr="00710858" w:rsidRDefault="003F46B5" w:rsidP="003F46B5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7315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7316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8</w:t>
                  </w:r>
                </w:p>
              </w:tc>
              <w:tc>
                <w:tcPr>
                  <w:tcW w:w="1574" w:type="dxa"/>
                  <w:vAlign w:val="center"/>
                </w:tcPr>
                <w:p w14:paraId="664E9F0E" w14:textId="77777777" w:rsidR="003F46B5" w:rsidRPr="00710858" w:rsidRDefault="003F46B5" w:rsidP="003F46B5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731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731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731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732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  <w:p w14:paraId="7138DAF0" w14:textId="77777777" w:rsidR="003F46B5" w:rsidRPr="00710858" w:rsidRDefault="003F46B5" w:rsidP="003F46B5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732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732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2D3416E2" w14:textId="77777777" w:rsidR="003F46B5" w:rsidRPr="00710858" w:rsidRDefault="003F46B5" w:rsidP="003F46B5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732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732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16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7325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732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35</w:t>
                  </w:r>
                </w:p>
              </w:tc>
              <w:tc>
                <w:tcPr>
                  <w:tcW w:w="503" w:type="dxa"/>
                  <w:vAlign w:val="center"/>
                </w:tcPr>
                <w:p w14:paraId="425EB2F2" w14:textId="77777777" w:rsidR="003F46B5" w:rsidRPr="00710858" w:rsidRDefault="003F46B5" w:rsidP="003F46B5">
                  <w:pPr>
                    <w:snapToGrid w:val="0"/>
                    <w:jc w:val="center"/>
                    <w:rPr>
                      <w:rFonts w:eastAsia="標楷體"/>
                      <w:rPrChange w:id="732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732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4603B565" w14:textId="77777777" w:rsidR="003F46B5" w:rsidRPr="00710858" w:rsidRDefault="003F46B5" w:rsidP="003F46B5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732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vAlign w:val="center"/>
                </w:tcPr>
                <w:p w14:paraId="1752C879" w14:textId="77777777" w:rsidR="003F46B5" w:rsidRPr="00710858" w:rsidRDefault="003F46B5" w:rsidP="003F46B5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733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4" w:type="dxa"/>
                  <w:tcBorders>
                    <w:top w:val="single" w:sz="4" w:space="0" w:color="auto"/>
                  </w:tcBorders>
                  <w:vAlign w:val="center"/>
                </w:tcPr>
                <w:p w14:paraId="5DE18932" w14:textId="77777777" w:rsidR="003F46B5" w:rsidRPr="00710858" w:rsidRDefault="003F46B5" w:rsidP="003F46B5">
                  <w:pPr>
                    <w:snapToGrid w:val="0"/>
                    <w:spacing w:line="240" w:lineRule="atLeast"/>
                    <w:ind w:leftChars="-17" w:left="-41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733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305928B1" w14:textId="77777777" w:rsidR="003F46B5" w:rsidRPr="00710858" w:rsidRDefault="003F46B5" w:rsidP="003F46B5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733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71DD969A" w14:textId="66800C2B" w:rsidR="003F46B5" w:rsidRPr="00710858" w:rsidRDefault="003F46B5" w:rsidP="003F46B5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733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14:paraId="4595B054" w14:textId="77777777" w:rsidTr="00387BEB">
              <w:trPr>
                <w:trHeight w:val="1993"/>
              </w:trPr>
              <w:tc>
                <w:tcPr>
                  <w:tcW w:w="1276" w:type="dxa"/>
                  <w:vAlign w:val="center"/>
                </w:tcPr>
                <w:p w14:paraId="3663A114" w14:textId="77777777" w:rsidR="003F46B5" w:rsidRPr="00710858" w:rsidRDefault="003F46B5" w:rsidP="003F46B5">
                  <w:pPr>
                    <w:spacing w:line="400" w:lineRule="exact"/>
                    <w:jc w:val="center"/>
                    <w:rPr>
                      <w:rFonts w:eastAsia="標楷體"/>
                      <w:rPrChange w:id="733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7335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備註</w:t>
                  </w:r>
                </w:p>
              </w:tc>
              <w:tc>
                <w:tcPr>
                  <w:tcW w:w="9389" w:type="dxa"/>
                  <w:gridSpan w:val="8"/>
                  <w:vAlign w:val="center"/>
                </w:tcPr>
                <w:p w14:paraId="27275056" w14:textId="6F260D91" w:rsidR="003F46B5" w:rsidRPr="00710858" w:rsidRDefault="003F46B5" w:rsidP="003F46B5">
                  <w:pPr>
                    <w:snapToGrid w:val="0"/>
                    <w:spacing w:beforeLines="20" w:before="72" w:afterLines="20" w:after="72"/>
                    <w:jc w:val="both"/>
                    <w:rPr>
                      <w:rFonts w:eastAsia="標楷體"/>
                      <w:sz w:val="32"/>
                      <w:szCs w:val="26"/>
                      <w:rPrChange w:id="7336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2"/>
                      <w:szCs w:val="26"/>
                      <w:rPrChange w:id="7337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主任鐘點</w:t>
                  </w:r>
                  <w:r w:rsidRPr="00710858">
                    <w:rPr>
                      <w:rFonts w:eastAsia="標楷體"/>
                      <w:sz w:val="32"/>
                      <w:szCs w:val="26"/>
                      <w:rPrChange w:id="7338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(4)-</w:t>
                  </w:r>
                  <w:r w:rsidR="00F25ADB" w:rsidRPr="00710858">
                    <w:rPr>
                      <w:rFonts w:eastAsia="標楷體" w:hint="eastAsia"/>
                      <w:sz w:val="32"/>
                      <w:szCs w:val="26"/>
                      <w:rPrChange w:id="7339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生涯發展</w:t>
                  </w:r>
                  <w:r w:rsidRPr="00710858">
                    <w:rPr>
                      <w:rFonts w:eastAsia="標楷體" w:hint="eastAsia"/>
                      <w:sz w:val="32"/>
                      <w:szCs w:val="26"/>
                      <w:rPrChange w:id="7340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協辦</w:t>
                  </w:r>
                  <w:r w:rsidRPr="00710858">
                    <w:rPr>
                      <w:rFonts w:eastAsia="標楷體"/>
                      <w:sz w:val="32"/>
                      <w:szCs w:val="26"/>
                      <w:rPrChange w:id="7341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(1)</w:t>
                  </w:r>
                  <w:r w:rsidR="00F25ADB" w:rsidRPr="00710858">
                    <w:rPr>
                      <w:rFonts w:ascii="標楷體" w:eastAsia="標楷體" w:hAnsi="標楷體" w:hint="eastAsia"/>
                      <w:sz w:val="32"/>
                      <w:szCs w:val="26"/>
                      <w:rPrChange w:id="7342" w:author="User" w:date="2025-08-27T11:49:00Z">
                        <w:rPr>
                          <w:rFonts w:ascii="標楷體" w:eastAsia="標楷體" w:hAnsi="標楷體" w:hint="eastAsia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 w:hint="eastAsia"/>
                      <w:sz w:val="32"/>
                      <w:szCs w:val="26"/>
                      <w:rPrChange w:id="7343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基</w:t>
                  </w:r>
                  <w:ins w:id="7344" w:author="User" w:date="2025-08-20T11:52:00Z">
                    <w:r w:rsidR="00DD0828" w:rsidRPr="00710858">
                      <w:rPr>
                        <w:rFonts w:eastAsia="標楷體"/>
                        <w:sz w:val="32"/>
                        <w:szCs w:val="26"/>
                        <w:rPrChange w:id="7345" w:author="User" w:date="2025-08-27T11:49:00Z">
                          <w:rPr>
                            <w:rFonts w:eastAsia="標楷體"/>
                            <w:color w:val="FF0000"/>
                            <w:sz w:val="32"/>
                            <w:szCs w:val="26"/>
                          </w:rPr>
                        </w:rPrChange>
                      </w:rPr>
                      <w:t>3</w:t>
                    </w:r>
                  </w:ins>
                  <w:del w:id="7346" w:author="User" w:date="2025-08-20T11:51:00Z">
                    <w:r w:rsidRPr="00710858" w:rsidDel="00DD0828">
                      <w:rPr>
                        <w:rFonts w:eastAsia="標楷體"/>
                        <w:sz w:val="32"/>
                        <w:szCs w:val="26"/>
                        <w:rPrChange w:id="7347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3</w:delText>
                    </w:r>
                  </w:del>
                  <w:r w:rsidRPr="00710858">
                    <w:rPr>
                      <w:rFonts w:eastAsia="標楷體"/>
                      <w:sz w:val="32"/>
                      <w:szCs w:val="26"/>
                      <w:rPrChange w:id="7348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/</w:t>
                  </w:r>
                  <w:r w:rsidRPr="00710858">
                    <w:rPr>
                      <w:rFonts w:eastAsia="標楷體" w:hint="eastAsia"/>
                      <w:sz w:val="32"/>
                      <w:szCs w:val="26"/>
                      <w:rPrChange w:id="7349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超鐘點</w:t>
                  </w:r>
                  <w:r w:rsidRPr="00710858">
                    <w:rPr>
                      <w:rFonts w:eastAsia="標楷體"/>
                      <w:sz w:val="32"/>
                      <w:szCs w:val="26"/>
                      <w:rPrChange w:id="7350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5(</w:t>
                  </w:r>
                  <w:r w:rsidRPr="00710858">
                    <w:rPr>
                      <w:rFonts w:eastAsia="標楷體"/>
                      <w:sz w:val="32"/>
                      <w:szCs w:val="26"/>
                      <w:rPrChange w:id="7351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sym w:font="Wingdings 2" w:char="F0F8"/>
                  </w:r>
                  <w:r w:rsidRPr="00710858">
                    <w:rPr>
                      <w:rFonts w:eastAsia="標楷體"/>
                      <w:sz w:val="32"/>
                      <w:szCs w:val="26"/>
                      <w:rPrChange w:id="7352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)</w:t>
                  </w:r>
                </w:p>
                <w:p w14:paraId="1CA4004E" w14:textId="77777777" w:rsidR="00DD0828" w:rsidRPr="008C7568" w:rsidRDefault="00DD0828" w:rsidP="00DD0828">
                  <w:pPr>
                    <w:snapToGrid w:val="0"/>
                    <w:spacing w:beforeLines="20" w:before="72" w:afterLines="20" w:after="72"/>
                    <w:jc w:val="both"/>
                    <w:rPr>
                      <w:ins w:id="7353" w:author="User" w:date="2025-08-20T11:53:00Z"/>
                      <w:rFonts w:eastAsia="標楷體"/>
                      <w:b/>
                      <w:bCs/>
                      <w:color w:val="FF0000"/>
                      <w:sz w:val="20"/>
                      <w:szCs w:val="22"/>
                      <w:rPrChange w:id="7354" w:author="User" w:date="2025-11-28T15:59:00Z">
                        <w:rPr>
                          <w:ins w:id="7355" w:author="User" w:date="2025-08-20T11:53:00Z"/>
                          <w:rFonts w:eastAsia="標楷體"/>
                          <w:b/>
                          <w:bCs/>
                          <w:sz w:val="20"/>
                          <w:szCs w:val="22"/>
                        </w:rPr>
                      </w:rPrChange>
                    </w:rPr>
                  </w:pPr>
                  <w:ins w:id="7356" w:author="User" w:date="2025-08-20T11:53:00Z"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7357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技藝時間：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7358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09/16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7359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7360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09/23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7361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7362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10/07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7363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7364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10/21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7365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7366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11/04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7367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7368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11/18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7369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7370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12/02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7371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7372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12/16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7373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7374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12/30</w:t>
                    </w:r>
                  </w:ins>
                </w:p>
                <w:p w14:paraId="3C097029" w14:textId="24F98F1F" w:rsidR="0017316D" w:rsidRPr="008C7568" w:rsidDel="00DD0828" w:rsidRDefault="00404631" w:rsidP="00DD0828">
                  <w:pPr>
                    <w:snapToGrid w:val="0"/>
                    <w:spacing w:beforeLines="20" w:before="72" w:afterLines="20" w:after="72"/>
                    <w:jc w:val="both"/>
                    <w:rPr>
                      <w:ins w:id="7375" w:author="Windows 使用者" w:date="2024-08-13T08:04:00Z"/>
                      <w:del w:id="7376" w:author="User" w:date="2025-08-20T11:53:00Z"/>
                      <w:rFonts w:eastAsia="標楷體"/>
                      <w:b/>
                      <w:color w:val="FF0000"/>
                      <w:sz w:val="20"/>
                      <w:szCs w:val="22"/>
                      <w:rPrChange w:id="7377" w:author="User" w:date="2025-11-28T15:59:00Z">
                        <w:rPr>
                          <w:ins w:id="7378" w:author="Windows 使用者" w:date="2024-08-13T08:04:00Z"/>
                          <w:del w:id="7379" w:author="User" w:date="2025-08-20T11:53:00Z"/>
                          <w:rFonts w:eastAsia="標楷體"/>
                          <w:b/>
                          <w:color w:val="000000" w:themeColor="text1"/>
                          <w:sz w:val="20"/>
                          <w:szCs w:val="22"/>
                        </w:rPr>
                      </w:rPrChange>
                    </w:rPr>
                  </w:pPr>
                  <w:ins w:id="7380" w:author="User" w:date="2025-08-20T13:30:00Z"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7381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社團時間：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7382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09/04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7383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7384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10/02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7385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7386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10/16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7387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7388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11/06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7389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7390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11/13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7391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7392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11/27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7393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7394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12/04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7395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7396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01/08</w:t>
                    </w:r>
                  </w:ins>
                  <w:ins w:id="7397" w:author="Windows 使用者" w:date="2024-08-13T08:04:00Z">
                    <w:del w:id="7398" w:author="User" w:date="2025-08-20T11:53:00Z">
                      <w:r w:rsidR="0017316D" w:rsidRPr="008C7568" w:rsidDel="00DD0828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7399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技藝時間：</w:delText>
                      </w:r>
                      <w:r w:rsidR="0017316D" w:rsidRPr="008C7568" w:rsidDel="00DD0828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7400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09/10</w:delText>
                      </w:r>
                      <w:r w:rsidR="0017316D" w:rsidRPr="008C7568" w:rsidDel="00DD0828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7401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DD0828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7402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09/24</w:delText>
                      </w:r>
                      <w:r w:rsidR="0017316D" w:rsidRPr="008C7568" w:rsidDel="00DD0828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7403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DD0828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7404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10/08</w:delText>
                      </w:r>
                      <w:r w:rsidR="0017316D" w:rsidRPr="008C7568" w:rsidDel="00DD0828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7405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DD0828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7406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10/22</w:delText>
                      </w:r>
                      <w:r w:rsidR="0017316D" w:rsidRPr="008C7568" w:rsidDel="00DD0828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7407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DD0828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7408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11/05</w:delText>
                      </w:r>
                      <w:r w:rsidR="0017316D" w:rsidRPr="008C7568" w:rsidDel="00DD0828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7409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DD0828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7410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11/19</w:delText>
                      </w:r>
                      <w:r w:rsidR="0017316D" w:rsidRPr="008C7568" w:rsidDel="00DD0828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7411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DD0828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7412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12/03</w:delText>
                      </w:r>
                      <w:r w:rsidR="0017316D" w:rsidRPr="008C7568" w:rsidDel="00DD0828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7413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DD0828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7414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12/17</w:delText>
                      </w:r>
                      <w:r w:rsidR="0017316D" w:rsidRPr="008C7568" w:rsidDel="00DD0828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7415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DD0828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7416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12/31</w:delText>
                      </w:r>
                    </w:del>
                  </w:ins>
                </w:p>
                <w:p w14:paraId="5E5CCDAE" w14:textId="6B3CF586" w:rsidR="007E1983" w:rsidRPr="008C7568" w:rsidDel="00BD2FC2" w:rsidRDefault="0017316D" w:rsidP="0017316D">
                  <w:pPr>
                    <w:snapToGrid w:val="0"/>
                    <w:spacing w:beforeLines="20" w:before="72" w:afterLines="20" w:after="72"/>
                    <w:jc w:val="both"/>
                    <w:rPr>
                      <w:del w:id="7417" w:author="Windows 使用者" w:date="2024-08-12T13:35:00Z"/>
                      <w:rFonts w:eastAsia="標楷體"/>
                      <w:b/>
                      <w:color w:val="FF0000"/>
                      <w:szCs w:val="22"/>
                      <w:rPrChange w:id="7418" w:author="User" w:date="2025-11-28T15:59:00Z">
                        <w:rPr>
                          <w:del w:id="7419" w:author="Windows 使用者" w:date="2024-08-12T13:35:00Z"/>
                          <w:rFonts w:eastAsia="標楷體"/>
                          <w:b/>
                          <w:color w:val="000000" w:themeColor="text1"/>
                          <w:szCs w:val="22"/>
                        </w:rPr>
                      </w:rPrChange>
                    </w:rPr>
                  </w:pPr>
                  <w:ins w:id="7420" w:author="Windows 使用者" w:date="2024-08-13T08:04:00Z">
                    <w:del w:id="7421" w:author="User" w:date="2025-08-20T11:53:00Z">
                      <w:r w:rsidRPr="008C7568" w:rsidDel="00DD0828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7422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聯課時間：</w:delText>
                      </w:r>
                      <w:r w:rsidRPr="008C7568" w:rsidDel="00DD0828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7423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09/05</w:delText>
                      </w:r>
                      <w:r w:rsidRPr="008C7568" w:rsidDel="00DD0828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7424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DD0828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7425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09/12</w:delText>
                      </w:r>
                      <w:r w:rsidRPr="008C7568" w:rsidDel="00DD0828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7426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DD0828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7427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10/03</w:delText>
                      </w:r>
                      <w:r w:rsidRPr="008C7568" w:rsidDel="00DD0828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7428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DD0828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7429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10/17</w:delText>
                      </w:r>
                      <w:r w:rsidRPr="008C7568" w:rsidDel="00DD0828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7430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DD0828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7431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10/24</w:delText>
                      </w:r>
                      <w:r w:rsidRPr="008C7568" w:rsidDel="00DD0828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7432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DD0828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7433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11/28</w:delText>
                      </w:r>
                      <w:r w:rsidRPr="008C7568" w:rsidDel="00DD0828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7434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DD0828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7435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12/05</w:delText>
                      </w:r>
                      <w:r w:rsidRPr="008C7568" w:rsidDel="00DD0828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7436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DD0828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7437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12/19</w:delText>
                      </w:r>
                      <w:r w:rsidRPr="008C7568" w:rsidDel="00DD0828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7438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DD0828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7439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01/09</w:delText>
                      </w:r>
                    </w:del>
                  </w:ins>
                  <w:del w:id="7440" w:author="Windows 使用者" w:date="2024-08-12T13:35:00Z">
                    <w:r w:rsidR="007E1983"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7441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技藝時間：</w:delText>
                    </w:r>
                    <w:r w:rsidR="007E1983"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7442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09/05</w:delText>
                    </w:r>
                    <w:r w:rsidR="007E1983"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7443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7444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09/19</w:delText>
                    </w:r>
                    <w:r w:rsidR="007E1983"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7445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7446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10/03</w:delText>
                    </w:r>
                    <w:r w:rsidR="007E1983"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7447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7448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10/24</w:delText>
                    </w:r>
                    <w:r w:rsidR="007E1983"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7449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7450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11/07</w:delText>
                    </w:r>
                    <w:r w:rsidR="007E1983"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7451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7452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11/21</w:delText>
                    </w:r>
                    <w:r w:rsidR="007E1983"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7453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7454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12/05</w:delText>
                    </w:r>
                    <w:r w:rsidR="007E1983"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7455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7456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12/19</w:delText>
                    </w:r>
                    <w:r w:rsidR="007E1983"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7457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7458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01/02</w:delText>
                    </w:r>
                  </w:del>
                </w:p>
                <w:p w14:paraId="1383E284" w14:textId="3D035FD2" w:rsidR="003F46B5" w:rsidRPr="00710858" w:rsidRDefault="007E1983" w:rsidP="007E1983">
                  <w:pPr>
                    <w:snapToGrid w:val="0"/>
                    <w:spacing w:beforeLines="20" w:before="72" w:afterLines="20" w:after="72"/>
                    <w:jc w:val="both"/>
                    <w:rPr>
                      <w:rFonts w:eastAsia="標楷體"/>
                      <w:sz w:val="26"/>
                      <w:szCs w:val="26"/>
                      <w:rPrChange w:id="745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del w:id="7460" w:author="Windows 使用者" w:date="2024-08-12T13:35:00Z">
                    <w:r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7461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聯課時間：</w:delText>
                    </w:r>
                    <w:r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7462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08/31</w:delText>
                    </w:r>
                    <w:r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7463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7464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09/07</w:delText>
                    </w:r>
                    <w:r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7465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7466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09/21</w:delText>
                    </w:r>
                    <w:r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7467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7468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10/12</w:delText>
                    </w:r>
                    <w:r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7469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7470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11/02</w:delText>
                    </w:r>
                    <w:r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7471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7472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11/16</w:delText>
                    </w:r>
                    <w:r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7473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7474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11/23</w:delText>
                    </w:r>
                    <w:r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7475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7476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12/14</w:delText>
                    </w:r>
                    <w:r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7477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7478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12/21</w:delText>
                    </w:r>
                    <w:r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7479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7480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01/11</w:delText>
                    </w:r>
                  </w:del>
                </w:p>
              </w:tc>
            </w:tr>
          </w:tbl>
          <w:p w14:paraId="1A9A6035" w14:textId="77777777" w:rsidR="00387BEB" w:rsidRPr="00710858" w:rsidRDefault="00387BEB" w:rsidP="00387BEB">
            <w:pPr>
              <w:jc w:val="center"/>
              <w:rPr>
                <w:rPrChange w:id="7481" w:author="User" w:date="2025-08-27T11:49:00Z">
                  <w:rPr>
                    <w:color w:val="000000" w:themeColor="text1"/>
                  </w:rPr>
                </w:rPrChange>
              </w:rPr>
            </w:pPr>
          </w:p>
        </w:tc>
      </w:tr>
      <w:tr w:rsidR="00710858" w:rsidRPr="00710858" w14:paraId="12AEA7CD" w14:textId="77777777" w:rsidTr="00AB0495">
        <w:tc>
          <w:tcPr>
            <w:tcW w:w="10682" w:type="dxa"/>
          </w:tcPr>
          <w:tbl>
            <w:tblPr>
              <w:tblpPr w:leftFromText="180" w:rightFromText="180" w:vertAnchor="page" w:horzAnchor="margin" w:tblpXSpec="center" w:tblpY="901"/>
              <w:tblW w:w="1066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201"/>
              <w:gridCol w:w="525"/>
              <w:gridCol w:w="1574"/>
              <w:gridCol w:w="503"/>
              <w:gridCol w:w="1371"/>
              <w:gridCol w:w="1373"/>
              <w:gridCol w:w="1374"/>
              <w:gridCol w:w="1372"/>
              <w:gridCol w:w="1372"/>
            </w:tblGrid>
            <w:tr w:rsidR="00710858" w:rsidRPr="00710858" w14:paraId="28BFE741" w14:textId="77777777" w:rsidTr="003E7301">
              <w:trPr>
                <w:trHeight w:val="719"/>
              </w:trPr>
              <w:tc>
                <w:tcPr>
                  <w:tcW w:w="3803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0858F8C" w14:textId="77777777" w:rsidR="00DA4A79" w:rsidRPr="00710858" w:rsidRDefault="00DA4A79" w:rsidP="00DA4A79">
                  <w:pPr>
                    <w:spacing w:line="400" w:lineRule="exact"/>
                    <w:ind w:rightChars="72" w:right="173"/>
                    <w:rPr>
                      <w:rFonts w:eastAsia="標楷體"/>
                      <w:sz w:val="40"/>
                      <w:szCs w:val="40"/>
                      <w:rPrChange w:id="7482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</w:pPr>
                </w:p>
              </w:tc>
              <w:tc>
                <w:tcPr>
                  <w:tcW w:w="6862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EE094F9" w14:textId="5D7D88E3" w:rsidR="00DA4A79" w:rsidRPr="00710858" w:rsidRDefault="00DA4A79" w:rsidP="00307CA9">
                  <w:pPr>
                    <w:spacing w:line="400" w:lineRule="exact"/>
                    <w:ind w:rightChars="532" w:right="1277"/>
                    <w:rPr>
                      <w:rFonts w:eastAsia="標楷體"/>
                      <w:sz w:val="40"/>
                      <w:szCs w:val="40"/>
                      <w:rPrChange w:id="7483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0"/>
                      <w:szCs w:val="40"/>
                      <w:rPrChange w:id="7484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 xml:space="preserve">     </w:t>
                  </w:r>
                  <w:r w:rsidRPr="00710858">
                    <w:rPr>
                      <w:rFonts w:eastAsia="標楷體" w:hint="eastAsia"/>
                      <w:sz w:val="40"/>
                      <w:szCs w:val="40"/>
                      <w:rPrChange w:id="7485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教</w:t>
                  </w:r>
                  <w:r w:rsidRPr="00710858">
                    <w:rPr>
                      <w:rFonts w:eastAsia="標楷體"/>
                      <w:sz w:val="40"/>
                      <w:szCs w:val="40"/>
                      <w:rPrChange w:id="7486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 xml:space="preserve">     </w:t>
                  </w:r>
                  <w:r w:rsidRPr="00710858">
                    <w:rPr>
                      <w:rFonts w:eastAsia="標楷體" w:hint="eastAsia"/>
                      <w:sz w:val="40"/>
                      <w:szCs w:val="40"/>
                      <w:rPrChange w:id="7487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師：</w:t>
                  </w:r>
                  <w:ins w:id="7488" w:author="User" w:date="2025-08-19T10:39:00Z">
                    <w:r w:rsidR="00D91783" w:rsidRPr="00710858">
                      <w:rPr>
                        <w:rFonts w:eastAsia="標楷體" w:hint="eastAsia"/>
                        <w:sz w:val="40"/>
                        <w:szCs w:val="40"/>
                        <w:rPrChange w:id="748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40"/>
                            <w:szCs w:val="40"/>
                          </w:rPr>
                        </w:rPrChange>
                      </w:rPr>
                      <w:t>張尹馨</w:t>
                    </w:r>
                  </w:ins>
                  <w:ins w:id="7490" w:author="Windows 使用者" w:date="2024-08-06T14:22:00Z">
                    <w:del w:id="7491" w:author="User" w:date="2025-08-19T10:39:00Z">
                      <w:r w:rsidR="000A278A" w:rsidRPr="00710858" w:rsidDel="00D91783">
                        <w:rPr>
                          <w:rFonts w:eastAsia="標楷體" w:hint="eastAsia"/>
                          <w:sz w:val="40"/>
                          <w:szCs w:val="40"/>
                          <w:rPrChange w:id="7492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40"/>
                              <w:szCs w:val="40"/>
                            </w:rPr>
                          </w:rPrChange>
                        </w:rPr>
                        <w:delText>王晏庭</w:delText>
                      </w:r>
                    </w:del>
                  </w:ins>
                  <w:del w:id="7493" w:author="Windows 使用者" w:date="2024-08-06T14:21:00Z">
                    <w:r w:rsidR="005E6D9E" w:rsidRPr="00710858" w:rsidDel="000A278A">
                      <w:rPr>
                        <w:rFonts w:eastAsia="標楷體" w:hint="eastAsia"/>
                        <w:sz w:val="40"/>
                        <w:szCs w:val="40"/>
                        <w:rPrChange w:id="749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40"/>
                            <w:szCs w:val="40"/>
                          </w:rPr>
                        </w:rPrChange>
                      </w:rPr>
                      <w:delText>林丞宇</w:delText>
                    </w:r>
                  </w:del>
                  <w:r w:rsidRPr="00710858">
                    <w:rPr>
                      <w:rFonts w:eastAsia="標楷體" w:hint="eastAsia"/>
                      <w:sz w:val="40"/>
                      <w:szCs w:val="40"/>
                      <w:rPrChange w:id="7495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老師</w:t>
                  </w:r>
                </w:p>
              </w:tc>
            </w:tr>
            <w:tr w:rsidR="00710858" w:rsidRPr="00710858" w14:paraId="75EF4E47" w14:textId="77777777" w:rsidTr="003E7301">
              <w:tc>
                <w:tcPr>
                  <w:tcW w:w="3803" w:type="dxa"/>
                  <w:gridSpan w:val="4"/>
                  <w:tcBorders>
                    <w:bottom w:val="nil"/>
                  </w:tcBorders>
                </w:tcPr>
                <w:p w14:paraId="651782F0" w14:textId="357D58AF" w:rsidR="00DA4A79" w:rsidRPr="00710858" w:rsidRDefault="0031720C" w:rsidP="00DA4A79">
                  <w:pPr>
                    <w:spacing w:line="400" w:lineRule="exact"/>
                    <w:ind w:leftChars="221" w:left="530" w:rightChars="227" w:right="545"/>
                    <w:jc w:val="distribute"/>
                    <w:rPr>
                      <w:rFonts w:eastAsia="標楷體"/>
                      <w:rPrChange w:id="749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36"/>
                      <w:rPrChange w:id="749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</w:rPr>
                      </w:rPrChange>
                    </w:rPr>
                    <w:t>1</w:t>
                  </w:r>
                  <w:r w:rsidR="001A5643" w:rsidRPr="00710858">
                    <w:rPr>
                      <w:rFonts w:eastAsia="標楷體"/>
                      <w:sz w:val="36"/>
                      <w:rPrChange w:id="749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</w:rPr>
                      </w:rPrChange>
                    </w:rPr>
                    <w:t>1</w:t>
                  </w:r>
                  <w:ins w:id="7499" w:author="User" w:date="2025-08-19T10:38:00Z">
                    <w:r w:rsidR="00D91783" w:rsidRPr="00710858">
                      <w:rPr>
                        <w:rFonts w:eastAsia="標楷體"/>
                        <w:sz w:val="36"/>
                        <w:rPrChange w:id="7500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</w:rPr>
                        </w:rPrChange>
                      </w:rPr>
                      <w:t>4</w:t>
                    </w:r>
                  </w:ins>
                  <w:ins w:id="7501" w:author="Windows 使用者" w:date="2024-08-02T14:29:00Z">
                    <w:del w:id="7502" w:author="User" w:date="2025-08-19T10:38:00Z">
                      <w:r w:rsidR="009A6733" w:rsidRPr="00710858" w:rsidDel="00D91783">
                        <w:rPr>
                          <w:rFonts w:eastAsia="標楷體"/>
                          <w:sz w:val="36"/>
                          <w:rPrChange w:id="7503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</w:rPr>
                          </w:rPrChange>
                        </w:rPr>
                        <w:delText>3</w:delText>
                      </w:r>
                    </w:del>
                  </w:ins>
                  <w:del w:id="7504" w:author="Windows 使用者" w:date="2024-08-02T14:29:00Z">
                    <w:r w:rsidR="001A5643" w:rsidRPr="00710858" w:rsidDel="009A6733">
                      <w:rPr>
                        <w:rFonts w:eastAsia="標楷體"/>
                        <w:sz w:val="36"/>
                        <w:rPrChange w:id="7505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</w:rPr>
                        </w:rPrChange>
                      </w:rPr>
                      <w:delText>2</w:delText>
                    </w:r>
                  </w:del>
                  <w:r w:rsidR="005025B5" w:rsidRPr="00710858">
                    <w:rPr>
                      <w:rFonts w:eastAsia="標楷體" w:hint="eastAsia"/>
                      <w:sz w:val="36"/>
                      <w:rPrChange w:id="7506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</w:rPr>
                      </w:rPrChange>
                    </w:rPr>
                    <w:t>學年度</w:t>
                  </w:r>
                  <w:ins w:id="7507" w:author="User" w:date="2025-11-28T15:41:00Z">
                    <w:r w:rsidR="002F7BD4">
                      <w:rPr>
                        <w:rFonts w:eastAsia="標楷體" w:hint="eastAsia"/>
                        <w:sz w:val="20"/>
                        <w:szCs w:val="40"/>
                      </w:rPr>
                      <w:t>01</w:t>
                    </w:r>
                    <w:r w:rsidR="002F7BD4" w:rsidRPr="007D068A">
                      <w:rPr>
                        <w:rFonts w:eastAsia="標楷體"/>
                        <w:sz w:val="20"/>
                        <w:szCs w:val="40"/>
                      </w:rPr>
                      <w:t>/</w:t>
                    </w:r>
                    <w:r w:rsidR="002F7BD4">
                      <w:rPr>
                        <w:rFonts w:eastAsia="標楷體" w:hint="eastAsia"/>
                        <w:sz w:val="20"/>
                        <w:szCs w:val="40"/>
                      </w:rPr>
                      <w:t>05</w:t>
                    </w:r>
                  </w:ins>
                  <w:del w:id="7508" w:author="User" w:date="2025-11-28T15:41:00Z">
                    <w:r w:rsidR="006922DE" w:rsidRPr="00710858" w:rsidDel="002F7BD4">
                      <w:rPr>
                        <w:rFonts w:eastAsia="標楷體"/>
                        <w:sz w:val="20"/>
                        <w:szCs w:val="40"/>
                        <w:rPrChange w:id="7509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08</w:delText>
                    </w:r>
                    <w:r w:rsidR="000C50A0" w:rsidRPr="00710858" w:rsidDel="002F7BD4">
                      <w:rPr>
                        <w:rFonts w:eastAsia="標楷體"/>
                        <w:sz w:val="20"/>
                        <w:szCs w:val="40"/>
                        <w:rPrChange w:id="7510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/</w:delText>
                    </w:r>
                  </w:del>
                  <w:ins w:id="7511" w:author="Windows 使用者" w:date="2024-08-07T09:10:00Z">
                    <w:del w:id="7512" w:author="User" w:date="2025-08-19T10:38:00Z">
                      <w:r w:rsidR="00CC029C" w:rsidRPr="00710858" w:rsidDel="00D91783">
                        <w:rPr>
                          <w:rFonts w:eastAsia="標楷體"/>
                          <w:sz w:val="20"/>
                          <w:szCs w:val="40"/>
                          <w:rPrChange w:id="7513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40"/>
                            </w:rPr>
                          </w:rPrChange>
                        </w:rPr>
                        <w:delText>07</w:delText>
                      </w:r>
                    </w:del>
                  </w:ins>
                  <w:del w:id="7514" w:author="Windows 使用者" w:date="2024-08-07T09:10:00Z">
                    <w:r w:rsidR="001A5643" w:rsidRPr="00710858" w:rsidDel="00CC029C">
                      <w:rPr>
                        <w:rFonts w:eastAsia="標楷體"/>
                        <w:sz w:val="20"/>
                        <w:szCs w:val="40"/>
                        <w:rPrChange w:id="7515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23</w:delText>
                    </w:r>
                  </w:del>
                  <w:r w:rsidR="005025B5" w:rsidRPr="00710858">
                    <w:rPr>
                      <w:rFonts w:eastAsia="標楷體" w:hint="eastAsia"/>
                      <w:sz w:val="20"/>
                      <w:szCs w:val="40"/>
                      <w:rPrChange w:id="7516" w:author="User" w:date="2025-08-27T11:49:00Z">
                        <w:rPr>
                          <w:rFonts w:eastAsia="標楷體" w:hint="eastAsia"/>
                          <w:color w:val="000000" w:themeColor="text1"/>
                          <w:sz w:val="20"/>
                          <w:szCs w:val="40"/>
                        </w:rPr>
                      </w:rPrChange>
                    </w:rPr>
                    <w:t>製</w:t>
                  </w:r>
                </w:p>
              </w:tc>
              <w:tc>
                <w:tcPr>
                  <w:tcW w:w="6862" w:type="dxa"/>
                  <w:gridSpan w:val="5"/>
                  <w:tcBorders>
                    <w:bottom w:val="nil"/>
                  </w:tcBorders>
                </w:tcPr>
                <w:p w14:paraId="52071CF9" w14:textId="77777777" w:rsidR="00DA4A79" w:rsidRPr="00710858" w:rsidRDefault="00DA4A79" w:rsidP="00DA4A79">
                  <w:pPr>
                    <w:spacing w:line="400" w:lineRule="exact"/>
                    <w:ind w:leftChars="507" w:left="1217" w:rightChars="532" w:right="1277"/>
                    <w:jc w:val="distribute"/>
                    <w:rPr>
                      <w:rFonts w:eastAsia="標楷體"/>
                      <w:rPrChange w:id="751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rPrChange w:id="7518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</w:rPr>
                      </w:rPrChange>
                    </w:rPr>
                    <w:t>週課表</w:t>
                  </w:r>
                </w:p>
              </w:tc>
            </w:tr>
            <w:tr w:rsidR="00710858" w:rsidRPr="00710858" w14:paraId="1787EED9" w14:textId="77777777" w:rsidTr="003E7301">
              <w:trPr>
                <w:cantSplit/>
              </w:trPr>
              <w:tc>
                <w:tcPr>
                  <w:tcW w:w="3803" w:type="dxa"/>
                  <w:gridSpan w:val="4"/>
                  <w:vMerge w:val="restart"/>
                  <w:tcBorders>
                    <w:tl2br w:val="single" w:sz="4" w:space="0" w:color="auto"/>
                  </w:tcBorders>
                </w:tcPr>
                <w:p w14:paraId="789AE11E" w14:textId="77777777" w:rsidR="00DA4A79" w:rsidRPr="00710858" w:rsidRDefault="00DA4A79" w:rsidP="00DA4A79">
                  <w:pPr>
                    <w:spacing w:line="180" w:lineRule="exact"/>
                    <w:jc w:val="right"/>
                    <w:rPr>
                      <w:rFonts w:eastAsia="標楷體"/>
                      <w:sz w:val="16"/>
                      <w:szCs w:val="16"/>
                      <w:rPrChange w:id="7519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7520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星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7521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7522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期</w:t>
                  </w:r>
                </w:p>
                <w:p w14:paraId="68BB2851" w14:textId="77777777" w:rsidR="00DA4A79" w:rsidRPr="00710858" w:rsidRDefault="00DA4A79" w:rsidP="00DA4A79">
                  <w:pPr>
                    <w:wordWrap w:val="0"/>
                    <w:spacing w:line="180" w:lineRule="exact"/>
                    <w:jc w:val="right"/>
                    <w:rPr>
                      <w:rFonts w:eastAsia="標楷體"/>
                      <w:sz w:val="16"/>
                      <w:szCs w:val="16"/>
                      <w:rPrChange w:id="7523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7524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科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7525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7526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目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7527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 Week</w:t>
                  </w:r>
                </w:p>
                <w:p w14:paraId="6F06A555" w14:textId="77777777" w:rsidR="00DA4A79" w:rsidRPr="00710858" w:rsidRDefault="00DA4A79" w:rsidP="00DA4A79">
                  <w:pPr>
                    <w:spacing w:line="180" w:lineRule="exact"/>
                    <w:rPr>
                      <w:rFonts w:eastAsia="標楷體"/>
                      <w:sz w:val="16"/>
                      <w:szCs w:val="16"/>
                      <w:rPrChange w:id="7528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7529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節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7530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7531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次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7532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                       Subject</w:t>
                  </w:r>
                </w:p>
                <w:p w14:paraId="6D019C05" w14:textId="77777777" w:rsidR="00DA4A79" w:rsidRPr="00710858" w:rsidRDefault="00DA4A79" w:rsidP="00DA4A79">
                  <w:pPr>
                    <w:spacing w:line="180" w:lineRule="exact"/>
                    <w:rPr>
                      <w:rFonts w:eastAsia="標楷體"/>
                      <w:rPrChange w:id="753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16"/>
                      <w:szCs w:val="16"/>
                      <w:rPrChange w:id="7534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Course        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7535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時間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7536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Time</w:t>
                  </w:r>
                </w:p>
              </w:tc>
              <w:tc>
                <w:tcPr>
                  <w:tcW w:w="1371" w:type="dxa"/>
                  <w:tcBorders>
                    <w:bottom w:val="nil"/>
                  </w:tcBorders>
                  <w:vAlign w:val="center"/>
                </w:tcPr>
                <w:p w14:paraId="71CB6C9E" w14:textId="77777777" w:rsidR="00DA4A79" w:rsidRPr="00710858" w:rsidRDefault="00DA4A79" w:rsidP="00DA4A79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753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7538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一</w:t>
                  </w:r>
                </w:p>
              </w:tc>
              <w:tc>
                <w:tcPr>
                  <w:tcW w:w="1373" w:type="dxa"/>
                  <w:tcBorders>
                    <w:bottom w:val="nil"/>
                  </w:tcBorders>
                  <w:vAlign w:val="center"/>
                </w:tcPr>
                <w:p w14:paraId="2412CC88" w14:textId="77777777" w:rsidR="00DA4A79" w:rsidRPr="00710858" w:rsidRDefault="00DA4A79" w:rsidP="00DA4A79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753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7540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二</w:t>
                  </w:r>
                </w:p>
              </w:tc>
              <w:tc>
                <w:tcPr>
                  <w:tcW w:w="1374" w:type="dxa"/>
                  <w:tcBorders>
                    <w:bottom w:val="nil"/>
                  </w:tcBorders>
                  <w:vAlign w:val="center"/>
                </w:tcPr>
                <w:p w14:paraId="003D3CE0" w14:textId="77777777" w:rsidR="00DA4A79" w:rsidRPr="00710858" w:rsidRDefault="00DA4A79" w:rsidP="00DA4A79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754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7542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三</w:t>
                  </w:r>
                </w:p>
              </w:tc>
              <w:tc>
                <w:tcPr>
                  <w:tcW w:w="1372" w:type="dxa"/>
                  <w:tcBorders>
                    <w:bottom w:val="nil"/>
                  </w:tcBorders>
                  <w:vAlign w:val="center"/>
                </w:tcPr>
                <w:p w14:paraId="48550B15" w14:textId="77777777" w:rsidR="00DA4A79" w:rsidRPr="00710858" w:rsidRDefault="00DA4A79" w:rsidP="00DA4A79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754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7544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四</w:t>
                  </w:r>
                </w:p>
              </w:tc>
              <w:tc>
                <w:tcPr>
                  <w:tcW w:w="1372" w:type="dxa"/>
                  <w:tcBorders>
                    <w:bottom w:val="nil"/>
                  </w:tcBorders>
                  <w:vAlign w:val="center"/>
                </w:tcPr>
                <w:p w14:paraId="0196F6D5" w14:textId="77777777" w:rsidR="00DA4A79" w:rsidRPr="00710858" w:rsidRDefault="00DA4A79" w:rsidP="00DA4A79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754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7546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五</w:t>
                  </w:r>
                </w:p>
              </w:tc>
            </w:tr>
            <w:tr w:rsidR="00710858" w:rsidRPr="00710858" w14:paraId="512CE234" w14:textId="77777777" w:rsidTr="003E7301">
              <w:trPr>
                <w:cantSplit/>
              </w:trPr>
              <w:tc>
                <w:tcPr>
                  <w:tcW w:w="3803" w:type="dxa"/>
                  <w:gridSpan w:val="4"/>
                  <w:vMerge/>
                </w:tcPr>
                <w:p w14:paraId="54E2A76A" w14:textId="77777777" w:rsidR="00DA4A79" w:rsidRPr="00710858" w:rsidRDefault="00DA4A79" w:rsidP="00DA4A79">
                  <w:pPr>
                    <w:spacing w:line="400" w:lineRule="exact"/>
                    <w:rPr>
                      <w:rFonts w:eastAsia="標楷體"/>
                      <w:rPrChange w:id="754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1371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163D75C6" w14:textId="77777777" w:rsidR="00DA4A79" w:rsidRPr="00710858" w:rsidRDefault="00DA4A79" w:rsidP="00DA4A79">
                  <w:pPr>
                    <w:jc w:val="center"/>
                    <w:rPr>
                      <w:rFonts w:eastAsia="標楷體"/>
                      <w:rPrChange w:id="754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754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Monday</w:t>
                  </w:r>
                </w:p>
              </w:tc>
              <w:tc>
                <w:tcPr>
                  <w:tcW w:w="1373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4EDBEA12" w14:textId="77777777" w:rsidR="00DA4A79" w:rsidRPr="00710858" w:rsidRDefault="00DA4A79" w:rsidP="00DA4A79">
                  <w:pPr>
                    <w:jc w:val="center"/>
                    <w:rPr>
                      <w:rFonts w:eastAsia="標楷體"/>
                      <w:rPrChange w:id="755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755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Tuesday</w:t>
                  </w:r>
                </w:p>
              </w:tc>
              <w:tc>
                <w:tcPr>
                  <w:tcW w:w="1374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65AF96C5" w14:textId="77777777" w:rsidR="00DA4A79" w:rsidRPr="00710858" w:rsidRDefault="00DA4A79" w:rsidP="00DA4A79">
                  <w:pPr>
                    <w:jc w:val="center"/>
                    <w:rPr>
                      <w:rFonts w:eastAsia="標楷體"/>
                      <w:spacing w:val="-20"/>
                      <w:rPrChange w:id="7552" w:author="User" w:date="2025-08-27T11:49:00Z">
                        <w:rPr>
                          <w:rFonts w:eastAsia="標楷體"/>
                          <w:color w:val="000000" w:themeColor="text1"/>
                          <w:spacing w:val="-20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pacing w:val="-20"/>
                      <w:rPrChange w:id="7553" w:author="User" w:date="2025-08-27T11:49:00Z">
                        <w:rPr>
                          <w:rFonts w:eastAsia="標楷體"/>
                          <w:color w:val="000000" w:themeColor="text1"/>
                          <w:spacing w:val="-20"/>
                        </w:rPr>
                      </w:rPrChange>
                    </w:rPr>
                    <w:t>Wednesday</w:t>
                  </w:r>
                </w:p>
              </w:tc>
              <w:tc>
                <w:tcPr>
                  <w:tcW w:w="1372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1C37E26E" w14:textId="77777777" w:rsidR="00DA4A79" w:rsidRPr="00710858" w:rsidRDefault="00DA4A79" w:rsidP="00DA4A79">
                  <w:pPr>
                    <w:jc w:val="center"/>
                    <w:rPr>
                      <w:rFonts w:eastAsia="標楷體"/>
                      <w:rPrChange w:id="755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755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Thursday</w:t>
                  </w:r>
                </w:p>
              </w:tc>
              <w:tc>
                <w:tcPr>
                  <w:tcW w:w="1372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26F647CA" w14:textId="77777777" w:rsidR="00DA4A79" w:rsidRPr="00710858" w:rsidRDefault="00DA4A79" w:rsidP="00DA4A79">
                  <w:pPr>
                    <w:jc w:val="center"/>
                    <w:rPr>
                      <w:rFonts w:eastAsia="標楷體"/>
                      <w:rPrChange w:id="755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755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Friday</w:t>
                  </w:r>
                </w:p>
              </w:tc>
            </w:tr>
            <w:tr w:rsidR="00710858" w:rsidRPr="00710858" w14:paraId="432CB380" w14:textId="77777777" w:rsidTr="003E7301">
              <w:trPr>
                <w:cantSplit/>
                <w:trHeight w:val="419"/>
              </w:trPr>
              <w:tc>
                <w:tcPr>
                  <w:tcW w:w="1201" w:type="dxa"/>
                  <w:vMerge w:val="restart"/>
                  <w:vAlign w:val="center"/>
                </w:tcPr>
                <w:p w14:paraId="41EECC38" w14:textId="77777777" w:rsidR="00DA4A79" w:rsidRPr="00710858" w:rsidRDefault="00DA4A79" w:rsidP="00DA4A79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7558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7559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上午</w:t>
                  </w:r>
                </w:p>
                <w:p w14:paraId="011D4655" w14:textId="77777777" w:rsidR="00DA4A79" w:rsidRPr="00710858" w:rsidRDefault="00DA4A79" w:rsidP="00DA4A79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7560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2"/>
                      <w:szCs w:val="22"/>
                      <w:rPrChange w:id="7561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2"/>
                        </w:rPr>
                      </w:rPrChange>
                    </w:rPr>
                    <w:t>Morning</w:t>
                  </w:r>
                </w:p>
              </w:tc>
              <w:tc>
                <w:tcPr>
                  <w:tcW w:w="2099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14:paraId="5B1FD104" w14:textId="77777777" w:rsidR="00DA4A79" w:rsidRPr="00710858" w:rsidRDefault="00DA4A79" w:rsidP="00DA4A79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756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756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7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7564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756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30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7566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756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8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7568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756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05</w:t>
                  </w:r>
                </w:p>
              </w:tc>
              <w:tc>
                <w:tcPr>
                  <w:tcW w:w="503" w:type="dxa"/>
                  <w:tcBorders>
                    <w:bottom w:val="single" w:sz="4" w:space="0" w:color="auto"/>
                  </w:tcBorders>
                  <w:vAlign w:val="center"/>
                </w:tcPr>
                <w:p w14:paraId="6EA271C0" w14:textId="77777777" w:rsidR="00DA4A79" w:rsidRPr="00710858" w:rsidRDefault="00DA4A79" w:rsidP="00DA4A79">
                  <w:pPr>
                    <w:snapToGrid w:val="0"/>
                    <w:jc w:val="center"/>
                    <w:rPr>
                      <w:rFonts w:eastAsia="標楷體"/>
                      <w:rPrChange w:id="757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757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35</w:t>
                  </w:r>
                </w:p>
              </w:tc>
              <w:tc>
                <w:tcPr>
                  <w:tcW w:w="6862" w:type="dxa"/>
                  <w:gridSpan w:val="5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8F2BC3F" w14:textId="77777777" w:rsidR="00DA4A79" w:rsidRPr="00710858" w:rsidRDefault="00DA4A79" w:rsidP="00DA4A79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2"/>
                      <w:szCs w:val="32"/>
                      <w:rPrChange w:id="7572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2"/>
                      <w:szCs w:val="32"/>
                      <w:rPrChange w:id="7573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升旗早會、早自習</w:t>
                  </w:r>
                </w:p>
              </w:tc>
            </w:tr>
            <w:tr w:rsidR="00710858" w:rsidRPr="00710858" w14:paraId="39475687" w14:textId="77777777" w:rsidTr="003E7301">
              <w:trPr>
                <w:cantSplit/>
              </w:trPr>
              <w:tc>
                <w:tcPr>
                  <w:tcW w:w="1201" w:type="dxa"/>
                  <w:vMerge/>
                  <w:vAlign w:val="center"/>
                </w:tcPr>
                <w:p w14:paraId="24EEFD95" w14:textId="77777777" w:rsidR="00DA4A79" w:rsidRPr="00710858" w:rsidRDefault="00DA4A79" w:rsidP="00DA4A79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757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7F830CED" w14:textId="77777777" w:rsidR="00DA4A79" w:rsidRPr="00710858" w:rsidRDefault="00DA4A79" w:rsidP="00DA4A79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7575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7576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1</w:t>
                  </w:r>
                </w:p>
              </w:tc>
              <w:tc>
                <w:tcPr>
                  <w:tcW w:w="1574" w:type="dxa"/>
                  <w:vAlign w:val="center"/>
                </w:tcPr>
                <w:p w14:paraId="6193CB18" w14:textId="77777777" w:rsidR="00DA4A79" w:rsidRPr="00710858" w:rsidRDefault="00DA4A79" w:rsidP="00DA4A79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757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757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8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757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758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</w:p>
                <w:p w14:paraId="7DE3403E" w14:textId="77777777" w:rsidR="00DA4A79" w:rsidRPr="00710858" w:rsidRDefault="00DA4A79" w:rsidP="00DA4A79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758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758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12247347" w14:textId="77777777" w:rsidR="00DA4A79" w:rsidRPr="00710858" w:rsidRDefault="00DA4A79" w:rsidP="00DA4A79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758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758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7585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758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</w:tc>
              <w:tc>
                <w:tcPr>
                  <w:tcW w:w="503" w:type="dxa"/>
                  <w:vAlign w:val="center"/>
                </w:tcPr>
                <w:p w14:paraId="1B671BE0" w14:textId="77777777" w:rsidR="00DA4A79" w:rsidRPr="00710858" w:rsidRDefault="00DA4A79" w:rsidP="00DA4A79">
                  <w:pPr>
                    <w:snapToGrid w:val="0"/>
                    <w:jc w:val="center"/>
                    <w:rPr>
                      <w:rFonts w:eastAsia="標楷體"/>
                      <w:rPrChange w:id="758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758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02D9DF77" w14:textId="52FD0B9B" w:rsidR="00D765D3" w:rsidRPr="00710858" w:rsidDel="00B27F67" w:rsidRDefault="00D765D3" w:rsidP="00D765D3">
                  <w:pPr>
                    <w:snapToGrid w:val="0"/>
                    <w:spacing w:line="400" w:lineRule="exact"/>
                    <w:jc w:val="center"/>
                    <w:rPr>
                      <w:del w:id="7589" w:author="Windows 使用者" w:date="2024-08-21T15:50:00Z"/>
                      <w:rFonts w:eastAsia="標楷體"/>
                      <w:sz w:val="36"/>
                      <w:szCs w:val="36"/>
                      <w:rPrChange w:id="7590" w:author="User" w:date="2025-08-27T11:49:00Z">
                        <w:rPr>
                          <w:del w:id="7591" w:author="Windows 使用者" w:date="2024-08-21T15:5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7592" w:author="Windows 使用者" w:date="2024-08-21T15:50:00Z">
                    <w:r w:rsidRPr="00710858" w:rsidDel="00B27F67">
                      <w:rPr>
                        <w:rFonts w:eastAsia="標楷體"/>
                        <w:sz w:val="36"/>
                        <w:szCs w:val="36"/>
                        <w:rPrChange w:id="7593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201</w:delText>
                    </w:r>
                  </w:del>
                </w:p>
                <w:p w14:paraId="20D2058D" w14:textId="50B31C83" w:rsidR="0047011F" w:rsidRPr="00710858" w:rsidRDefault="00D765D3" w:rsidP="00D765D3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759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7595" w:author="Windows 使用者" w:date="2024-08-21T15:50:00Z">
                    <w:r w:rsidRPr="00710858" w:rsidDel="00B27F67">
                      <w:rPr>
                        <w:rFonts w:eastAsia="標楷體" w:hint="eastAsia"/>
                        <w:sz w:val="36"/>
                        <w:szCs w:val="36"/>
                        <w:rPrChange w:id="759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視覺</w:delText>
                    </w:r>
                  </w:del>
                </w:p>
              </w:tc>
              <w:tc>
                <w:tcPr>
                  <w:tcW w:w="1373" w:type="dxa"/>
                  <w:vAlign w:val="center"/>
                </w:tcPr>
                <w:p w14:paraId="342BB476" w14:textId="77777777" w:rsidR="00DA4A79" w:rsidRPr="00710858" w:rsidRDefault="00DA4A79" w:rsidP="00307CA9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759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4" w:type="dxa"/>
                  <w:vAlign w:val="center"/>
                </w:tcPr>
                <w:p w14:paraId="71079EE3" w14:textId="77777777" w:rsidR="002F7BD4" w:rsidRPr="002F7BD4" w:rsidRDefault="002F7BD4" w:rsidP="002F7BD4">
                  <w:pPr>
                    <w:snapToGrid w:val="0"/>
                    <w:jc w:val="center"/>
                    <w:rPr>
                      <w:ins w:id="7598" w:author="User" w:date="2025-11-28T15:41:00Z"/>
                      <w:rFonts w:eastAsia="標楷體"/>
                      <w:color w:val="FF0000"/>
                      <w:sz w:val="36"/>
                      <w:szCs w:val="36"/>
                      <w:rPrChange w:id="7599" w:author="User" w:date="2025-11-28T15:41:00Z">
                        <w:rPr>
                          <w:ins w:id="7600" w:author="User" w:date="2025-11-28T15:41:00Z"/>
                          <w:rFonts w:eastAsia="標楷體"/>
                          <w:sz w:val="36"/>
                          <w:szCs w:val="36"/>
                        </w:rPr>
                      </w:rPrChange>
                    </w:rPr>
                  </w:pPr>
                  <w:ins w:id="7601" w:author="User" w:date="2025-11-28T15:41:00Z">
                    <w:r w:rsidRPr="002F7BD4">
                      <w:rPr>
                        <w:rFonts w:eastAsia="標楷體"/>
                        <w:color w:val="FF0000"/>
                        <w:sz w:val="36"/>
                        <w:szCs w:val="36"/>
                        <w:rPrChange w:id="7602" w:author="User" w:date="2025-11-28T15:41:00Z">
                          <w:rPr>
                            <w:rFonts w:eastAsia="標楷體"/>
                            <w:sz w:val="36"/>
                            <w:szCs w:val="36"/>
                          </w:rPr>
                        </w:rPrChange>
                      </w:rPr>
                      <w:t>201</w:t>
                    </w:r>
                  </w:ins>
                </w:p>
                <w:p w14:paraId="6744AC2B" w14:textId="4C676918" w:rsidR="00EC3605" w:rsidRPr="00710858" w:rsidDel="00D87D66" w:rsidRDefault="002F7BD4" w:rsidP="002F7BD4">
                  <w:pPr>
                    <w:snapToGrid w:val="0"/>
                    <w:spacing w:line="400" w:lineRule="exact"/>
                    <w:jc w:val="center"/>
                    <w:rPr>
                      <w:del w:id="7603" w:author="Windows 使用者" w:date="2024-08-12T11:46:00Z"/>
                      <w:rFonts w:eastAsia="標楷體"/>
                      <w:sz w:val="36"/>
                      <w:szCs w:val="36"/>
                      <w:rPrChange w:id="7604" w:author="User" w:date="2025-08-27T11:49:00Z">
                        <w:rPr>
                          <w:del w:id="7605" w:author="Windows 使用者" w:date="2024-08-12T11:46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606" w:author="User" w:date="2025-11-28T15:41:00Z">
                    <w:r w:rsidRPr="002F7BD4">
                      <w:rPr>
                        <w:rFonts w:eastAsia="標楷體"/>
                        <w:color w:val="FF0000"/>
                        <w:sz w:val="36"/>
                        <w:szCs w:val="36"/>
                        <w:rPrChange w:id="7607" w:author="User" w:date="2025-11-28T15:41:00Z">
                          <w:rPr>
                            <w:rFonts w:eastAsia="標楷體"/>
                            <w:sz w:val="36"/>
                            <w:szCs w:val="36"/>
                          </w:rPr>
                        </w:rPrChange>
                      </w:rPr>
                      <w:t xml:space="preserve"> </w:t>
                    </w:r>
                    <w:r w:rsidRPr="002F7BD4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7608" w:author="User" w:date="2025-11-28T15:41:00Z">
                          <w:rPr>
                            <w:rFonts w:eastAsia="標楷體" w:hint="eastAsia"/>
                            <w:sz w:val="36"/>
                            <w:szCs w:val="36"/>
                          </w:rPr>
                        </w:rPrChange>
                      </w:rPr>
                      <w:t>音樂</w:t>
                    </w:r>
                  </w:ins>
                  <w:del w:id="7609" w:author="Windows 使用者" w:date="2024-08-12T11:46:00Z">
                    <w:r w:rsidR="00EC3605" w:rsidRPr="00710858" w:rsidDel="00D87D66">
                      <w:rPr>
                        <w:rFonts w:eastAsia="標楷體" w:hint="eastAsia"/>
                        <w:sz w:val="36"/>
                        <w:szCs w:val="36"/>
                        <w:rPrChange w:id="761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※</w:delText>
                    </w:r>
                    <w:r w:rsidR="00EC3605" w:rsidRPr="00710858" w:rsidDel="00D87D66">
                      <w:rPr>
                        <w:rFonts w:eastAsia="標楷體"/>
                        <w:sz w:val="36"/>
                        <w:szCs w:val="36"/>
                        <w:rPrChange w:id="7611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301</w:delText>
                    </w:r>
                  </w:del>
                </w:p>
                <w:p w14:paraId="0BB6DC3A" w14:textId="16F4C6FA" w:rsidR="00255205" w:rsidRPr="00710858" w:rsidRDefault="00EC3605" w:rsidP="00EC3605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761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7613" w:author="Windows 使用者" w:date="2024-08-12T11:46:00Z">
                    <w:r w:rsidRPr="00710858" w:rsidDel="00D87D66">
                      <w:rPr>
                        <w:rFonts w:eastAsia="標楷體" w:hint="eastAsia"/>
                        <w:sz w:val="36"/>
                        <w:szCs w:val="36"/>
                        <w:rPrChange w:id="761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音樂</w:delText>
                    </w:r>
                  </w:del>
                </w:p>
              </w:tc>
              <w:tc>
                <w:tcPr>
                  <w:tcW w:w="1372" w:type="dxa"/>
                  <w:vAlign w:val="center"/>
                </w:tcPr>
                <w:p w14:paraId="409213B7" w14:textId="77C58881" w:rsidR="009A5AFD" w:rsidRPr="00710858" w:rsidDel="00D87D66" w:rsidRDefault="009A5AFD" w:rsidP="00D87D66">
                  <w:pPr>
                    <w:snapToGrid w:val="0"/>
                    <w:spacing w:line="400" w:lineRule="exact"/>
                    <w:jc w:val="center"/>
                    <w:rPr>
                      <w:del w:id="7615" w:author="Windows 使用者" w:date="2024-08-12T11:48:00Z"/>
                      <w:rFonts w:eastAsia="標楷體"/>
                      <w:sz w:val="36"/>
                      <w:szCs w:val="36"/>
                      <w:rPrChange w:id="7616" w:author="User" w:date="2025-08-27T11:49:00Z">
                        <w:rPr>
                          <w:del w:id="7617" w:author="Windows 使用者" w:date="2024-08-12T11:4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7618" w:author="Windows 使用者" w:date="2024-08-12T11:48:00Z">
                    <w:r w:rsidRPr="00710858" w:rsidDel="00D87D66">
                      <w:rPr>
                        <w:rFonts w:eastAsia="標楷體"/>
                        <w:sz w:val="36"/>
                        <w:szCs w:val="36"/>
                        <w:rPrChange w:id="7619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101</w:delText>
                    </w:r>
                  </w:del>
                </w:p>
                <w:p w14:paraId="012B49E2" w14:textId="424B1CF9" w:rsidR="0047011F" w:rsidRPr="00710858" w:rsidRDefault="009A5AFD" w:rsidP="009A5AFD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762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7621" w:author="Windows 使用者" w:date="2024-08-12T11:48:00Z">
                    <w:r w:rsidRPr="00710858" w:rsidDel="00D87D66">
                      <w:rPr>
                        <w:rFonts w:eastAsia="標楷體" w:hint="eastAsia"/>
                        <w:sz w:val="36"/>
                        <w:szCs w:val="36"/>
                        <w:rPrChange w:id="762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表演</w:delText>
                    </w:r>
                  </w:del>
                </w:p>
              </w:tc>
              <w:tc>
                <w:tcPr>
                  <w:tcW w:w="1372" w:type="dxa"/>
                  <w:vAlign w:val="center"/>
                </w:tcPr>
                <w:p w14:paraId="41C36B1A" w14:textId="0820977F" w:rsidR="0042511F" w:rsidRPr="00710858" w:rsidDel="00D87D66" w:rsidRDefault="0042511F" w:rsidP="0042511F">
                  <w:pPr>
                    <w:snapToGrid w:val="0"/>
                    <w:spacing w:line="400" w:lineRule="exact"/>
                    <w:jc w:val="center"/>
                    <w:rPr>
                      <w:del w:id="7623" w:author="Windows 使用者" w:date="2024-08-12T11:49:00Z"/>
                      <w:rFonts w:eastAsia="標楷體"/>
                      <w:sz w:val="36"/>
                      <w:szCs w:val="36"/>
                      <w:rPrChange w:id="7624" w:author="User" w:date="2025-08-27T11:49:00Z">
                        <w:rPr>
                          <w:del w:id="7625" w:author="Windows 使用者" w:date="2024-08-12T11:49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7626" w:author="Windows 使用者" w:date="2024-08-12T11:49:00Z">
                    <w:r w:rsidRPr="00710858" w:rsidDel="00D87D66">
                      <w:rPr>
                        <w:rFonts w:eastAsia="標楷體"/>
                        <w:sz w:val="36"/>
                        <w:szCs w:val="36"/>
                        <w:rPrChange w:id="7627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201</w:delText>
                    </w:r>
                  </w:del>
                </w:p>
                <w:p w14:paraId="74BE080A" w14:textId="6560A3CC" w:rsidR="00DA4A79" w:rsidRPr="00710858" w:rsidRDefault="0042511F" w:rsidP="0042511F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762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7629" w:author="Windows 使用者" w:date="2024-08-12T11:49:00Z">
                    <w:r w:rsidRPr="00710858" w:rsidDel="00D87D66">
                      <w:rPr>
                        <w:rFonts w:eastAsia="標楷體" w:hint="eastAsia"/>
                        <w:sz w:val="36"/>
                        <w:szCs w:val="36"/>
                        <w:rPrChange w:id="763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表演</w:delText>
                    </w:r>
                  </w:del>
                </w:p>
              </w:tc>
            </w:tr>
            <w:tr w:rsidR="00710858" w:rsidRPr="00710858" w14:paraId="5FD9DE75" w14:textId="77777777" w:rsidTr="003E7301">
              <w:trPr>
                <w:cantSplit/>
              </w:trPr>
              <w:tc>
                <w:tcPr>
                  <w:tcW w:w="1201" w:type="dxa"/>
                  <w:vMerge/>
                  <w:vAlign w:val="center"/>
                </w:tcPr>
                <w:p w14:paraId="00CF57D5" w14:textId="77777777" w:rsidR="00DA4A79" w:rsidRPr="00710858" w:rsidRDefault="00DA4A79" w:rsidP="00DA4A79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763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2D69313D" w14:textId="77777777" w:rsidR="00DA4A79" w:rsidRPr="00710858" w:rsidRDefault="00DA4A79" w:rsidP="00DA4A79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7632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7633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2</w:t>
                  </w:r>
                </w:p>
              </w:tc>
              <w:tc>
                <w:tcPr>
                  <w:tcW w:w="1574" w:type="dxa"/>
                  <w:vAlign w:val="center"/>
                </w:tcPr>
                <w:p w14:paraId="3792C71B" w14:textId="77777777" w:rsidR="00DA4A79" w:rsidRPr="00710858" w:rsidRDefault="00DA4A79" w:rsidP="00DA4A79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763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763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7636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763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</w:p>
                <w:p w14:paraId="14ED22E7" w14:textId="77777777" w:rsidR="00DA4A79" w:rsidRPr="00710858" w:rsidRDefault="00DA4A79" w:rsidP="00DA4A79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763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763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6860A9AB" w14:textId="77777777" w:rsidR="00DA4A79" w:rsidRPr="00710858" w:rsidRDefault="00DA4A79" w:rsidP="00DA4A79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764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764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7642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764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</w:tc>
              <w:tc>
                <w:tcPr>
                  <w:tcW w:w="503" w:type="dxa"/>
                  <w:vAlign w:val="center"/>
                </w:tcPr>
                <w:p w14:paraId="5F59F656" w14:textId="77777777" w:rsidR="00DA4A79" w:rsidRPr="00710858" w:rsidRDefault="00DA4A79" w:rsidP="00DA4A79">
                  <w:pPr>
                    <w:snapToGrid w:val="0"/>
                    <w:jc w:val="center"/>
                    <w:rPr>
                      <w:rFonts w:eastAsia="標楷體"/>
                      <w:rPrChange w:id="764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764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tcBorders>
                    <w:bottom w:val="single" w:sz="4" w:space="0" w:color="auto"/>
                  </w:tcBorders>
                  <w:vAlign w:val="center"/>
                </w:tcPr>
                <w:p w14:paraId="194C2CB1" w14:textId="77777777" w:rsidR="00DA4A79" w:rsidRPr="00710858" w:rsidRDefault="00DA4A79" w:rsidP="00DA4A79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764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tcBorders>
                    <w:bottom w:val="single" w:sz="4" w:space="0" w:color="auto"/>
                  </w:tcBorders>
                  <w:vAlign w:val="center"/>
                </w:tcPr>
                <w:p w14:paraId="47823152" w14:textId="374810AF" w:rsidR="00D87D66" w:rsidRPr="00710858" w:rsidDel="002F7BD4" w:rsidRDefault="00D87D66" w:rsidP="00D87D66">
                  <w:pPr>
                    <w:snapToGrid w:val="0"/>
                    <w:spacing w:line="400" w:lineRule="exact"/>
                    <w:jc w:val="center"/>
                    <w:rPr>
                      <w:ins w:id="7647" w:author="Windows 使用者" w:date="2024-08-12T11:47:00Z"/>
                      <w:del w:id="7648" w:author="User" w:date="2025-11-28T15:41:00Z"/>
                      <w:rFonts w:eastAsia="標楷體"/>
                      <w:sz w:val="36"/>
                      <w:szCs w:val="36"/>
                      <w:rPrChange w:id="7649" w:author="User" w:date="2025-08-27T11:49:00Z">
                        <w:rPr>
                          <w:ins w:id="7650" w:author="Windows 使用者" w:date="2024-08-12T11:47:00Z"/>
                          <w:del w:id="7651" w:author="User" w:date="2025-11-28T15:4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652" w:author="Windows 使用者" w:date="2024-08-12T11:47:00Z">
                    <w:del w:id="7653" w:author="User" w:date="2025-08-20T12:07:00Z">
                      <w:r w:rsidRPr="00710858" w:rsidDel="00A72E90">
                        <w:rPr>
                          <w:rFonts w:eastAsia="標楷體" w:hint="eastAsia"/>
                          <w:sz w:val="36"/>
                          <w:szCs w:val="36"/>
                          <w:rPrChange w:id="7654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※</w:delText>
                      </w:r>
                    </w:del>
                    <w:del w:id="7655" w:author="User" w:date="2025-11-28T15:41:00Z">
                      <w:r w:rsidRPr="00710858" w:rsidDel="002F7BD4">
                        <w:rPr>
                          <w:rFonts w:eastAsia="標楷體"/>
                          <w:sz w:val="36"/>
                          <w:szCs w:val="36"/>
                          <w:rPrChange w:id="7656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301</w:delText>
                      </w:r>
                    </w:del>
                  </w:ins>
                </w:p>
                <w:p w14:paraId="1A5B47E9" w14:textId="62B4E8E2" w:rsidR="00DA4A79" w:rsidRPr="00710858" w:rsidRDefault="00D87D66" w:rsidP="00D87D66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765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658" w:author="Windows 使用者" w:date="2024-08-12T11:47:00Z">
                    <w:del w:id="7659" w:author="User" w:date="2025-11-28T15:41:00Z">
                      <w:r w:rsidRPr="00710858" w:rsidDel="002F7BD4">
                        <w:rPr>
                          <w:rFonts w:eastAsia="標楷體" w:hint="eastAsia"/>
                          <w:sz w:val="36"/>
                          <w:szCs w:val="36"/>
                          <w:rPrChange w:id="7660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音樂</w:delText>
                      </w:r>
                    </w:del>
                  </w:ins>
                </w:p>
              </w:tc>
              <w:tc>
                <w:tcPr>
                  <w:tcW w:w="1374" w:type="dxa"/>
                  <w:tcBorders>
                    <w:bottom w:val="single" w:sz="4" w:space="0" w:color="auto"/>
                  </w:tcBorders>
                  <w:vAlign w:val="center"/>
                </w:tcPr>
                <w:p w14:paraId="515701BD" w14:textId="77777777" w:rsidR="002F7BD4" w:rsidRPr="002F7BD4" w:rsidRDefault="002F7BD4" w:rsidP="002F7BD4">
                  <w:pPr>
                    <w:snapToGrid w:val="0"/>
                    <w:spacing w:line="400" w:lineRule="exact"/>
                    <w:jc w:val="center"/>
                    <w:rPr>
                      <w:ins w:id="7661" w:author="User" w:date="2025-11-28T15:41:00Z"/>
                      <w:rFonts w:eastAsia="標楷體"/>
                      <w:color w:val="FF0000"/>
                      <w:sz w:val="36"/>
                      <w:szCs w:val="36"/>
                      <w:rPrChange w:id="7662" w:author="User" w:date="2025-11-28T15:41:00Z">
                        <w:rPr>
                          <w:ins w:id="7663" w:author="User" w:date="2025-11-28T15:41:00Z"/>
                          <w:rFonts w:eastAsia="標楷體"/>
                          <w:sz w:val="36"/>
                          <w:szCs w:val="36"/>
                        </w:rPr>
                      </w:rPrChange>
                    </w:rPr>
                  </w:pPr>
                  <w:ins w:id="7664" w:author="User" w:date="2025-11-28T15:41:00Z">
                    <w:r w:rsidRPr="002F7BD4">
                      <w:rPr>
                        <w:rFonts w:eastAsia="標楷體"/>
                        <w:color w:val="FF0000"/>
                        <w:sz w:val="36"/>
                        <w:szCs w:val="36"/>
                        <w:rPrChange w:id="7665" w:author="User" w:date="2025-11-28T15:41:00Z">
                          <w:rPr>
                            <w:rFonts w:eastAsia="標楷體"/>
                            <w:sz w:val="36"/>
                            <w:szCs w:val="36"/>
                          </w:rPr>
                        </w:rPrChange>
                      </w:rPr>
                      <w:t>301</w:t>
                    </w:r>
                  </w:ins>
                </w:p>
                <w:p w14:paraId="10292C74" w14:textId="11EA8F1F" w:rsidR="001F6B71" w:rsidRPr="00710858" w:rsidDel="000A278A" w:rsidRDefault="002F7BD4" w:rsidP="002F7BD4">
                  <w:pPr>
                    <w:snapToGrid w:val="0"/>
                    <w:spacing w:line="400" w:lineRule="exact"/>
                    <w:jc w:val="center"/>
                    <w:rPr>
                      <w:del w:id="7666" w:author="Windows 使用者" w:date="2024-08-06T14:23:00Z"/>
                      <w:rFonts w:eastAsia="標楷體"/>
                      <w:sz w:val="36"/>
                      <w:szCs w:val="36"/>
                      <w:rPrChange w:id="7667" w:author="User" w:date="2025-08-27T11:49:00Z">
                        <w:rPr>
                          <w:del w:id="7668" w:author="Windows 使用者" w:date="2024-08-06T14:2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669" w:author="User" w:date="2025-11-28T15:41:00Z">
                    <w:r w:rsidRPr="002F7BD4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7670" w:author="User" w:date="2025-11-28T15:41:00Z">
                          <w:rPr>
                            <w:rFonts w:eastAsia="標楷體" w:hint="eastAsia"/>
                            <w:sz w:val="36"/>
                            <w:szCs w:val="36"/>
                          </w:rPr>
                        </w:rPrChange>
                      </w:rPr>
                      <w:t>音樂</w:t>
                    </w:r>
                  </w:ins>
                  <w:del w:id="7671" w:author="Windows 使用者" w:date="2024-08-06T14:23:00Z">
                    <w:r w:rsidR="001F6B71" w:rsidRPr="00710858" w:rsidDel="000A278A">
                      <w:rPr>
                        <w:rFonts w:eastAsia="標楷體"/>
                        <w:sz w:val="36"/>
                        <w:szCs w:val="36"/>
                        <w:rPrChange w:id="7672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101</w:delText>
                    </w:r>
                  </w:del>
                </w:p>
                <w:p w14:paraId="3AE285AB" w14:textId="04B6BAE6" w:rsidR="00DA4A79" w:rsidRPr="00710858" w:rsidRDefault="001F6B71" w:rsidP="001F6B71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767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7674" w:author="Windows 使用者" w:date="2024-08-06T14:23:00Z">
                    <w:r w:rsidRPr="00710858" w:rsidDel="000A278A">
                      <w:rPr>
                        <w:rFonts w:eastAsia="標楷體" w:hint="eastAsia"/>
                        <w:sz w:val="36"/>
                        <w:szCs w:val="36"/>
                        <w:rPrChange w:id="767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視覺</w:delText>
                    </w:r>
                  </w:del>
                </w:p>
              </w:tc>
              <w:tc>
                <w:tcPr>
                  <w:tcW w:w="1372" w:type="dxa"/>
                  <w:tcBorders>
                    <w:bottom w:val="single" w:sz="4" w:space="0" w:color="auto"/>
                  </w:tcBorders>
                  <w:vAlign w:val="center"/>
                </w:tcPr>
                <w:p w14:paraId="1F2ECAAA" w14:textId="77777777" w:rsidR="00DA4A79" w:rsidRPr="00710858" w:rsidRDefault="00DA4A79" w:rsidP="00DA4A79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767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tcBorders>
                    <w:bottom w:val="single" w:sz="4" w:space="0" w:color="auto"/>
                  </w:tcBorders>
                  <w:vAlign w:val="center"/>
                </w:tcPr>
                <w:p w14:paraId="3B1CDD98" w14:textId="0C0A11B8" w:rsidR="00AE474F" w:rsidRPr="00710858" w:rsidDel="00D91783" w:rsidRDefault="00AE474F" w:rsidP="00AE474F">
                  <w:pPr>
                    <w:snapToGrid w:val="0"/>
                    <w:spacing w:line="400" w:lineRule="exact"/>
                    <w:jc w:val="center"/>
                    <w:rPr>
                      <w:ins w:id="7677" w:author="Windows 使用者" w:date="2024-08-12T12:44:00Z"/>
                      <w:del w:id="7678" w:author="User" w:date="2025-08-19T10:41:00Z"/>
                      <w:rFonts w:eastAsia="標楷體"/>
                      <w:sz w:val="36"/>
                      <w:szCs w:val="36"/>
                      <w:rPrChange w:id="7679" w:author="User" w:date="2025-08-27T11:49:00Z">
                        <w:rPr>
                          <w:ins w:id="7680" w:author="Windows 使用者" w:date="2024-08-12T12:44:00Z"/>
                          <w:del w:id="7681" w:author="User" w:date="2025-08-19T10:4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682" w:author="Windows 使用者" w:date="2024-08-12T12:44:00Z">
                    <w:del w:id="7683" w:author="User" w:date="2025-08-19T10:41:00Z">
                      <w:r w:rsidRPr="00710858" w:rsidDel="00D91783">
                        <w:rPr>
                          <w:rFonts w:eastAsia="標楷體"/>
                          <w:sz w:val="36"/>
                          <w:szCs w:val="36"/>
                          <w:rPrChange w:id="7684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101</w:delText>
                      </w:r>
                    </w:del>
                  </w:ins>
                </w:p>
                <w:p w14:paraId="6121918E" w14:textId="795675F0" w:rsidR="009C2F9B" w:rsidRPr="00710858" w:rsidRDefault="00AE474F" w:rsidP="00AE474F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768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686" w:author="Windows 使用者" w:date="2024-08-12T12:44:00Z">
                    <w:del w:id="7687" w:author="User" w:date="2025-08-19T10:41:00Z">
                      <w:r w:rsidRPr="00710858" w:rsidDel="00D91783">
                        <w:rPr>
                          <w:rFonts w:eastAsia="標楷體" w:hint="eastAsia"/>
                          <w:sz w:val="36"/>
                          <w:szCs w:val="36"/>
                          <w:rPrChange w:id="7688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表演</w:delText>
                      </w:r>
                    </w:del>
                  </w:ins>
                </w:p>
              </w:tc>
            </w:tr>
            <w:tr w:rsidR="00710858" w:rsidRPr="00710858" w14:paraId="61675E54" w14:textId="77777777" w:rsidTr="003E7301">
              <w:trPr>
                <w:cantSplit/>
                <w:trHeight w:val="1135"/>
              </w:trPr>
              <w:tc>
                <w:tcPr>
                  <w:tcW w:w="1201" w:type="dxa"/>
                  <w:vMerge/>
                  <w:vAlign w:val="center"/>
                </w:tcPr>
                <w:p w14:paraId="44382198" w14:textId="77777777" w:rsidR="00DA4A79" w:rsidRPr="00710858" w:rsidRDefault="00DA4A79" w:rsidP="00DA4A79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768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386D9E0F" w14:textId="77777777" w:rsidR="00DA4A79" w:rsidRPr="00710858" w:rsidRDefault="00DA4A79" w:rsidP="00DA4A79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7690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7691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3</w:t>
                  </w:r>
                </w:p>
              </w:tc>
              <w:tc>
                <w:tcPr>
                  <w:tcW w:w="1574" w:type="dxa"/>
                  <w:vAlign w:val="center"/>
                </w:tcPr>
                <w:p w14:paraId="6055771F" w14:textId="77777777" w:rsidR="00DA4A79" w:rsidRPr="00710858" w:rsidRDefault="00DA4A79" w:rsidP="00DA4A79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769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769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7694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769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</w:p>
                <w:p w14:paraId="49C7B9A7" w14:textId="77777777" w:rsidR="00DA4A79" w:rsidRPr="00710858" w:rsidRDefault="00DA4A79" w:rsidP="00DA4A79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769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769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0E2A09E5" w14:textId="77777777" w:rsidR="00DA4A79" w:rsidRPr="00710858" w:rsidRDefault="00DA4A79" w:rsidP="00DA4A79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769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769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7700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770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</w:tc>
              <w:tc>
                <w:tcPr>
                  <w:tcW w:w="503" w:type="dxa"/>
                  <w:vAlign w:val="center"/>
                </w:tcPr>
                <w:p w14:paraId="7DCA61F1" w14:textId="77777777" w:rsidR="00DA4A79" w:rsidRPr="00710858" w:rsidRDefault="00DA4A79" w:rsidP="00DA4A79">
                  <w:pPr>
                    <w:snapToGrid w:val="0"/>
                    <w:spacing w:before="120" w:after="120"/>
                    <w:jc w:val="center"/>
                    <w:rPr>
                      <w:rFonts w:eastAsia="標楷體"/>
                      <w:rPrChange w:id="770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770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581C4CE4" w14:textId="77777777" w:rsidR="00DA4A79" w:rsidRPr="00710858" w:rsidRDefault="00DA4A79" w:rsidP="00DA4A79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770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vAlign w:val="center"/>
                </w:tcPr>
                <w:p w14:paraId="50BEA7DC" w14:textId="42F2A097" w:rsidR="00DA4A79" w:rsidRPr="00710858" w:rsidRDefault="00DA4A79">
                  <w:pPr>
                    <w:snapToGrid w:val="0"/>
                    <w:spacing w:before="120" w:after="120"/>
                    <w:rPr>
                      <w:rFonts w:eastAsia="標楷體"/>
                      <w:sz w:val="36"/>
                      <w:szCs w:val="36"/>
                      <w:rPrChange w:id="770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7706" w:author="User" w:date="2025-08-19T10:39:00Z">
                      <w:pPr>
                        <w:snapToGrid w:val="0"/>
                        <w:spacing w:before="120" w:after="120" w:line="400" w:lineRule="exact"/>
                      </w:pPr>
                    </w:pPrChange>
                  </w:pPr>
                </w:p>
              </w:tc>
              <w:tc>
                <w:tcPr>
                  <w:tcW w:w="1374" w:type="dxa"/>
                  <w:vAlign w:val="center"/>
                </w:tcPr>
                <w:p w14:paraId="2D6C0EFD" w14:textId="050F1F62" w:rsidR="00F6041D" w:rsidRPr="00710858" w:rsidDel="00D91783" w:rsidRDefault="00F6041D" w:rsidP="00F6041D">
                  <w:pPr>
                    <w:snapToGrid w:val="0"/>
                    <w:spacing w:line="400" w:lineRule="exact"/>
                    <w:jc w:val="center"/>
                    <w:rPr>
                      <w:ins w:id="7707" w:author="Windows 使用者" w:date="2024-08-13T09:33:00Z"/>
                      <w:del w:id="7708" w:author="User" w:date="2025-08-19T10:39:00Z"/>
                      <w:rFonts w:eastAsia="標楷體"/>
                      <w:sz w:val="36"/>
                      <w:szCs w:val="36"/>
                      <w:rPrChange w:id="7709" w:author="User" w:date="2025-08-27T11:49:00Z">
                        <w:rPr>
                          <w:ins w:id="7710" w:author="Windows 使用者" w:date="2024-08-13T09:33:00Z"/>
                          <w:del w:id="7711" w:author="User" w:date="2025-08-19T10:39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712" w:author="Windows 使用者" w:date="2024-08-13T09:33:00Z">
                    <w:del w:id="7713" w:author="User" w:date="2025-08-19T10:39:00Z">
                      <w:r w:rsidRPr="00710858" w:rsidDel="00D91783">
                        <w:rPr>
                          <w:rFonts w:eastAsia="標楷體"/>
                          <w:sz w:val="36"/>
                          <w:szCs w:val="36"/>
                          <w:rPrChange w:id="7714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101</w:delText>
                      </w:r>
                    </w:del>
                  </w:ins>
                </w:p>
                <w:p w14:paraId="6D6E3F2F" w14:textId="303399B7" w:rsidR="008D4EB4" w:rsidRPr="00710858" w:rsidDel="00EB64E0" w:rsidRDefault="00F6041D" w:rsidP="00F6041D">
                  <w:pPr>
                    <w:snapToGrid w:val="0"/>
                    <w:spacing w:line="400" w:lineRule="exact"/>
                    <w:jc w:val="center"/>
                    <w:rPr>
                      <w:del w:id="7715" w:author="Windows 使用者" w:date="2024-08-06T14:23:00Z"/>
                      <w:rFonts w:eastAsia="標楷體"/>
                      <w:sz w:val="36"/>
                      <w:szCs w:val="36"/>
                      <w:rPrChange w:id="7716" w:author="User" w:date="2025-08-27T11:49:00Z">
                        <w:rPr>
                          <w:del w:id="7717" w:author="Windows 使用者" w:date="2024-08-06T14:2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718" w:author="Windows 使用者" w:date="2024-08-13T09:33:00Z">
                    <w:del w:id="7719" w:author="User" w:date="2025-08-19T10:39:00Z">
                      <w:r w:rsidRPr="00710858" w:rsidDel="00D91783">
                        <w:rPr>
                          <w:rFonts w:eastAsia="標楷體" w:hint="eastAsia"/>
                          <w:sz w:val="36"/>
                          <w:szCs w:val="36"/>
                          <w:rPrChange w:id="7720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音樂</w:delText>
                      </w:r>
                    </w:del>
                  </w:ins>
                  <w:del w:id="7721" w:author="Windows 使用者" w:date="2024-08-06T14:23:00Z">
                    <w:r w:rsidR="008D4EB4" w:rsidRPr="00710858" w:rsidDel="00EB64E0">
                      <w:rPr>
                        <w:rFonts w:eastAsia="標楷體"/>
                        <w:sz w:val="36"/>
                        <w:szCs w:val="36"/>
                        <w:rPrChange w:id="7722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201</w:delText>
                    </w:r>
                  </w:del>
                </w:p>
                <w:p w14:paraId="091BA7A5" w14:textId="6469214D" w:rsidR="00DA4A79" w:rsidRPr="00710858" w:rsidRDefault="008D4EB4" w:rsidP="008D4EB4">
                  <w:pPr>
                    <w:snapToGrid w:val="0"/>
                    <w:spacing w:before="120" w:after="120" w:line="400" w:lineRule="exact"/>
                    <w:ind w:leftChars="-17" w:left="-41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772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7724" w:author="Windows 使用者" w:date="2024-08-06T14:23:00Z">
                    <w:r w:rsidRPr="00710858" w:rsidDel="00EB64E0">
                      <w:rPr>
                        <w:rFonts w:eastAsia="標楷體" w:hint="eastAsia"/>
                        <w:sz w:val="36"/>
                        <w:szCs w:val="36"/>
                        <w:rPrChange w:id="772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音樂</w:delText>
                    </w:r>
                  </w:del>
                </w:p>
              </w:tc>
              <w:tc>
                <w:tcPr>
                  <w:tcW w:w="1372" w:type="dxa"/>
                  <w:vAlign w:val="center"/>
                </w:tcPr>
                <w:p w14:paraId="527DF7A6" w14:textId="704C1794" w:rsidR="00850CDE" w:rsidRPr="00710858" w:rsidDel="00D91783" w:rsidRDefault="00850CDE" w:rsidP="00850CDE">
                  <w:pPr>
                    <w:snapToGrid w:val="0"/>
                    <w:spacing w:line="400" w:lineRule="exact"/>
                    <w:jc w:val="center"/>
                    <w:rPr>
                      <w:ins w:id="7726" w:author="Windows 使用者" w:date="2024-08-12T13:10:00Z"/>
                      <w:del w:id="7727" w:author="User" w:date="2025-08-19T10:39:00Z"/>
                      <w:rFonts w:eastAsia="標楷體"/>
                      <w:sz w:val="36"/>
                      <w:szCs w:val="36"/>
                      <w:rPrChange w:id="7728" w:author="User" w:date="2025-08-27T11:49:00Z">
                        <w:rPr>
                          <w:ins w:id="7729" w:author="Windows 使用者" w:date="2024-08-12T13:10:00Z"/>
                          <w:del w:id="7730" w:author="User" w:date="2025-08-19T10:39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731" w:author="Windows 使用者" w:date="2024-08-12T13:10:00Z">
                    <w:del w:id="7732" w:author="User" w:date="2025-08-19T10:39:00Z">
                      <w:r w:rsidRPr="00710858" w:rsidDel="00D91783">
                        <w:rPr>
                          <w:rFonts w:eastAsia="標楷體" w:hint="eastAsia"/>
                          <w:sz w:val="36"/>
                          <w:szCs w:val="36"/>
                          <w:rPrChange w:id="7733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※</w:delText>
                      </w:r>
                      <w:r w:rsidRPr="00710858" w:rsidDel="00D91783">
                        <w:rPr>
                          <w:rFonts w:eastAsia="標楷體"/>
                          <w:sz w:val="36"/>
                          <w:szCs w:val="36"/>
                          <w:rPrChange w:id="7734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301</w:delText>
                      </w:r>
                    </w:del>
                  </w:ins>
                </w:p>
                <w:p w14:paraId="04FB0A69" w14:textId="32316C32" w:rsidR="00DA4A79" w:rsidRPr="00710858" w:rsidRDefault="00850CDE" w:rsidP="00850CDE">
                  <w:pPr>
                    <w:snapToGrid w:val="0"/>
                    <w:spacing w:before="120" w:after="120"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773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736" w:author="Windows 使用者" w:date="2024-08-12T13:10:00Z">
                    <w:del w:id="7737" w:author="User" w:date="2025-08-19T10:39:00Z">
                      <w:r w:rsidRPr="00710858" w:rsidDel="00D91783">
                        <w:rPr>
                          <w:rFonts w:eastAsia="標楷體" w:hint="eastAsia"/>
                          <w:sz w:val="36"/>
                          <w:szCs w:val="36"/>
                          <w:rPrChange w:id="7738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視覺</w:delText>
                      </w:r>
                    </w:del>
                  </w:ins>
                </w:p>
              </w:tc>
              <w:tc>
                <w:tcPr>
                  <w:tcW w:w="1372" w:type="dxa"/>
                  <w:vAlign w:val="center"/>
                </w:tcPr>
                <w:p w14:paraId="7012B293" w14:textId="45A21746" w:rsidR="00C479A6" w:rsidRPr="00710858" w:rsidDel="00D91783" w:rsidRDefault="00C479A6" w:rsidP="00C479A6">
                  <w:pPr>
                    <w:snapToGrid w:val="0"/>
                    <w:spacing w:line="400" w:lineRule="exact"/>
                    <w:jc w:val="center"/>
                    <w:rPr>
                      <w:ins w:id="7739" w:author="Windows 使用者" w:date="2024-08-15T09:04:00Z"/>
                      <w:del w:id="7740" w:author="User" w:date="2025-08-19T10:41:00Z"/>
                      <w:rFonts w:eastAsia="標楷體"/>
                      <w:sz w:val="36"/>
                      <w:szCs w:val="36"/>
                      <w:rPrChange w:id="7741" w:author="User" w:date="2025-08-27T11:49:00Z">
                        <w:rPr>
                          <w:ins w:id="7742" w:author="Windows 使用者" w:date="2024-08-15T09:04:00Z"/>
                          <w:del w:id="7743" w:author="User" w:date="2025-08-19T10:4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744" w:author="Windows 使用者" w:date="2024-08-15T09:04:00Z">
                    <w:del w:id="7745" w:author="User" w:date="2025-08-19T10:41:00Z">
                      <w:r w:rsidRPr="00710858" w:rsidDel="00D91783">
                        <w:rPr>
                          <w:rFonts w:eastAsia="標楷體"/>
                          <w:sz w:val="36"/>
                          <w:szCs w:val="36"/>
                          <w:rPrChange w:id="7746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201</w:delText>
                      </w:r>
                    </w:del>
                  </w:ins>
                </w:p>
                <w:p w14:paraId="2DCB0ABA" w14:textId="7663A3E1" w:rsidR="00DA4A79" w:rsidRPr="00710858" w:rsidRDefault="00C479A6" w:rsidP="00C479A6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774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748" w:author="Windows 使用者" w:date="2024-08-15T09:04:00Z">
                    <w:del w:id="7749" w:author="User" w:date="2025-08-19T10:41:00Z">
                      <w:r w:rsidRPr="00710858" w:rsidDel="00D91783">
                        <w:rPr>
                          <w:rFonts w:eastAsia="標楷體" w:hint="eastAsia"/>
                          <w:sz w:val="36"/>
                          <w:szCs w:val="36"/>
                          <w:rPrChange w:id="7750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表演</w:delText>
                      </w:r>
                    </w:del>
                  </w:ins>
                </w:p>
              </w:tc>
            </w:tr>
            <w:tr w:rsidR="00710858" w:rsidRPr="00710858" w14:paraId="0F1EC726" w14:textId="77777777" w:rsidTr="003E7301">
              <w:trPr>
                <w:cantSplit/>
                <w:trHeight w:val="1264"/>
              </w:trPr>
              <w:tc>
                <w:tcPr>
                  <w:tcW w:w="1201" w:type="dxa"/>
                  <w:vMerge/>
                  <w:vAlign w:val="center"/>
                </w:tcPr>
                <w:p w14:paraId="559AB7C6" w14:textId="77777777" w:rsidR="00DA4A79" w:rsidRPr="00710858" w:rsidRDefault="00DA4A79" w:rsidP="00DA4A79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rPrChange w:id="775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2B88F90D" w14:textId="77777777" w:rsidR="00DA4A79" w:rsidRPr="00710858" w:rsidRDefault="00DA4A79" w:rsidP="00DA4A79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7752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7753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4</w:t>
                  </w:r>
                </w:p>
              </w:tc>
              <w:tc>
                <w:tcPr>
                  <w:tcW w:w="1574" w:type="dxa"/>
                  <w:vAlign w:val="center"/>
                </w:tcPr>
                <w:p w14:paraId="40C7448F" w14:textId="77777777" w:rsidR="00DA4A79" w:rsidRPr="00710858" w:rsidRDefault="00DA4A79" w:rsidP="00DA4A79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775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775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7756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775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05</w:t>
                  </w:r>
                </w:p>
                <w:p w14:paraId="379DFDD0" w14:textId="77777777" w:rsidR="00DA4A79" w:rsidRPr="00710858" w:rsidRDefault="00DA4A79" w:rsidP="00DA4A79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775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775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431EE290" w14:textId="77777777" w:rsidR="00DA4A79" w:rsidRPr="00710858" w:rsidRDefault="00DA4A79" w:rsidP="00DA4A79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776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776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7762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776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</w:tc>
              <w:tc>
                <w:tcPr>
                  <w:tcW w:w="503" w:type="dxa"/>
                  <w:vAlign w:val="center"/>
                </w:tcPr>
                <w:p w14:paraId="12E68B87" w14:textId="77777777" w:rsidR="00DA4A79" w:rsidRPr="00710858" w:rsidRDefault="00DA4A79" w:rsidP="00DA4A79">
                  <w:pPr>
                    <w:snapToGrid w:val="0"/>
                    <w:spacing w:before="120" w:after="120"/>
                    <w:jc w:val="center"/>
                    <w:rPr>
                      <w:rFonts w:eastAsia="標楷體"/>
                      <w:rPrChange w:id="776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776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4B1CBE36" w14:textId="1D8F3BF6" w:rsidR="00EC3605" w:rsidRPr="00710858" w:rsidDel="00D87D66" w:rsidRDefault="00EC3605" w:rsidP="00EC3605">
                  <w:pPr>
                    <w:snapToGrid w:val="0"/>
                    <w:spacing w:line="400" w:lineRule="exact"/>
                    <w:jc w:val="center"/>
                    <w:rPr>
                      <w:del w:id="7766" w:author="Windows 使用者" w:date="2024-08-12T11:47:00Z"/>
                      <w:rFonts w:eastAsia="標楷體"/>
                      <w:sz w:val="36"/>
                      <w:szCs w:val="36"/>
                      <w:rPrChange w:id="7767" w:author="User" w:date="2025-08-27T11:49:00Z">
                        <w:rPr>
                          <w:del w:id="7768" w:author="Windows 使用者" w:date="2024-08-12T11:4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7769" w:author="Windows 使用者" w:date="2024-08-12T11:47:00Z">
                    <w:r w:rsidRPr="00710858" w:rsidDel="00D87D66">
                      <w:rPr>
                        <w:rFonts w:eastAsia="標楷體" w:hint="eastAsia"/>
                        <w:sz w:val="36"/>
                        <w:szCs w:val="36"/>
                        <w:rPrChange w:id="777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※</w:delText>
                    </w:r>
                    <w:r w:rsidRPr="00710858" w:rsidDel="00D87D66">
                      <w:rPr>
                        <w:rFonts w:eastAsia="標楷體"/>
                        <w:sz w:val="36"/>
                        <w:szCs w:val="36"/>
                        <w:rPrChange w:id="7771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301</w:delText>
                    </w:r>
                  </w:del>
                </w:p>
                <w:p w14:paraId="19D3DB94" w14:textId="1AFBFCB3" w:rsidR="00DA4A79" w:rsidRPr="00710858" w:rsidRDefault="00EC3605" w:rsidP="00EC3605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777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7773" w:author="Windows 使用者" w:date="2024-08-12T11:47:00Z">
                    <w:r w:rsidRPr="00710858" w:rsidDel="00D87D66">
                      <w:rPr>
                        <w:rFonts w:eastAsia="標楷體" w:hint="eastAsia"/>
                        <w:sz w:val="36"/>
                        <w:szCs w:val="36"/>
                        <w:rPrChange w:id="777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表演</w:delText>
                    </w:r>
                  </w:del>
                </w:p>
              </w:tc>
              <w:tc>
                <w:tcPr>
                  <w:tcW w:w="1373" w:type="dxa"/>
                  <w:vAlign w:val="center"/>
                </w:tcPr>
                <w:p w14:paraId="09E429E3" w14:textId="77777777" w:rsidR="002F7BD4" w:rsidRPr="002F7BD4" w:rsidRDefault="002F7BD4" w:rsidP="002F7BD4">
                  <w:pPr>
                    <w:snapToGrid w:val="0"/>
                    <w:jc w:val="center"/>
                    <w:rPr>
                      <w:ins w:id="7775" w:author="User" w:date="2025-11-28T15:41:00Z"/>
                      <w:rFonts w:eastAsia="標楷體"/>
                      <w:color w:val="FF0000"/>
                      <w:sz w:val="36"/>
                      <w:szCs w:val="36"/>
                      <w:rPrChange w:id="7776" w:author="User" w:date="2025-11-28T15:41:00Z">
                        <w:rPr>
                          <w:ins w:id="7777" w:author="User" w:date="2025-11-28T15:41:00Z"/>
                          <w:rFonts w:eastAsia="標楷體"/>
                          <w:sz w:val="36"/>
                          <w:szCs w:val="36"/>
                        </w:rPr>
                      </w:rPrChange>
                    </w:rPr>
                  </w:pPr>
                  <w:ins w:id="7778" w:author="User" w:date="2025-11-28T15:41:00Z">
                    <w:r w:rsidRPr="002F7BD4">
                      <w:rPr>
                        <w:rFonts w:eastAsia="標楷體"/>
                        <w:color w:val="FF0000"/>
                        <w:sz w:val="36"/>
                        <w:szCs w:val="36"/>
                        <w:rPrChange w:id="7779" w:author="User" w:date="2025-11-28T15:41:00Z">
                          <w:rPr>
                            <w:rFonts w:eastAsia="標楷體"/>
                            <w:sz w:val="36"/>
                            <w:szCs w:val="36"/>
                          </w:rPr>
                        </w:rPrChange>
                      </w:rPr>
                      <w:t>301</w:t>
                    </w:r>
                  </w:ins>
                </w:p>
                <w:p w14:paraId="6F9B757C" w14:textId="1127AC14" w:rsidR="009C2F9B" w:rsidRPr="00710858" w:rsidRDefault="002F7BD4" w:rsidP="002F7BD4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778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781" w:author="User" w:date="2025-11-28T15:41:00Z">
                    <w:r w:rsidRPr="002F7BD4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7782" w:author="User" w:date="2025-11-28T15:41:00Z">
                          <w:rPr>
                            <w:rFonts w:eastAsia="標楷體" w:hint="eastAsia"/>
                            <w:sz w:val="36"/>
                            <w:szCs w:val="36"/>
                          </w:rPr>
                        </w:rPrChange>
                      </w:rPr>
                      <w:t>視覺</w:t>
                    </w:r>
                  </w:ins>
                </w:p>
              </w:tc>
              <w:tc>
                <w:tcPr>
                  <w:tcW w:w="1374" w:type="dxa"/>
                  <w:vAlign w:val="center"/>
                </w:tcPr>
                <w:p w14:paraId="39F70325" w14:textId="739DDAEA" w:rsidR="008F3607" w:rsidRPr="00710858" w:rsidRDefault="008F3607">
                  <w:pPr>
                    <w:snapToGrid w:val="0"/>
                    <w:spacing w:before="120" w:after="120"/>
                    <w:jc w:val="center"/>
                    <w:rPr>
                      <w:rFonts w:eastAsia="標楷體"/>
                      <w:sz w:val="36"/>
                      <w:szCs w:val="36"/>
                      <w:rPrChange w:id="778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7784" w:author="User" w:date="2025-08-19T10:41:00Z">
                      <w:pPr>
                        <w:snapToGrid w:val="0"/>
                        <w:spacing w:before="120" w:after="120" w:line="120" w:lineRule="atLeast"/>
                        <w:jc w:val="center"/>
                      </w:pPr>
                    </w:pPrChange>
                  </w:pPr>
                </w:p>
              </w:tc>
              <w:tc>
                <w:tcPr>
                  <w:tcW w:w="1372" w:type="dxa"/>
                  <w:vAlign w:val="center"/>
                </w:tcPr>
                <w:p w14:paraId="1F38E677" w14:textId="1318FCEA" w:rsidR="0025352B" w:rsidRPr="00710858" w:rsidDel="003A044F" w:rsidRDefault="0025352B" w:rsidP="00D87D66">
                  <w:pPr>
                    <w:snapToGrid w:val="0"/>
                    <w:spacing w:line="400" w:lineRule="exact"/>
                    <w:jc w:val="center"/>
                    <w:rPr>
                      <w:del w:id="7785" w:author="Windows 使用者" w:date="2024-08-06T14:24:00Z"/>
                      <w:rFonts w:eastAsia="標楷體"/>
                      <w:sz w:val="36"/>
                      <w:szCs w:val="36"/>
                      <w:rPrChange w:id="7786" w:author="User" w:date="2025-08-27T11:49:00Z">
                        <w:rPr>
                          <w:del w:id="7787" w:author="Windows 使用者" w:date="2024-08-06T14:2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7788" w:author="Windows 使用者" w:date="2024-08-06T14:24:00Z">
                    <w:r w:rsidRPr="00710858" w:rsidDel="003A044F">
                      <w:rPr>
                        <w:rFonts w:eastAsia="標楷體" w:hint="eastAsia"/>
                        <w:sz w:val="36"/>
                        <w:szCs w:val="36"/>
                        <w:rPrChange w:id="778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※</w:delText>
                    </w:r>
                    <w:r w:rsidRPr="00710858" w:rsidDel="003A044F">
                      <w:rPr>
                        <w:rFonts w:eastAsia="標楷體"/>
                        <w:sz w:val="36"/>
                        <w:szCs w:val="36"/>
                        <w:rPrChange w:id="7790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301</w:delText>
                    </w:r>
                  </w:del>
                </w:p>
                <w:p w14:paraId="544067E6" w14:textId="420CF414" w:rsidR="00DA4A79" w:rsidRPr="00710858" w:rsidRDefault="0025352B" w:rsidP="0025352B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779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7792" w:author="Windows 使用者" w:date="2024-08-06T14:24:00Z">
                    <w:r w:rsidRPr="00710858" w:rsidDel="003A044F">
                      <w:rPr>
                        <w:rFonts w:eastAsia="標楷體" w:hint="eastAsia"/>
                        <w:sz w:val="36"/>
                        <w:szCs w:val="36"/>
                        <w:rPrChange w:id="779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視覺</w:delText>
                    </w:r>
                  </w:del>
                </w:p>
              </w:tc>
              <w:tc>
                <w:tcPr>
                  <w:tcW w:w="1372" w:type="dxa"/>
                  <w:vAlign w:val="center"/>
                </w:tcPr>
                <w:p w14:paraId="29647366" w14:textId="56DBEC7A" w:rsidR="00D91783" w:rsidRPr="00710858" w:rsidRDefault="00A72E90">
                  <w:pPr>
                    <w:snapToGrid w:val="0"/>
                    <w:jc w:val="center"/>
                    <w:rPr>
                      <w:ins w:id="7794" w:author="User" w:date="2025-08-19T10:41:00Z"/>
                      <w:rFonts w:eastAsia="標楷體"/>
                      <w:sz w:val="36"/>
                      <w:szCs w:val="36"/>
                      <w:rPrChange w:id="7795" w:author="User" w:date="2025-08-27T11:49:00Z">
                        <w:rPr>
                          <w:ins w:id="7796" w:author="User" w:date="2025-08-19T10:4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7797" w:author="User" w:date="2025-08-19T10:41:00Z">
                      <w:pPr>
                        <w:snapToGrid w:val="0"/>
                        <w:spacing w:line="400" w:lineRule="exact"/>
                        <w:jc w:val="center"/>
                      </w:pPr>
                    </w:pPrChange>
                  </w:pPr>
                  <w:ins w:id="7798" w:author="User" w:date="2025-08-20T12:07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779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※</w:t>
                    </w:r>
                  </w:ins>
                  <w:ins w:id="7800" w:author="User" w:date="2025-08-19T10:41:00Z">
                    <w:r w:rsidR="00D91783" w:rsidRPr="00710858">
                      <w:rPr>
                        <w:rFonts w:eastAsia="標楷體"/>
                        <w:sz w:val="36"/>
                        <w:szCs w:val="36"/>
                        <w:rPrChange w:id="7801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101</w:t>
                    </w:r>
                  </w:ins>
                </w:p>
                <w:p w14:paraId="45DECB01" w14:textId="0DABE51A" w:rsidR="0047011F" w:rsidRPr="00710858" w:rsidRDefault="00D91783">
                  <w:pPr>
                    <w:snapToGrid w:val="0"/>
                    <w:spacing w:before="120" w:after="120"/>
                    <w:jc w:val="center"/>
                    <w:rPr>
                      <w:rFonts w:eastAsia="標楷體"/>
                      <w:sz w:val="36"/>
                      <w:szCs w:val="36"/>
                      <w:rPrChange w:id="780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7803" w:author="User" w:date="2025-08-19T10:41:00Z">
                      <w:pPr>
                        <w:snapToGrid w:val="0"/>
                        <w:spacing w:before="120" w:after="120" w:line="400" w:lineRule="exact"/>
                        <w:jc w:val="center"/>
                      </w:pPr>
                    </w:pPrChange>
                  </w:pPr>
                  <w:ins w:id="7804" w:author="User" w:date="2025-08-19T10:41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780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視覺</w:t>
                    </w:r>
                  </w:ins>
                </w:p>
              </w:tc>
            </w:tr>
            <w:tr w:rsidR="00710858" w:rsidRPr="00710858" w14:paraId="5DC984B2" w14:textId="77777777" w:rsidTr="003E7301">
              <w:trPr>
                <w:cantSplit/>
                <w:trHeight w:val="133"/>
              </w:trPr>
              <w:tc>
                <w:tcPr>
                  <w:tcW w:w="1201" w:type="dxa"/>
                  <w:vMerge w:val="restart"/>
                  <w:vAlign w:val="center"/>
                </w:tcPr>
                <w:p w14:paraId="2ACAB1DB" w14:textId="77777777" w:rsidR="00DA4A79" w:rsidRPr="00710858" w:rsidRDefault="00DA4A79" w:rsidP="00DA4A79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7806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7807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下午</w:t>
                  </w:r>
                </w:p>
                <w:p w14:paraId="3D15E91D" w14:textId="77777777" w:rsidR="00DA4A79" w:rsidRPr="00710858" w:rsidRDefault="00DA4A79" w:rsidP="00DA4A79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20"/>
                      <w:szCs w:val="20"/>
                      <w:rPrChange w:id="7808" w:author="User" w:date="2025-08-27T11:49:00Z">
                        <w:rPr>
                          <w:rFonts w:eastAsia="標楷體"/>
                          <w:color w:val="000000" w:themeColor="text1"/>
                          <w:sz w:val="20"/>
                          <w:szCs w:val="20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0"/>
                      <w:szCs w:val="20"/>
                      <w:rPrChange w:id="7809" w:author="User" w:date="2025-08-27T11:49:00Z">
                        <w:rPr>
                          <w:rFonts w:eastAsia="標楷體"/>
                          <w:color w:val="000000" w:themeColor="text1"/>
                          <w:sz w:val="20"/>
                          <w:szCs w:val="20"/>
                        </w:rPr>
                      </w:rPrChange>
                    </w:rPr>
                    <w:t>Afternoon</w:t>
                  </w:r>
                </w:p>
              </w:tc>
              <w:tc>
                <w:tcPr>
                  <w:tcW w:w="2099" w:type="dxa"/>
                  <w:gridSpan w:val="2"/>
                  <w:vMerge w:val="restart"/>
                  <w:vAlign w:val="center"/>
                </w:tcPr>
                <w:p w14:paraId="0C9CCD1D" w14:textId="77777777" w:rsidR="00DA4A79" w:rsidRPr="00710858" w:rsidRDefault="00DA4A79" w:rsidP="00DA4A79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781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781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7812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781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7814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781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12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7816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781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</w:tc>
              <w:tc>
                <w:tcPr>
                  <w:tcW w:w="503" w:type="dxa"/>
                  <w:vMerge w:val="restart"/>
                  <w:vAlign w:val="center"/>
                </w:tcPr>
                <w:p w14:paraId="76758143" w14:textId="77777777" w:rsidR="00DA4A79" w:rsidRPr="00710858" w:rsidRDefault="00DA4A79" w:rsidP="00DA4A79">
                  <w:pPr>
                    <w:snapToGrid w:val="0"/>
                    <w:jc w:val="center"/>
                    <w:rPr>
                      <w:rFonts w:eastAsia="標楷體"/>
                      <w:rPrChange w:id="781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781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60</w:t>
                  </w:r>
                </w:p>
              </w:tc>
              <w:tc>
                <w:tcPr>
                  <w:tcW w:w="6862" w:type="dxa"/>
                  <w:gridSpan w:val="5"/>
                  <w:tcBorders>
                    <w:bottom w:val="nil"/>
                  </w:tcBorders>
                  <w:vAlign w:val="center"/>
                </w:tcPr>
                <w:p w14:paraId="14ECDC3B" w14:textId="77777777" w:rsidR="00DA4A79" w:rsidRPr="00710858" w:rsidRDefault="00DA4A79" w:rsidP="00DA4A79">
                  <w:pPr>
                    <w:snapToGrid w:val="0"/>
                    <w:spacing w:line="400" w:lineRule="exact"/>
                    <w:ind w:leftChars="507" w:left="1217" w:rightChars="532" w:right="1277"/>
                    <w:jc w:val="center"/>
                    <w:rPr>
                      <w:rFonts w:eastAsia="標楷體"/>
                      <w:sz w:val="32"/>
                      <w:szCs w:val="32"/>
                      <w:rPrChange w:id="7820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2"/>
                      <w:szCs w:val="32"/>
                      <w:rPrChange w:id="7821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午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7822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7823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餐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7824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(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7825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午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7826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7827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間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7828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7829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靜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7830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7831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息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7832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)</w:t>
                  </w:r>
                </w:p>
              </w:tc>
            </w:tr>
            <w:tr w:rsidR="00710858" w:rsidRPr="00710858" w14:paraId="29103D80" w14:textId="77777777" w:rsidTr="003E7301">
              <w:trPr>
                <w:cantSplit/>
                <w:trHeight w:val="174"/>
              </w:trPr>
              <w:tc>
                <w:tcPr>
                  <w:tcW w:w="1201" w:type="dxa"/>
                  <w:vMerge/>
                  <w:vAlign w:val="center"/>
                </w:tcPr>
                <w:p w14:paraId="16F48286" w14:textId="77777777" w:rsidR="00DA4A79" w:rsidRPr="00710858" w:rsidRDefault="00DA4A79" w:rsidP="00DA4A79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783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2099" w:type="dxa"/>
                  <w:gridSpan w:val="2"/>
                  <w:vMerge/>
                  <w:vAlign w:val="center"/>
                </w:tcPr>
                <w:p w14:paraId="3D400AB3" w14:textId="77777777" w:rsidR="00DA4A79" w:rsidRPr="00710858" w:rsidRDefault="00DA4A79" w:rsidP="00DA4A79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26"/>
                      <w:szCs w:val="26"/>
                      <w:rPrChange w:id="783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</w:p>
              </w:tc>
              <w:tc>
                <w:tcPr>
                  <w:tcW w:w="503" w:type="dxa"/>
                  <w:vMerge/>
                  <w:vAlign w:val="center"/>
                </w:tcPr>
                <w:p w14:paraId="5CE73B75" w14:textId="77777777" w:rsidR="00DA4A79" w:rsidRPr="00710858" w:rsidRDefault="00DA4A79" w:rsidP="00DA4A79">
                  <w:pPr>
                    <w:snapToGrid w:val="0"/>
                    <w:jc w:val="center"/>
                    <w:rPr>
                      <w:rFonts w:eastAsia="標楷體"/>
                      <w:rPrChange w:id="783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6862" w:type="dxa"/>
                  <w:gridSpan w:val="5"/>
                  <w:tcBorders>
                    <w:top w:val="nil"/>
                  </w:tcBorders>
                  <w:vAlign w:val="center"/>
                </w:tcPr>
                <w:p w14:paraId="2DE0EDD1" w14:textId="77777777" w:rsidR="00DA4A79" w:rsidRPr="00710858" w:rsidRDefault="00DA4A79" w:rsidP="00DA4A79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2"/>
                      <w:szCs w:val="32"/>
                      <w:rPrChange w:id="7836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32"/>
                      <w:szCs w:val="32"/>
                      <w:rPrChange w:id="7837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Lunch   Time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7838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＆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7839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Break</w:t>
                  </w:r>
                </w:p>
              </w:tc>
            </w:tr>
            <w:tr w:rsidR="00710858" w:rsidRPr="00710858" w14:paraId="74E7A02E" w14:textId="77777777" w:rsidTr="003E7301">
              <w:trPr>
                <w:cantSplit/>
              </w:trPr>
              <w:tc>
                <w:tcPr>
                  <w:tcW w:w="1201" w:type="dxa"/>
                  <w:vMerge/>
                  <w:vAlign w:val="center"/>
                </w:tcPr>
                <w:p w14:paraId="6F14116B" w14:textId="77777777" w:rsidR="00DA4A79" w:rsidRPr="00710858" w:rsidRDefault="00DA4A79" w:rsidP="00DA4A79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784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6FED1F5E" w14:textId="77777777" w:rsidR="00DA4A79" w:rsidRPr="00710858" w:rsidRDefault="00DA4A79" w:rsidP="00DA4A79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7841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7842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5</w:t>
                  </w:r>
                </w:p>
              </w:tc>
              <w:tc>
                <w:tcPr>
                  <w:tcW w:w="1574" w:type="dxa"/>
                  <w:vAlign w:val="center"/>
                </w:tcPr>
                <w:p w14:paraId="76D94FC2" w14:textId="77777777" w:rsidR="00DA4A79" w:rsidRPr="00710858" w:rsidRDefault="00DA4A79" w:rsidP="00DA4A79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784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784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7845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784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  <w:p w14:paraId="09D5B400" w14:textId="77777777" w:rsidR="00DA4A79" w:rsidRPr="00710858" w:rsidRDefault="00DA4A79" w:rsidP="00DA4A79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784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784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6667147A" w14:textId="77777777" w:rsidR="00DA4A79" w:rsidRPr="00710858" w:rsidRDefault="00DA4A79" w:rsidP="00DA4A79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784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785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7851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785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503" w:type="dxa"/>
                  <w:vAlign w:val="center"/>
                </w:tcPr>
                <w:p w14:paraId="1B897A2B" w14:textId="77777777" w:rsidR="00DA4A79" w:rsidRPr="00710858" w:rsidRDefault="00DA4A79" w:rsidP="00DA4A79">
                  <w:pPr>
                    <w:snapToGrid w:val="0"/>
                    <w:jc w:val="center"/>
                    <w:rPr>
                      <w:rFonts w:eastAsia="標楷體"/>
                      <w:rPrChange w:id="785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785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469CD447" w14:textId="77777777" w:rsidR="00D91783" w:rsidRPr="00710858" w:rsidRDefault="00D91783" w:rsidP="00D91783">
                  <w:pPr>
                    <w:snapToGrid w:val="0"/>
                    <w:spacing w:line="400" w:lineRule="exact"/>
                    <w:jc w:val="center"/>
                    <w:rPr>
                      <w:ins w:id="7855" w:author="User" w:date="2025-08-19T10:39:00Z"/>
                      <w:rFonts w:eastAsia="標楷體"/>
                      <w:sz w:val="36"/>
                      <w:szCs w:val="36"/>
                      <w:rPrChange w:id="7856" w:author="User" w:date="2025-08-27T11:49:00Z">
                        <w:rPr>
                          <w:ins w:id="7857" w:author="User" w:date="2025-08-19T10:39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858" w:author="User" w:date="2025-08-19T10:39:00Z">
                    <w:r w:rsidRPr="00710858">
                      <w:rPr>
                        <w:rFonts w:eastAsia="標楷體"/>
                        <w:sz w:val="36"/>
                        <w:szCs w:val="36"/>
                        <w:rPrChange w:id="7859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101</w:t>
                    </w:r>
                  </w:ins>
                </w:p>
                <w:p w14:paraId="3CC80E45" w14:textId="0988769F" w:rsidR="009D0A55" w:rsidRPr="00710858" w:rsidDel="00D91783" w:rsidRDefault="00D91783" w:rsidP="00D91783">
                  <w:pPr>
                    <w:snapToGrid w:val="0"/>
                    <w:spacing w:line="400" w:lineRule="exact"/>
                    <w:jc w:val="center"/>
                    <w:rPr>
                      <w:ins w:id="7860" w:author="Windows 使用者" w:date="2024-08-13T10:07:00Z"/>
                      <w:del w:id="7861" w:author="User" w:date="2025-08-19T10:39:00Z"/>
                      <w:rFonts w:eastAsia="標楷體"/>
                      <w:sz w:val="36"/>
                      <w:szCs w:val="36"/>
                      <w:rPrChange w:id="7862" w:author="User" w:date="2025-08-27T11:49:00Z">
                        <w:rPr>
                          <w:ins w:id="7863" w:author="Windows 使用者" w:date="2024-08-13T10:07:00Z"/>
                          <w:del w:id="7864" w:author="User" w:date="2025-08-19T10:39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865" w:author="User" w:date="2025-08-19T10:39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786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音樂</w:t>
                    </w:r>
                  </w:ins>
                  <w:ins w:id="7867" w:author="Windows 使用者" w:date="2024-08-13T10:07:00Z">
                    <w:del w:id="7868" w:author="User" w:date="2025-08-19T10:39:00Z">
                      <w:r w:rsidR="009D0A55" w:rsidRPr="00710858" w:rsidDel="00D91783">
                        <w:rPr>
                          <w:rFonts w:eastAsia="標楷體"/>
                          <w:sz w:val="36"/>
                          <w:szCs w:val="36"/>
                          <w:rPrChange w:id="7869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201</w:delText>
                      </w:r>
                    </w:del>
                  </w:ins>
                </w:p>
                <w:p w14:paraId="6E2978DF" w14:textId="092216E2" w:rsidR="00DA4A79" w:rsidRPr="00710858" w:rsidRDefault="009D0A55" w:rsidP="009D0A55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787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871" w:author="Windows 使用者" w:date="2024-08-13T10:07:00Z">
                    <w:del w:id="7872" w:author="User" w:date="2025-08-19T10:39:00Z">
                      <w:r w:rsidRPr="00710858" w:rsidDel="00D91783">
                        <w:rPr>
                          <w:rFonts w:eastAsia="標楷體" w:hint="eastAsia"/>
                          <w:sz w:val="36"/>
                          <w:szCs w:val="36"/>
                          <w:rPrChange w:id="7873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音樂</w:delText>
                      </w:r>
                    </w:del>
                  </w:ins>
                </w:p>
              </w:tc>
              <w:tc>
                <w:tcPr>
                  <w:tcW w:w="1373" w:type="dxa"/>
                  <w:vAlign w:val="center"/>
                </w:tcPr>
                <w:p w14:paraId="0259BA51" w14:textId="7E6965D5" w:rsidR="00B27F67" w:rsidRPr="00710858" w:rsidDel="00D91783" w:rsidRDefault="00B27F67" w:rsidP="00B27F67">
                  <w:pPr>
                    <w:snapToGrid w:val="0"/>
                    <w:spacing w:line="400" w:lineRule="exact"/>
                    <w:jc w:val="center"/>
                    <w:rPr>
                      <w:ins w:id="7874" w:author="Windows 使用者" w:date="2024-08-21T15:50:00Z"/>
                      <w:del w:id="7875" w:author="User" w:date="2025-08-19T10:39:00Z"/>
                      <w:rFonts w:eastAsia="標楷體"/>
                      <w:sz w:val="36"/>
                      <w:szCs w:val="36"/>
                      <w:rPrChange w:id="7876" w:author="User" w:date="2025-08-27T11:49:00Z">
                        <w:rPr>
                          <w:ins w:id="7877" w:author="Windows 使用者" w:date="2024-08-21T15:50:00Z"/>
                          <w:del w:id="7878" w:author="User" w:date="2025-08-19T10:39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879" w:author="Windows 使用者" w:date="2024-08-21T15:50:00Z">
                    <w:del w:id="7880" w:author="User" w:date="2025-08-19T10:39:00Z">
                      <w:r w:rsidRPr="00710858" w:rsidDel="00D91783">
                        <w:rPr>
                          <w:rFonts w:eastAsia="標楷體"/>
                          <w:sz w:val="36"/>
                          <w:szCs w:val="36"/>
                          <w:rPrChange w:id="7881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201</w:delText>
                      </w:r>
                    </w:del>
                  </w:ins>
                </w:p>
                <w:p w14:paraId="102A534E" w14:textId="2C74916B" w:rsidR="00AD3966" w:rsidRPr="00710858" w:rsidDel="00D87D66" w:rsidRDefault="00B27F67" w:rsidP="00B27F67">
                  <w:pPr>
                    <w:snapToGrid w:val="0"/>
                    <w:spacing w:line="400" w:lineRule="exact"/>
                    <w:jc w:val="center"/>
                    <w:rPr>
                      <w:del w:id="7882" w:author="Windows 使用者" w:date="2024-08-12T11:47:00Z"/>
                      <w:rFonts w:eastAsia="標楷體"/>
                      <w:sz w:val="36"/>
                      <w:szCs w:val="36"/>
                      <w:rPrChange w:id="7883" w:author="User" w:date="2025-08-27T11:49:00Z">
                        <w:rPr>
                          <w:del w:id="7884" w:author="Windows 使用者" w:date="2024-08-12T11:4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885" w:author="Windows 使用者" w:date="2024-08-21T15:50:00Z">
                    <w:del w:id="7886" w:author="User" w:date="2025-08-19T10:39:00Z">
                      <w:r w:rsidRPr="00710858" w:rsidDel="00D91783">
                        <w:rPr>
                          <w:rFonts w:eastAsia="標楷體" w:hint="eastAsia"/>
                          <w:sz w:val="36"/>
                          <w:szCs w:val="36"/>
                          <w:rPrChange w:id="7887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視覺</w:delText>
                      </w:r>
                    </w:del>
                  </w:ins>
                  <w:del w:id="7888" w:author="Windows 使用者" w:date="2024-08-12T11:47:00Z">
                    <w:r w:rsidR="00AD3966" w:rsidRPr="00710858" w:rsidDel="00D87D66">
                      <w:rPr>
                        <w:rFonts w:eastAsia="標楷體"/>
                        <w:sz w:val="36"/>
                        <w:szCs w:val="36"/>
                        <w:rPrChange w:id="7889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101</w:delText>
                    </w:r>
                  </w:del>
                </w:p>
                <w:p w14:paraId="480EE88A" w14:textId="213F37C3" w:rsidR="003642F7" w:rsidRPr="00710858" w:rsidRDefault="00AD3966" w:rsidP="00AD3966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789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7891" w:author="Windows 使用者" w:date="2024-08-12T11:47:00Z">
                    <w:r w:rsidRPr="00710858" w:rsidDel="00D87D66">
                      <w:rPr>
                        <w:rFonts w:eastAsia="標楷體" w:hint="eastAsia"/>
                        <w:sz w:val="36"/>
                        <w:szCs w:val="36"/>
                        <w:rPrChange w:id="789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音樂</w:delText>
                    </w:r>
                  </w:del>
                </w:p>
              </w:tc>
              <w:tc>
                <w:tcPr>
                  <w:tcW w:w="1374" w:type="dxa"/>
                  <w:tcBorders>
                    <w:bottom w:val="single" w:sz="4" w:space="0" w:color="auto"/>
                  </w:tcBorders>
                  <w:vAlign w:val="center"/>
                </w:tcPr>
                <w:p w14:paraId="7EFBD4C4" w14:textId="6349BF33" w:rsidR="009C2F9B" w:rsidRPr="00710858" w:rsidRDefault="009C2F9B" w:rsidP="00FF1582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789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6792EB91" w14:textId="21370588" w:rsidR="00D91783" w:rsidRPr="00710858" w:rsidRDefault="00A72E90" w:rsidP="00D91783">
                  <w:pPr>
                    <w:snapToGrid w:val="0"/>
                    <w:spacing w:line="400" w:lineRule="exact"/>
                    <w:jc w:val="center"/>
                    <w:rPr>
                      <w:ins w:id="7894" w:author="User" w:date="2025-08-19T10:41:00Z"/>
                      <w:rFonts w:eastAsia="標楷體"/>
                      <w:sz w:val="36"/>
                      <w:szCs w:val="36"/>
                      <w:rPrChange w:id="7895" w:author="User" w:date="2025-08-27T11:49:00Z">
                        <w:rPr>
                          <w:ins w:id="7896" w:author="User" w:date="2025-08-19T10:4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897" w:author="User" w:date="2025-08-20T12:07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789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※</w:t>
                    </w:r>
                  </w:ins>
                  <w:ins w:id="7899" w:author="User" w:date="2025-08-19T10:41:00Z">
                    <w:r w:rsidR="00D91783" w:rsidRPr="00710858">
                      <w:rPr>
                        <w:rFonts w:eastAsia="標楷體"/>
                        <w:sz w:val="36"/>
                        <w:szCs w:val="36"/>
                        <w:rPrChange w:id="7900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201</w:t>
                    </w:r>
                  </w:ins>
                </w:p>
                <w:p w14:paraId="1E1E4CDB" w14:textId="0A640B32" w:rsidR="009C2F9B" w:rsidRPr="00710858" w:rsidRDefault="00D91783" w:rsidP="00D91783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790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902" w:author="User" w:date="2025-08-19T10:41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790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表演</w:t>
                    </w:r>
                  </w:ins>
                </w:p>
              </w:tc>
              <w:tc>
                <w:tcPr>
                  <w:tcW w:w="1372" w:type="dxa"/>
                  <w:vAlign w:val="center"/>
                </w:tcPr>
                <w:p w14:paraId="0B772589" w14:textId="4E50F194" w:rsidR="0047011F" w:rsidRPr="00710858" w:rsidRDefault="0047011F" w:rsidP="003A044F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790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2F7BD4" w:rsidRPr="00710858" w14:paraId="25CD5CFE" w14:textId="77777777" w:rsidTr="003E7301">
              <w:trPr>
                <w:cantSplit/>
              </w:trPr>
              <w:tc>
                <w:tcPr>
                  <w:tcW w:w="1201" w:type="dxa"/>
                  <w:vMerge/>
                  <w:vAlign w:val="center"/>
                </w:tcPr>
                <w:p w14:paraId="74F8F361" w14:textId="77777777" w:rsidR="002F7BD4" w:rsidRPr="00710858" w:rsidRDefault="002F7BD4" w:rsidP="002F7BD4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790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0D9DB505" w14:textId="77777777" w:rsidR="002F7BD4" w:rsidRPr="00710858" w:rsidRDefault="002F7BD4" w:rsidP="002F7BD4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7906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7907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6</w:t>
                  </w:r>
                </w:p>
              </w:tc>
              <w:tc>
                <w:tcPr>
                  <w:tcW w:w="1574" w:type="dxa"/>
                  <w:vAlign w:val="center"/>
                </w:tcPr>
                <w:p w14:paraId="76364021" w14:textId="77777777" w:rsidR="002F7BD4" w:rsidRPr="00710858" w:rsidRDefault="002F7BD4" w:rsidP="002F7BD4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790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790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7910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791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  <w:p w14:paraId="1A471E7D" w14:textId="77777777" w:rsidR="002F7BD4" w:rsidRPr="00710858" w:rsidRDefault="002F7BD4" w:rsidP="002F7BD4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791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791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3569557C" w14:textId="77777777" w:rsidR="002F7BD4" w:rsidRPr="00710858" w:rsidRDefault="002F7BD4" w:rsidP="002F7BD4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791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791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14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7916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791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40</w:t>
                  </w:r>
                </w:p>
              </w:tc>
              <w:tc>
                <w:tcPr>
                  <w:tcW w:w="503" w:type="dxa"/>
                  <w:vAlign w:val="center"/>
                </w:tcPr>
                <w:p w14:paraId="2501591B" w14:textId="77777777" w:rsidR="002F7BD4" w:rsidRPr="00710858" w:rsidRDefault="002F7BD4" w:rsidP="002F7BD4">
                  <w:pPr>
                    <w:snapToGrid w:val="0"/>
                    <w:jc w:val="center"/>
                    <w:rPr>
                      <w:rFonts w:eastAsia="標楷體"/>
                      <w:rPrChange w:id="791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791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40</w:t>
                  </w:r>
                </w:p>
              </w:tc>
              <w:tc>
                <w:tcPr>
                  <w:tcW w:w="1371" w:type="dxa"/>
                  <w:tcBorders>
                    <w:bottom w:val="single" w:sz="4" w:space="0" w:color="auto"/>
                  </w:tcBorders>
                  <w:vAlign w:val="center"/>
                </w:tcPr>
                <w:p w14:paraId="6108BDA7" w14:textId="23317E53" w:rsidR="002F7BD4" w:rsidRPr="00710858" w:rsidRDefault="002F7BD4" w:rsidP="002F7BD4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792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tcBorders>
                    <w:bottom w:val="single" w:sz="4" w:space="0" w:color="auto"/>
                  </w:tcBorders>
                  <w:vAlign w:val="center"/>
                </w:tcPr>
                <w:p w14:paraId="6235CFF1" w14:textId="1BD75A4F" w:rsidR="002F7BD4" w:rsidRPr="00710858" w:rsidDel="002F7BD4" w:rsidRDefault="002F7BD4" w:rsidP="002F7BD4">
                  <w:pPr>
                    <w:snapToGrid w:val="0"/>
                    <w:spacing w:line="400" w:lineRule="exact"/>
                    <w:jc w:val="center"/>
                    <w:rPr>
                      <w:ins w:id="7921" w:author="Windows 使用者" w:date="2024-08-28T08:34:00Z"/>
                      <w:del w:id="7922" w:author="User" w:date="2025-11-28T15:41:00Z"/>
                      <w:rFonts w:eastAsia="標楷體"/>
                      <w:sz w:val="28"/>
                      <w:szCs w:val="36"/>
                      <w:rPrChange w:id="7923" w:author="User" w:date="2025-08-27T11:49:00Z">
                        <w:rPr>
                          <w:ins w:id="7924" w:author="Windows 使用者" w:date="2024-08-28T08:34:00Z"/>
                          <w:del w:id="7925" w:author="User" w:date="2025-11-28T15:41:00Z"/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</w:pPr>
                  <w:ins w:id="7926" w:author="Windows 使用者" w:date="2024-08-28T08:34:00Z">
                    <w:del w:id="7927" w:author="User" w:date="2025-11-28T15:41:00Z">
                      <w:r w:rsidRPr="00710858" w:rsidDel="002F7BD4">
                        <w:rPr>
                          <w:rFonts w:eastAsia="標楷體" w:hint="eastAsia"/>
                          <w:sz w:val="28"/>
                          <w:szCs w:val="36"/>
                          <w:rPrChange w:id="7928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36"/>
                            </w:rPr>
                          </w:rPrChange>
                        </w:rPr>
                        <w:delText>技藝教育</w:delText>
                      </w:r>
                    </w:del>
                  </w:ins>
                </w:p>
                <w:p w14:paraId="2760ABFA" w14:textId="2FB04026" w:rsidR="002F7BD4" w:rsidRPr="00710858" w:rsidRDefault="002F7BD4" w:rsidP="002F7BD4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792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930" w:author="Windows 使用者" w:date="2024-08-28T08:34:00Z">
                    <w:del w:id="7931" w:author="User" w:date="2025-11-28T15:41:00Z">
                      <w:r w:rsidRPr="00710858" w:rsidDel="002F7BD4">
                        <w:rPr>
                          <w:rFonts w:eastAsia="標楷體" w:hint="eastAsia"/>
                          <w:sz w:val="28"/>
                          <w:szCs w:val="36"/>
                          <w:shd w:val="pct15" w:color="auto" w:fill="FFFFFF"/>
                          <w:rPrChange w:id="7932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36"/>
                              <w:shd w:val="pct15" w:color="auto" w:fill="FFFFFF"/>
                            </w:rPr>
                          </w:rPrChange>
                        </w:rPr>
                        <w:delText>音樂</w:delText>
                      </w:r>
                    </w:del>
                  </w:ins>
                </w:p>
              </w:tc>
              <w:tc>
                <w:tcPr>
                  <w:tcW w:w="137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0797094" w14:textId="77777777" w:rsidR="002F7BD4" w:rsidRPr="002F7BD4" w:rsidRDefault="002F7BD4" w:rsidP="002F7BD4">
                  <w:pPr>
                    <w:snapToGrid w:val="0"/>
                    <w:spacing w:line="400" w:lineRule="exact"/>
                    <w:jc w:val="center"/>
                    <w:rPr>
                      <w:ins w:id="7933" w:author="User" w:date="2025-11-28T15:41:00Z"/>
                      <w:rFonts w:eastAsia="標楷體"/>
                      <w:color w:val="FF0000"/>
                      <w:sz w:val="28"/>
                      <w:szCs w:val="36"/>
                      <w:rPrChange w:id="7934" w:author="User" w:date="2025-11-28T15:41:00Z">
                        <w:rPr>
                          <w:ins w:id="7935" w:author="User" w:date="2025-11-28T15:41:00Z"/>
                          <w:rFonts w:eastAsia="標楷體"/>
                          <w:sz w:val="28"/>
                          <w:szCs w:val="36"/>
                        </w:rPr>
                      </w:rPrChange>
                    </w:rPr>
                  </w:pPr>
                  <w:ins w:id="7936" w:author="User" w:date="2025-11-28T15:41:00Z">
                    <w:r w:rsidRPr="002F7BD4">
                      <w:rPr>
                        <w:rFonts w:eastAsia="標楷體" w:hint="eastAsia"/>
                        <w:color w:val="FF0000"/>
                        <w:sz w:val="28"/>
                        <w:szCs w:val="36"/>
                        <w:rPrChange w:id="7937" w:author="User" w:date="2025-11-28T15:41:00Z">
                          <w:rPr>
                            <w:rFonts w:eastAsia="標楷體" w:hint="eastAsia"/>
                            <w:sz w:val="28"/>
                            <w:szCs w:val="36"/>
                          </w:rPr>
                        </w:rPrChange>
                      </w:rPr>
                      <w:t>技藝教育</w:t>
                    </w:r>
                  </w:ins>
                </w:p>
                <w:p w14:paraId="06C8E65C" w14:textId="0DE0AAB8" w:rsidR="002F7BD4" w:rsidRPr="002F7BD4" w:rsidDel="00D91783" w:rsidRDefault="002F7BD4" w:rsidP="002F7BD4">
                  <w:pPr>
                    <w:snapToGrid w:val="0"/>
                    <w:spacing w:line="400" w:lineRule="exact"/>
                    <w:jc w:val="center"/>
                    <w:rPr>
                      <w:ins w:id="7938" w:author="Windows 使用者" w:date="2024-08-12T12:51:00Z"/>
                      <w:del w:id="7939" w:author="User" w:date="2025-08-19T10:41:00Z"/>
                      <w:rFonts w:eastAsia="標楷體"/>
                      <w:color w:val="FF0000"/>
                      <w:sz w:val="36"/>
                      <w:szCs w:val="36"/>
                      <w:rPrChange w:id="7940" w:author="User" w:date="2025-11-28T15:41:00Z">
                        <w:rPr>
                          <w:ins w:id="7941" w:author="Windows 使用者" w:date="2024-08-12T12:51:00Z"/>
                          <w:del w:id="7942" w:author="User" w:date="2025-08-19T10:4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943" w:author="User" w:date="2025-11-28T15:41:00Z">
                    <w:r w:rsidRPr="002F7BD4">
                      <w:rPr>
                        <w:rFonts w:eastAsia="標楷體" w:hint="eastAsia"/>
                        <w:color w:val="FF0000"/>
                        <w:sz w:val="28"/>
                        <w:szCs w:val="36"/>
                        <w:shd w:val="pct15" w:color="auto" w:fill="FFFFFF"/>
                        <w:rPrChange w:id="7944" w:author="User" w:date="2025-11-28T15:41:00Z">
                          <w:rPr>
                            <w:rFonts w:eastAsia="標楷體" w:hint="eastAsia"/>
                            <w:sz w:val="28"/>
                            <w:szCs w:val="36"/>
                            <w:shd w:val="pct15" w:color="auto" w:fill="FFFFFF"/>
                          </w:rPr>
                        </w:rPrChange>
                      </w:rPr>
                      <w:t>音樂</w:t>
                    </w:r>
                  </w:ins>
                  <w:ins w:id="7945" w:author="Windows 使用者" w:date="2024-08-12T12:51:00Z">
                    <w:del w:id="7946" w:author="User" w:date="2025-08-19T10:41:00Z">
                      <w:r w:rsidRPr="002F7BD4" w:rsidDel="00D91783">
                        <w:rPr>
                          <w:rFonts w:eastAsia="標楷體"/>
                          <w:color w:val="FF0000"/>
                          <w:sz w:val="36"/>
                          <w:szCs w:val="36"/>
                          <w:rPrChange w:id="7947" w:author="User" w:date="2025-11-28T15:41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101</w:delText>
                      </w:r>
                    </w:del>
                  </w:ins>
                </w:p>
                <w:p w14:paraId="4EA9C3A6" w14:textId="5B74C2DD" w:rsidR="002F7BD4" w:rsidRPr="002F7BD4" w:rsidRDefault="002F7BD4" w:rsidP="002F7BD4">
                  <w:pPr>
                    <w:snapToGrid w:val="0"/>
                    <w:jc w:val="center"/>
                    <w:rPr>
                      <w:rFonts w:eastAsia="標楷體"/>
                      <w:color w:val="FF0000"/>
                      <w:sz w:val="36"/>
                      <w:szCs w:val="36"/>
                      <w:rPrChange w:id="7948" w:author="User" w:date="2025-11-28T15:41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949" w:author="Windows 使用者" w:date="2024-08-12T12:51:00Z">
                    <w:del w:id="7950" w:author="User" w:date="2025-08-19T10:41:00Z">
                      <w:r w:rsidRPr="002F7BD4" w:rsidDel="00D91783">
                        <w:rPr>
                          <w:rFonts w:eastAsia="標楷體" w:hint="eastAsia"/>
                          <w:color w:val="FF0000"/>
                          <w:sz w:val="36"/>
                          <w:szCs w:val="36"/>
                          <w:rPrChange w:id="7951" w:author="User" w:date="2025-11-28T15:41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視覺</w:delText>
                      </w:r>
                    </w:del>
                  </w:ins>
                </w:p>
              </w:tc>
              <w:tc>
                <w:tcPr>
                  <w:tcW w:w="1372" w:type="dxa"/>
                  <w:tcBorders>
                    <w:bottom w:val="single" w:sz="4" w:space="0" w:color="auto"/>
                  </w:tcBorders>
                  <w:vAlign w:val="center"/>
                </w:tcPr>
                <w:p w14:paraId="7C220A5D" w14:textId="77777777" w:rsidR="002F7BD4" w:rsidRPr="00710858" w:rsidRDefault="002F7BD4" w:rsidP="002F7BD4">
                  <w:pPr>
                    <w:snapToGrid w:val="0"/>
                    <w:spacing w:line="360" w:lineRule="exact"/>
                    <w:jc w:val="center"/>
                    <w:rPr>
                      <w:ins w:id="7952" w:author="User" w:date="2025-08-19T10:43:00Z"/>
                      <w:rFonts w:eastAsia="標楷體"/>
                      <w:sz w:val="36"/>
                      <w:szCs w:val="36"/>
                      <w:rPrChange w:id="7953" w:author="User" w:date="2025-08-27T11:49:00Z">
                        <w:rPr>
                          <w:ins w:id="7954" w:author="User" w:date="2025-08-19T10:4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955" w:author="User" w:date="2025-08-19T10:43:00Z">
                    <w:r w:rsidRPr="00710858">
                      <w:rPr>
                        <w:rFonts w:eastAsia="標楷體"/>
                        <w:sz w:val="36"/>
                        <w:szCs w:val="36"/>
                        <w:rPrChange w:id="7956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201</w:t>
                    </w:r>
                  </w:ins>
                </w:p>
                <w:p w14:paraId="61C39869" w14:textId="40F47E35" w:rsidR="002F7BD4" w:rsidRPr="00710858" w:rsidDel="00D91783" w:rsidRDefault="002F7BD4" w:rsidP="002F7BD4">
                  <w:pPr>
                    <w:snapToGrid w:val="0"/>
                    <w:spacing w:line="360" w:lineRule="exact"/>
                    <w:jc w:val="center"/>
                    <w:rPr>
                      <w:del w:id="7957" w:author="User" w:date="2025-08-19T10:41:00Z"/>
                      <w:rFonts w:eastAsia="標楷體"/>
                      <w:sz w:val="36"/>
                      <w:szCs w:val="36"/>
                      <w:rPrChange w:id="7958" w:author="User" w:date="2025-08-27T11:49:00Z">
                        <w:rPr>
                          <w:del w:id="7959" w:author="User" w:date="2025-08-19T10:4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960" w:author="User" w:date="2025-08-19T10:43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796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社團</w:t>
                    </w:r>
                  </w:ins>
                  <w:ins w:id="7962" w:author="Windows 使用者" w:date="2024-08-12T12:36:00Z">
                    <w:del w:id="7963" w:author="User" w:date="2025-08-19T10:41:00Z">
                      <w:r w:rsidRPr="00710858" w:rsidDel="00D91783">
                        <w:rPr>
                          <w:rFonts w:eastAsia="標楷體"/>
                          <w:sz w:val="36"/>
                          <w:szCs w:val="36"/>
                          <w:rPrChange w:id="7964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(</w:delText>
                      </w:r>
                    </w:del>
                  </w:ins>
                  <w:del w:id="7965" w:author="User" w:date="2025-08-19T10:41:00Z">
                    <w:r w:rsidRPr="00710858" w:rsidDel="00D91783">
                      <w:rPr>
                        <w:rFonts w:eastAsia="標楷體"/>
                        <w:sz w:val="36"/>
                        <w:szCs w:val="36"/>
                        <w:rPrChange w:id="7966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(</w:delText>
                    </w:r>
                  </w:del>
                  <w:ins w:id="7967" w:author="Windows 使用者" w:date="2024-08-12T11:52:00Z">
                    <w:del w:id="7968" w:author="User" w:date="2025-08-19T10:41:00Z">
                      <w:r w:rsidRPr="00710858" w:rsidDel="00D91783">
                        <w:rPr>
                          <w:rFonts w:eastAsia="標楷體"/>
                          <w:sz w:val="36"/>
                          <w:szCs w:val="36"/>
                          <w:rPrChange w:id="7969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2</w:delText>
                      </w:r>
                    </w:del>
                  </w:ins>
                  <w:del w:id="7970" w:author="User" w:date="2025-08-19T10:41:00Z">
                    <w:r w:rsidRPr="00710858" w:rsidDel="00D91783">
                      <w:rPr>
                        <w:rFonts w:eastAsia="標楷體"/>
                        <w:sz w:val="36"/>
                        <w:szCs w:val="36"/>
                        <w:rPrChange w:id="7971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201</w:delText>
                    </w:r>
                  </w:del>
                  <w:ins w:id="7972" w:author="Windows 使用者" w:date="2024-08-12T12:36:00Z">
                    <w:del w:id="7973" w:author="User" w:date="2025-08-19T10:41:00Z">
                      <w:r w:rsidRPr="00710858" w:rsidDel="00D91783">
                        <w:rPr>
                          <w:rFonts w:eastAsia="標楷體"/>
                          <w:sz w:val="36"/>
                          <w:szCs w:val="36"/>
                          <w:rPrChange w:id="7974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)</w:delText>
                      </w:r>
                    </w:del>
                  </w:ins>
                  <w:del w:id="7975" w:author="User" w:date="2025-08-19T10:41:00Z">
                    <w:r w:rsidRPr="00710858" w:rsidDel="00D91783">
                      <w:rPr>
                        <w:rFonts w:eastAsia="標楷體"/>
                        <w:sz w:val="36"/>
                        <w:szCs w:val="36"/>
                        <w:rPrChange w:id="7976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)</w:delText>
                    </w:r>
                  </w:del>
                </w:p>
                <w:p w14:paraId="27BADD92" w14:textId="35B38208" w:rsidR="002F7BD4" w:rsidRPr="00710858" w:rsidRDefault="002F7BD4" w:rsidP="002F7BD4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797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7978" w:author="User" w:date="2025-08-19T10:41:00Z">
                    <w:r w:rsidRPr="00710858" w:rsidDel="00D91783">
                      <w:rPr>
                        <w:rFonts w:eastAsia="標楷體"/>
                        <w:sz w:val="36"/>
                        <w:szCs w:val="36"/>
                        <w:rPrChange w:id="7979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(</w:delText>
                    </w:r>
                    <w:r w:rsidRPr="00710858" w:rsidDel="00D91783">
                      <w:rPr>
                        <w:rFonts w:eastAsia="標楷體" w:hint="eastAsia"/>
                        <w:sz w:val="36"/>
                        <w:szCs w:val="36"/>
                        <w:rPrChange w:id="798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聯課</w:delText>
                    </w:r>
                    <w:r w:rsidRPr="00710858" w:rsidDel="00D91783">
                      <w:rPr>
                        <w:rFonts w:eastAsia="標楷體"/>
                        <w:sz w:val="36"/>
                        <w:szCs w:val="36"/>
                        <w:rPrChange w:id="7981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)</w:delText>
                    </w:r>
                  </w:del>
                </w:p>
              </w:tc>
              <w:tc>
                <w:tcPr>
                  <w:tcW w:w="1372" w:type="dxa"/>
                  <w:tcBorders>
                    <w:bottom w:val="single" w:sz="4" w:space="0" w:color="auto"/>
                  </w:tcBorders>
                  <w:vAlign w:val="center"/>
                </w:tcPr>
                <w:p w14:paraId="4E57EE40" w14:textId="5228D859" w:rsidR="002F7BD4" w:rsidRPr="00710858" w:rsidDel="00D91783" w:rsidRDefault="002F7BD4" w:rsidP="002F7BD4">
                  <w:pPr>
                    <w:snapToGrid w:val="0"/>
                    <w:spacing w:line="400" w:lineRule="exact"/>
                    <w:jc w:val="center"/>
                    <w:rPr>
                      <w:ins w:id="7982" w:author="Windows 使用者" w:date="2024-08-13T09:33:00Z"/>
                      <w:del w:id="7983" w:author="User" w:date="2025-08-19T10:39:00Z"/>
                      <w:rFonts w:eastAsia="標楷體"/>
                      <w:sz w:val="36"/>
                      <w:szCs w:val="36"/>
                      <w:rPrChange w:id="7984" w:author="User" w:date="2025-08-27T11:49:00Z">
                        <w:rPr>
                          <w:ins w:id="7985" w:author="Windows 使用者" w:date="2024-08-13T09:33:00Z"/>
                          <w:del w:id="7986" w:author="User" w:date="2025-08-19T10:39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987" w:author="Windows 使用者" w:date="2024-08-13T09:33:00Z">
                    <w:del w:id="7988" w:author="User" w:date="2025-08-19T10:39:00Z">
                      <w:r w:rsidRPr="00710858" w:rsidDel="00D91783">
                        <w:rPr>
                          <w:rFonts w:eastAsia="標楷體" w:hint="eastAsia"/>
                          <w:sz w:val="36"/>
                          <w:szCs w:val="36"/>
                          <w:rPrChange w:id="7989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※</w:delText>
                      </w:r>
                      <w:r w:rsidRPr="00710858" w:rsidDel="00D91783">
                        <w:rPr>
                          <w:rFonts w:eastAsia="標楷體"/>
                          <w:sz w:val="36"/>
                          <w:szCs w:val="36"/>
                          <w:rPrChange w:id="7990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301</w:delText>
                      </w:r>
                    </w:del>
                  </w:ins>
                </w:p>
                <w:p w14:paraId="46D2F352" w14:textId="432AE6F4" w:rsidR="002F7BD4" w:rsidRPr="00710858" w:rsidRDefault="002F7BD4" w:rsidP="002F7BD4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799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7992" w:author="Windows 使用者" w:date="2024-08-13T09:33:00Z">
                    <w:del w:id="7993" w:author="User" w:date="2025-08-19T10:39:00Z">
                      <w:r w:rsidRPr="00710858" w:rsidDel="00D91783">
                        <w:rPr>
                          <w:rFonts w:eastAsia="標楷體" w:hint="eastAsia"/>
                          <w:sz w:val="36"/>
                          <w:szCs w:val="36"/>
                          <w:rPrChange w:id="7994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表演</w:delText>
                      </w:r>
                    </w:del>
                  </w:ins>
                </w:p>
              </w:tc>
            </w:tr>
            <w:tr w:rsidR="002F7BD4" w:rsidRPr="00710858" w14:paraId="189616D4" w14:textId="77777777" w:rsidTr="003E7301">
              <w:trPr>
                <w:cantSplit/>
                <w:trHeight w:val="661"/>
              </w:trPr>
              <w:tc>
                <w:tcPr>
                  <w:tcW w:w="1201" w:type="dxa"/>
                  <w:vMerge/>
                  <w:vAlign w:val="center"/>
                </w:tcPr>
                <w:p w14:paraId="52754BB2" w14:textId="77777777" w:rsidR="002F7BD4" w:rsidRPr="00710858" w:rsidRDefault="002F7BD4" w:rsidP="002F7BD4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799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2099" w:type="dxa"/>
                  <w:gridSpan w:val="2"/>
                  <w:vAlign w:val="center"/>
                </w:tcPr>
                <w:p w14:paraId="78E5DA2E" w14:textId="77777777" w:rsidR="002F7BD4" w:rsidRPr="00710858" w:rsidRDefault="002F7BD4" w:rsidP="002F7BD4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799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799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14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7998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799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8000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800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8002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800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</w:tc>
              <w:tc>
                <w:tcPr>
                  <w:tcW w:w="503" w:type="dxa"/>
                  <w:vAlign w:val="center"/>
                </w:tcPr>
                <w:p w14:paraId="24F013D8" w14:textId="77777777" w:rsidR="002F7BD4" w:rsidRPr="00710858" w:rsidRDefault="002F7BD4" w:rsidP="002F7BD4">
                  <w:pPr>
                    <w:snapToGrid w:val="0"/>
                    <w:jc w:val="center"/>
                    <w:rPr>
                      <w:rFonts w:eastAsia="標楷體"/>
                      <w:rPrChange w:id="800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800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20</w:t>
                  </w:r>
                </w:p>
              </w:tc>
              <w:tc>
                <w:tcPr>
                  <w:tcW w:w="6862" w:type="dxa"/>
                  <w:gridSpan w:val="5"/>
                  <w:tcBorders>
                    <w:bottom w:val="single" w:sz="4" w:space="0" w:color="auto"/>
                  </w:tcBorders>
                  <w:vAlign w:val="center"/>
                </w:tcPr>
                <w:p w14:paraId="29360622" w14:textId="77777777" w:rsidR="002F7BD4" w:rsidRPr="00710858" w:rsidRDefault="002F7BD4" w:rsidP="002F7BD4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800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8007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打掃時間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800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PrChange w:id="8009" w:author="User" w:date="2025-08-27T11:49:00Z">
                        <w:rPr>
                          <w:color w:val="000000" w:themeColor="text1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801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clean  Time</w:t>
                  </w:r>
                </w:p>
              </w:tc>
            </w:tr>
            <w:tr w:rsidR="002F7BD4" w:rsidRPr="00710858" w14:paraId="706B228F" w14:textId="77777777" w:rsidTr="003E7301">
              <w:trPr>
                <w:cantSplit/>
                <w:trHeight w:val="1250"/>
              </w:trPr>
              <w:tc>
                <w:tcPr>
                  <w:tcW w:w="1201" w:type="dxa"/>
                  <w:vMerge/>
                  <w:vAlign w:val="center"/>
                </w:tcPr>
                <w:p w14:paraId="50F679A3" w14:textId="77777777" w:rsidR="002F7BD4" w:rsidRPr="00710858" w:rsidRDefault="002F7BD4" w:rsidP="002F7BD4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801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1AA54C04" w14:textId="77777777" w:rsidR="002F7BD4" w:rsidRPr="00710858" w:rsidRDefault="002F7BD4" w:rsidP="002F7BD4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8012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8013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7</w:t>
                  </w:r>
                </w:p>
              </w:tc>
              <w:tc>
                <w:tcPr>
                  <w:tcW w:w="1574" w:type="dxa"/>
                  <w:vAlign w:val="center"/>
                </w:tcPr>
                <w:p w14:paraId="5261FB36" w14:textId="77777777" w:rsidR="002F7BD4" w:rsidRPr="00710858" w:rsidRDefault="002F7BD4" w:rsidP="002F7BD4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801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801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8016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801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  <w:p w14:paraId="13EF2495" w14:textId="77777777" w:rsidR="002F7BD4" w:rsidRPr="00710858" w:rsidRDefault="002F7BD4" w:rsidP="002F7BD4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801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801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585B1310" w14:textId="77777777" w:rsidR="002F7BD4" w:rsidRPr="00710858" w:rsidRDefault="002F7BD4" w:rsidP="002F7BD4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802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802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8022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802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503" w:type="dxa"/>
                  <w:vAlign w:val="center"/>
                </w:tcPr>
                <w:p w14:paraId="38F729B9" w14:textId="77777777" w:rsidR="002F7BD4" w:rsidRPr="00710858" w:rsidRDefault="002F7BD4" w:rsidP="002F7BD4">
                  <w:pPr>
                    <w:snapToGrid w:val="0"/>
                    <w:jc w:val="center"/>
                    <w:rPr>
                      <w:rFonts w:eastAsia="標楷體"/>
                      <w:rPrChange w:id="802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802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40</w:t>
                  </w:r>
                </w:p>
              </w:tc>
              <w:tc>
                <w:tcPr>
                  <w:tcW w:w="1371" w:type="dxa"/>
                  <w:vAlign w:val="center"/>
                </w:tcPr>
                <w:p w14:paraId="524BAF60" w14:textId="77777777" w:rsidR="002F7BD4" w:rsidRPr="00710858" w:rsidRDefault="002F7BD4" w:rsidP="002F7BD4">
                  <w:pPr>
                    <w:snapToGrid w:val="0"/>
                    <w:spacing w:line="400" w:lineRule="exact"/>
                    <w:jc w:val="center"/>
                    <w:rPr>
                      <w:ins w:id="8026" w:author="User" w:date="2025-08-19T10:39:00Z"/>
                      <w:rFonts w:eastAsia="標楷體"/>
                      <w:sz w:val="36"/>
                      <w:szCs w:val="36"/>
                      <w:rPrChange w:id="8027" w:author="User" w:date="2025-08-27T11:49:00Z">
                        <w:rPr>
                          <w:ins w:id="8028" w:author="User" w:date="2025-08-19T10:39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8029" w:author="User" w:date="2025-08-19T10:39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803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※</w:t>
                    </w:r>
                    <w:r w:rsidRPr="00710858">
                      <w:rPr>
                        <w:rFonts w:eastAsia="標楷體"/>
                        <w:sz w:val="36"/>
                        <w:szCs w:val="36"/>
                        <w:rPrChange w:id="8031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301</w:t>
                    </w:r>
                  </w:ins>
                </w:p>
                <w:p w14:paraId="7D088109" w14:textId="3C93D3E9" w:rsidR="002F7BD4" w:rsidRPr="00710858" w:rsidRDefault="002F7BD4" w:rsidP="002F7BD4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803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8033" w:author="User" w:date="2025-08-19T10:39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803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表演</w:t>
                    </w:r>
                  </w:ins>
                </w:p>
              </w:tc>
              <w:tc>
                <w:tcPr>
                  <w:tcW w:w="1373" w:type="dxa"/>
                  <w:vAlign w:val="center"/>
                </w:tcPr>
                <w:p w14:paraId="0EFB8539" w14:textId="213A422B" w:rsidR="002F7BD4" w:rsidRPr="00710858" w:rsidRDefault="002F7BD4" w:rsidP="002F7BD4">
                  <w:pPr>
                    <w:snapToGrid w:val="0"/>
                    <w:spacing w:line="400" w:lineRule="exact"/>
                    <w:jc w:val="center"/>
                    <w:rPr>
                      <w:ins w:id="8035" w:author="User" w:date="2025-08-19T10:39:00Z"/>
                      <w:rFonts w:eastAsia="標楷體"/>
                      <w:sz w:val="36"/>
                      <w:szCs w:val="36"/>
                      <w:rPrChange w:id="8036" w:author="User" w:date="2025-08-27T11:49:00Z">
                        <w:rPr>
                          <w:ins w:id="8037" w:author="User" w:date="2025-08-19T10:39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8038" w:author="User" w:date="2025-08-20T12:07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803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※</w:t>
                    </w:r>
                  </w:ins>
                  <w:ins w:id="8040" w:author="User" w:date="2025-08-19T10:39:00Z">
                    <w:r w:rsidRPr="00710858">
                      <w:rPr>
                        <w:rFonts w:eastAsia="標楷體"/>
                        <w:sz w:val="36"/>
                        <w:szCs w:val="36"/>
                        <w:rPrChange w:id="8041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201</w:t>
                    </w:r>
                  </w:ins>
                </w:p>
                <w:p w14:paraId="4A4B2683" w14:textId="62329CE5" w:rsidR="002F7BD4" w:rsidRPr="00710858" w:rsidRDefault="002F7BD4" w:rsidP="002F7BD4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804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8043" w:author="User" w:date="2025-08-19T10:39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804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視覺</w:t>
                    </w:r>
                  </w:ins>
                </w:p>
              </w:tc>
              <w:tc>
                <w:tcPr>
                  <w:tcW w:w="1374" w:type="dxa"/>
                  <w:tcBorders>
                    <w:top w:val="single" w:sz="4" w:space="0" w:color="auto"/>
                  </w:tcBorders>
                  <w:vAlign w:val="center"/>
                </w:tcPr>
                <w:p w14:paraId="04F77DF0" w14:textId="53092757" w:rsidR="002F7BD4" w:rsidRPr="00710858" w:rsidRDefault="002F7BD4" w:rsidP="002F7BD4">
                  <w:pPr>
                    <w:snapToGrid w:val="0"/>
                    <w:spacing w:line="400" w:lineRule="exact"/>
                    <w:jc w:val="center"/>
                    <w:rPr>
                      <w:ins w:id="8045" w:author="User" w:date="2025-08-19T10:41:00Z"/>
                      <w:rFonts w:eastAsia="標楷體"/>
                      <w:sz w:val="36"/>
                      <w:szCs w:val="36"/>
                      <w:rPrChange w:id="8046" w:author="User" w:date="2025-08-27T11:49:00Z">
                        <w:rPr>
                          <w:ins w:id="8047" w:author="User" w:date="2025-08-19T10:4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8048" w:author="User" w:date="2025-08-20T12:07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804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※</w:t>
                    </w:r>
                  </w:ins>
                  <w:ins w:id="8050" w:author="User" w:date="2025-08-19T10:41:00Z">
                    <w:r w:rsidRPr="00710858">
                      <w:rPr>
                        <w:rFonts w:eastAsia="標楷體"/>
                        <w:sz w:val="36"/>
                        <w:szCs w:val="36"/>
                        <w:rPrChange w:id="8051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101</w:t>
                    </w:r>
                  </w:ins>
                </w:p>
                <w:p w14:paraId="40114D53" w14:textId="25A71C82" w:rsidR="002F7BD4" w:rsidRPr="00710858" w:rsidRDefault="002F7BD4" w:rsidP="002F7BD4">
                  <w:pPr>
                    <w:snapToGrid w:val="0"/>
                    <w:spacing w:line="240" w:lineRule="atLeast"/>
                    <w:ind w:leftChars="-17" w:left="-41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805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8053" w:author="User" w:date="2025-08-19T10:41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805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表演</w:t>
                    </w:r>
                  </w:ins>
                </w:p>
              </w:tc>
              <w:tc>
                <w:tcPr>
                  <w:tcW w:w="1372" w:type="dxa"/>
                  <w:vAlign w:val="center"/>
                </w:tcPr>
                <w:p w14:paraId="72D04BE8" w14:textId="58B93D36" w:rsidR="002F7BD4" w:rsidRPr="00710858" w:rsidDel="00D91783" w:rsidRDefault="002F7BD4" w:rsidP="002F7BD4">
                  <w:pPr>
                    <w:snapToGrid w:val="0"/>
                    <w:spacing w:line="360" w:lineRule="exact"/>
                    <w:jc w:val="center"/>
                    <w:rPr>
                      <w:del w:id="8055" w:author="User" w:date="2025-08-19T10:43:00Z"/>
                      <w:rFonts w:eastAsia="標楷體"/>
                      <w:sz w:val="36"/>
                      <w:szCs w:val="36"/>
                      <w:rPrChange w:id="8056" w:author="User" w:date="2025-08-27T11:49:00Z">
                        <w:rPr>
                          <w:del w:id="8057" w:author="User" w:date="2025-08-19T10:4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8058" w:author="Windows 使用者" w:date="2024-08-12T11:52:00Z">
                    <w:del w:id="8059" w:author="User" w:date="2025-08-19T10:43:00Z">
                      <w:r w:rsidRPr="00710858" w:rsidDel="00D91783">
                        <w:rPr>
                          <w:rFonts w:eastAsia="標楷體"/>
                          <w:sz w:val="36"/>
                          <w:szCs w:val="36"/>
                          <w:rPrChange w:id="8060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2</w:delText>
                      </w:r>
                    </w:del>
                  </w:ins>
                  <w:del w:id="8061" w:author="User" w:date="2025-08-19T10:43:00Z">
                    <w:r w:rsidRPr="00710858" w:rsidDel="00D91783">
                      <w:rPr>
                        <w:rFonts w:eastAsia="標楷體"/>
                        <w:sz w:val="36"/>
                        <w:szCs w:val="36"/>
                        <w:rPrChange w:id="8062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201</w:delText>
                    </w:r>
                  </w:del>
                </w:p>
                <w:p w14:paraId="3BFCEC8E" w14:textId="556E1B81" w:rsidR="002F7BD4" w:rsidRPr="00710858" w:rsidRDefault="002F7BD4" w:rsidP="002F7BD4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806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8064" w:author="User" w:date="2025-08-19T10:41:00Z">
                    <w:r w:rsidRPr="00710858" w:rsidDel="00D91783">
                      <w:rPr>
                        <w:rFonts w:eastAsia="標楷體" w:hint="eastAsia"/>
                        <w:sz w:val="36"/>
                        <w:szCs w:val="36"/>
                        <w:rPrChange w:id="806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聯課</w:delText>
                    </w:r>
                  </w:del>
                </w:p>
              </w:tc>
              <w:tc>
                <w:tcPr>
                  <w:tcW w:w="1372" w:type="dxa"/>
                  <w:vAlign w:val="center"/>
                </w:tcPr>
                <w:p w14:paraId="710BE55D" w14:textId="20509459" w:rsidR="002F7BD4" w:rsidRPr="00710858" w:rsidRDefault="002F7BD4" w:rsidP="002F7BD4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806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2F7BD4" w:rsidRPr="00710858" w14:paraId="094EC246" w14:textId="77777777" w:rsidTr="003E7301">
              <w:trPr>
                <w:cantSplit/>
                <w:trHeight w:val="1250"/>
              </w:trPr>
              <w:tc>
                <w:tcPr>
                  <w:tcW w:w="1201" w:type="dxa"/>
                  <w:vMerge/>
                  <w:vAlign w:val="center"/>
                </w:tcPr>
                <w:p w14:paraId="5919B8DD" w14:textId="77777777" w:rsidR="002F7BD4" w:rsidRPr="00710858" w:rsidRDefault="002F7BD4" w:rsidP="002F7BD4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806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4AD5EC4C" w14:textId="77777777" w:rsidR="002F7BD4" w:rsidRPr="00710858" w:rsidRDefault="002F7BD4" w:rsidP="002F7BD4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8068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8069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8</w:t>
                  </w:r>
                </w:p>
              </w:tc>
              <w:tc>
                <w:tcPr>
                  <w:tcW w:w="1574" w:type="dxa"/>
                  <w:vAlign w:val="center"/>
                </w:tcPr>
                <w:p w14:paraId="0BD6FCAC" w14:textId="77777777" w:rsidR="002F7BD4" w:rsidRPr="00710858" w:rsidRDefault="002F7BD4" w:rsidP="002F7BD4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807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807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8072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807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  <w:p w14:paraId="51A81CE3" w14:textId="77777777" w:rsidR="002F7BD4" w:rsidRPr="00710858" w:rsidRDefault="002F7BD4" w:rsidP="002F7BD4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807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807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39691877" w14:textId="77777777" w:rsidR="002F7BD4" w:rsidRPr="00710858" w:rsidRDefault="002F7BD4" w:rsidP="002F7BD4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807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807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16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8078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807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35</w:t>
                  </w:r>
                </w:p>
              </w:tc>
              <w:tc>
                <w:tcPr>
                  <w:tcW w:w="503" w:type="dxa"/>
                  <w:vAlign w:val="center"/>
                </w:tcPr>
                <w:p w14:paraId="0FDC6B92" w14:textId="77777777" w:rsidR="002F7BD4" w:rsidRPr="00710858" w:rsidRDefault="002F7BD4" w:rsidP="002F7BD4">
                  <w:pPr>
                    <w:snapToGrid w:val="0"/>
                    <w:jc w:val="center"/>
                    <w:rPr>
                      <w:rFonts w:eastAsia="標楷體"/>
                      <w:rPrChange w:id="808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808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16176774" w14:textId="77777777" w:rsidR="002F7BD4" w:rsidRPr="00710858" w:rsidRDefault="002F7BD4" w:rsidP="002F7BD4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808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vAlign w:val="center"/>
                </w:tcPr>
                <w:p w14:paraId="1AE89573" w14:textId="77777777" w:rsidR="002F7BD4" w:rsidRPr="00710858" w:rsidRDefault="002F7BD4" w:rsidP="002F7BD4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808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4" w:type="dxa"/>
                  <w:tcBorders>
                    <w:top w:val="single" w:sz="4" w:space="0" w:color="auto"/>
                  </w:tcBorders>
                  <w:vAlign w:val="center"/>
                </w:tcPr>
                <w:p w14:paraId="67BA1B1E" w14:textId="77777777" w:rsidR="002F7BD4" w:rsidRPr="00710858" w:rsidRDefault="002F7BD4" w:rsidP="002F7BD4">
                  <w:pPr>
                    <w:snapToGrid w:val="0"/>
                    <w:spacing w:line="240" w:lineRule="atLeast"/>
                    <w:ind w:leftChars="-17" w:left="-41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808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69AF2C88" w14:textId="77777777" w:rsidR="002F7BD4" w:rsidRPr="00710858" w:rsidRDefault="002F7BD4" w:rsidP="002F7BD4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808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004C470F" w14:textId="77777777" w:rsidR="002F7BD4" w:rsidRPr="00710858" w:rsidRDefault="002F7BD4" w:rsidP="002F7BD4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808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2F7BD4" w:rsidRPr="00710858" w14:paraId="3098682B" w14:textId="77777777" w:rsidTr="003E7301">
              <w:trPr>
                <w:trHeight w:val="1993"/>
              </w:trPr>
              <w:tc>
                <w:tcPr>
                  <w:tcW w:w="1201" w:type="dxa"/>
                  <w:vAlign w:val="center"/>
                </w:tcPr>
                <w:p w14:paraId="2D7FB746" w14:textId="77777777" w:rsidR="002F7BD4" w:rsidRPr="00710858" w:rsidRDefault="002F7BD4" w:rsidP="002F7BD4">
                  <w:pPr>
                    <w:spacing w:line="400" w:lineRule="exact"/>
                    <w:jc w:val="center"/>
                    <w:rPr>
                      <w:rFonts w:eastAsia="標楷體"/>
                      <w:rPrChange w:id="808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8088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備註</w:t>
                  </w:r>
                </w:p>
              </w:tc>
              <w:tc>
                <w:tcPr>
                  <w:tcW w:w="9464" w:type="dxa"/>
                  <w:gridSpan w:val="8"/>
                  <w:vAlign w:val="center"/>
                </w:tcPr>
                <w:p w14:paraId="17A6B0FE" w14:textId="02CAEE4E" w:rsidR="002F7BD4" w:rsidRPr="00710858" w:rsidRDefault="002F7BD4" w:rsidP="002F7BD4">
                  <w:pPr>
                    <w:snapToGrid w:val="0"/>
                    <w:spacing w:beforeLines="20" w:before="72" w:afterLines="20" w:after="72"/>
                    <w:jc w:val="both"/>
                    <w:rPr>
                      <w:rFonts w:eastAsia="標楷體"/>
                      <w:sz w:val="32"/>
                      <w:szCs w:val="26"/>
                      <w:rPrChange w:id="8089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</w:pPr>
                  <w:ins w:id="8090" w:author="User" w:date="2025-08-20T12:06:00Z">
                    <w:r w:rsidRPr="00710858">
                      <w:rPr>
                        <w:rFonts w:eastAsia="標楷體" w:hint="eastAsia"/>
                        <w:sz w:val="32"/>
                        <w:szCs w:val="26"/>
                        <w:rPrChange w:id="8091" w:author="User" w:date="2025-08-27T11:49:00Z">
                          <w:rPr>
                            <w:rFonts w:eastAsia="標楷體" w:hint="eastAsia"/>
                            <w:color w:val="FF0000"/>
                            <w:sz w:val="32"/>
                            <w:szCs w:val="26"/>
                          </w:rPr>
                        </w:rPrChange>
                      </w:rPr>
                      <w:t>組長鐘點</w:t>
                    </w:r>
                  </w:ins>
                  <w:ins w:id="8092" w:author="Windows 使用者" w:date="2024-08-28T08:16:00Z">
                    <w:del w:id="8093" w:author="User" w:date="2025-08-20T12:06:00Z">
                      <w:r w:rsidRPr="00710858" w:rsidDel="00A72E90">
                        <w:rPr>
                          <w:rFonts w:eastAsia="標楷體" w:hint="eastAsia"/>
                          <w:sz w:val="32"/>
                          <w:szCs w:val="26"/>
                          <w:rPrChange w:id="8094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delText>教師</w:delText>
                      </w:r>
                    </w:del>
                  </w:ins>
                  <w:del w:id="8095" w:author="Windows 使用者" w:date="2024-08-28T08:16:00Z">
                    <w:r w:rsidRPr="00710858" w:rsidDel="00F913B7">
                      <w:rPr>
                        <w:rFonts w:eastAsia="標楷體" w:hint="eastAsia"/>
                        <w:sz w:val="32"/>
                        <w:szCs w:val="26"/>
                        <w:rPrChange w:id="809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組長鐘點</w:delText>
                    </w:r>
                  </w:del>
                  <w:r w:rsidRPr="00710858">
                    <w:rPr>
                      <w:rFonts w:eastAsia="標楷體"/>
                      <w:sz w:val="32"/>
                      <w:szCs w:val="26"/>
                      <w:rPrChange w:id="8097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(</w:t>
                  </w:r>
                  <w:ins w:id="8098" w:author="Windows 使用者" w:date="2024-08-06T14:49:00Z">
                    <w:del w:id="8099" w:author="User" w:date="2025-08-20T12:06:00Z">
                      <w:r w:rsidRPr="00710858" w:rsidDel="00A72E90">
                        <w:rPr>
                          <w:rFonts w:eastAsia="標楷體"/>
                          <w:sz w:val="32"/>
                          <w:szCs w:val="26"/>
                          <w:rPrChange w:id="8100" w:author="User" w:date="2025-08-27T11:49:00Z">
                            <w:rPr>
                              <w:rFonts w:eastAsia="標楷體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delText>1</w:delText>
                      </w:r>
                    </w:del>
                  </w:ins>
                  <w:r w:rsidRPr="00710858">
                    <w:rPr>
                      <w:rFonts w:eastAsia="標楷體"/>
                      <w:sz w:val="32"/>
                      <w:szCs w:val="26"/>
                      <w:rPrChange w:id="8101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8)-</w:t>
                  </w:r>
                  <w:r w:rsidRPr="00710858">
                    <w:rPr>
                      <w:rFonts w:eastAsia="標楷體" w:hint="eastAsia"/>
                      <w:sz w:val="32"/>
                      <w:szCs w:val="26"/>
                      <w:rPrChange w:id="8102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太鼓協辦</w:t>
                  </w:r>
                  <w:r w:rsidRPr="00710858">
                    <w:rPr>
                      <w:rFonts w:eastAsia="標楷體"/>
                      <w:sz w:val="32"/>
                      <w:szCs w:val="26"/>
                      <w:rPrChange w:id="8103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(1)</w:t>
                  </w:r>
                  <w:ins w:id="8104" w:author="Windows 使用者" w:date="2024-08-06T14:49:00Z">
                    <w:r w:rsidRPr="00710858">
                      <w:rPr>
                        <w:rFonts w:eastAsia="標楷體"/>
                        <w:sz w:val="32"/>
                        <w:szCs w:val="26"/>
                        <w:rPrChange w:id="8105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t>-</w:t>
                    </w:r>
                  </w:ins>
                  <w:ins w:id="8106" w:author="User" w:date="2025-08-20T12:06:00Z">
                    <w:r w:rsidRPr="00710858">
                      <w:rPr>
                        <w:rFonts w:eastAsia="標楷體" w:hint="eastAsia"/>
                        <w:sz w:val="32"/>
                        <w:szCs w:val="26"/>
                        <w:rPrChange w:id="8107" w:author="User" w:date="2025-08-27T11:49:00Z">
                          <w:rPr>
                            <w:rFonts w:eastAsia="標楷體" w:hint="eastAsia"/>
                            <w:color w:val="FF0000"/>
                            <w:sz w:val="32"/>
                            <w:szCs w:val="26"/>
                          </w:rPr>
                        </w:rPrChange>
                      </w:rPr>
                      <w:t>圖書館</w:t>
                    </w:r>
                  </w:ins>
                  <w:ins w:id="8108" w:author="Windows 使用者" w:date="2024-08-06T14:49:00Z">
                    <w:del w:id="8109" w:author="User" w:date="2025-08-20T12:06:00Z">
                      <w:r w:rsidRPr="00710858" w:rsidDel="00A72E90">
                        <w:rPr>
                          <w:rFonts w:eastAsia="標楷體" w:hint="eastAsia"/>
                          <w:sz w:val="32"/>
                          <w:szCs w:val="26"/>
                          <w:rPrChange w:id="8110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delText>雙語</w:delText>
                      </w:r>
                    </w:del>
                    <w:r w:rsidRPr="00710858">
                      <w:rPr>
                        <w:rFonts w:eastAsia="標楷體"/>
                        <w:sz w:val="32"/>
                        <w:szCs w:val="26"/>
                        <w:rPrChange w:id="8111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t>(</w:t>
                    </w:r>
                  </w:ins>
                  <w:ins w:id="8112" w:author="User" w:date="2025-08-20T12:06:00Z">
                    <w:r w:rsidRPr="00710858">
                      <w:rPr>
                        <w:rFonts w:eastAsia="標楷體"/>
                        <w:sz w:val="32"/>
                        <w:szCs w:val="26"/>
                        <w:rPrChange w:id="8113" w:author="User" w:date="2025-08-27T11:49:00Z">
                          <w:rPr>
                            <w:rFonts w:eastAsia="標楷體"/>
                            <w:color w:val="FF0000"/>
                            <w:sz w:val="32"/>
                            <w:szCs w:val="26"/>
                          </w:rPr>
                        </w:rPrChange>
                      </w:rPr>
                      <w:t>2</w:t>
                    </w:r>
                  </w:ins>
                  <w:ins w:id="8114" w:author="Windows 使用者" w:date="2024-08-06T14:49:00Z">
                    <w:del w:id="8115" w:author="User" w:date="2025-08-20T12:06:00Z">
                      <w:r w:rsidRPr="00710858" w:rsidDel="00A72E90">
                        <w:rPr>
                          <w:rFonts w:eastAsia="標楷體"/>
                          <w:sz w:val="32"/>
                          <w:szCs w:val="26"/>
                          <w:rPrChange w:id="8116" w:author="User" w:date="2025-08-27T11:49:00Z">
                            <w:rPr>
                              <w:rFonts w:eastAsia="標楷體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delText>4</w:delText>
                      </w:r>
                    </w:del>
                    <w:r w:rsidRPr="00710858">
                      <w:rPr>
                        <w:rFonts w:eastAsia="標楷體"/>
                        <w:sz w:val="32"/>
                        <w:szCs w:val="26"/>
                        <w:rPrChange w:id="8117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t>)</w:t>
                    </w:r>
                  </w:ins>
                  <w:ins w:id="8118" w:author="Windows 使用者" w:date="2024-08-06T14:48:00Z">
                    <w:del w:id="8119" w:author="User" w:date="2025-08-20T12:06:00Z">
                      <w:r w:rsidRPr="00710858" w:rsidDel="00A72E90">
                        <w:rPr>
                          <w:rFonts w:eastAsia="標楷體"/>
                          <w:sz w:val="32"/>
                          <w:szCs w:val="26"/>
                          <w:rPrChange w:id="8120" w:author="User" w:date="2025-08-27T11:49:00Z">
                            <w:rPr>
                              <w:rFonts w:eastAsia="標楷體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delText>-</w:delText>
                      </w:r>
                      <w:r w:rsidRPr="00710858" w:rsidDel="00A72E90">
                        <w:rPr>
                          <w:rFonts w:eastAsia="標楷體" w:hint="eastAsia"/>
                          <w:sz w:val="32"/>
                          <w:szCs w:val="26"/>
                          <w:rPrChange w:id="8121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delText>兼輔</w:delText>
                      </w:r>
                      <w:r w:rsidRPr="00710858" w:rsidDel="00A72E90">
                        <w:rPr>
                          <w:rFonts w:eastAsia="標楷體"/>
                          <w:sz w:val="32"/>
                          <w:szCs w:val="26"/>
                          <w:rPrChange w:id="8122" w:author="User" w:date="2025-08-27T11:49:00Z">
                            <w:rPr>
                              <w:rFonts w:eastAsia="標楷體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delText>(6)</w:delText>
                      </w:r>
                    </w:del>
                  </w:ins>
                  <w:r w:rsidRPr="00710858">
                    <w:rPr>
                      <w:rFonts w:eastAsia="標楷體" w:hint="eastAsia"/>
                      <w:sz w:val="32"/>
                      <w:szCs w:val="26"/>
                      <w:rPrChange w:id="8123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：基</w:t>
                  </w:r>
                  <w:ins w:id="8124" w:author="User" w:date="2025-08-20T12:07:00Z">
                    <w:r w:rsidRPr="00710858">
                      <w:rPr>
                        <w:rFonts w:eastAsia="標楷體"/>
                        <w:sz w:val="32"/>
                        <w:szCs w:val="26"/>
                        <w:rPrChange w:id="8125" w:author="User" w:date="2025-08-27T11:49:00Z">
                          <w:rPr>
                            <w:rFonts w:eastAsia="標楷體"/>
                            <w:color w:val="FF0000"/>
                            <w:sz w:val="32"/>
                            <w:szCs w:val="26"/>
                          </w:rPr>
                        </w:rPrChange>
                      </w:rPr>
                      <w:t>5</w:t>
                    </w:r>
                  </w:ins>
                  <w:del w:id="8126" w:author="User" w:date="2025-08-20T12:07:00Z">
                    <w:r w:rsidRPr="00710858" w:rsidDel="00A72E90">
                      <w:rPr>
                        <w:rFonts w:eastAsia="標楷體"/>
                        <w:sz w:val="32"/>
                        <w:szCs w:val="26"/>
                        <w:rPrChange w:id="8127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7</w:delText>
                    </w:r>
                  </w:del>
                  <w:r w:rsidRPr="00710858">
                    <w:rPr>
                      <w:rFonts w:eastAsia="標楷體"/>
                      <w:sz w:val="32"/>
                      <w:szCs w:val="26"/>
                      <w:rPrChange w:id="8128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/</w:t>
                  </w:r>
                  <w:r w:rsidRPr="00710858">
                    <w:rPr>
                      <w:rFonts w:eastAsia="標楷體" w:hint="eastAsia"/>
                      <w:sz w:val="32"/>
                      <w:szCs w:val="26"/>
                      <w:rPrChange w:id="8129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超鐘點</w:t>
                  </w:r>
                  <w:ins w:id="8130" w:author="User" w:date="2025-08-20T12:07:00Z">
                    <w:r w:rsidRPr="00710858">
                      <w:rPr>
                        <w:rFonts w:eastAsia="標楷體"/>
                        <w:sz w:val="32"/>
                        <w:szCs w:val="26"/>
                        <w:rPrChange w:id="8131" w:author="User" w:date="2025-08-27T11:49:00Z">
                          <w:rPr>
                            <w:rFonts w:eastAsia="標楷體"/>
                            <w:color w:val="FF0000"/>
                            <w:sz w:val="32"/>
                            <w:szCs w:val="26"/>
                          </w:rPr>
                        </w:rPrChange>
                      </w:rPr>
                      <w:t>5</w:t>
                    </w:r>
                  </w:ins>
                  <w:del w:id="8132" w:author="User" w:date="2025-08-20T12:07:00Z">
                    <w:r w:rsidRPr="00710858" w:rsidDel="00A72E90">
                      <w:rPr>
                        <w:rFonts w:eastAsia="標楷體"/>
                        <w:sz w:val="32"/>
                        <w:szCs w:val="26"/>
                        <w:rPrChange w:id="8133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3</w:delText>
                    </w:r>
                  </w:del>
                  <w:r w:rsidRPr="00710858">
                    <w:rPr>
                      <w:rFonts w:eastAsia="標楷體"/>
                      <w:sz w:val="32"/>
                      <w:szCs w:val="26"/>
                      <w:rPrChange w:id="8134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 xml:space="preserve"> (</w:t>
                  </w:r>
                  <w:r w:rsidRPr="00710858">
                    <w:rPr>
                      <w:rFonts w:eastAsia="標楷體" w:hint="eastAsia"/>
                      <w:sz w:val="36"/>
                      <w:szCs w:val="36"/>
                      <w:rPrChange w:id="8135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※</w:t>
                  </w:r>
                  <w:r w:rsidRPr="00710858">
                    <w:rPr>
                      <w:rFonts w:eastAsia="標楷體"/>
                      <w:sz w:val="32"/>
                      <w:szCs w:val="26"/>
                      <w:rPrChange w:id="8136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)</w:t>
                  </w:r>
                </w:p>
                <w:p w14:paraId="4786AA0E" w14:textId="77777777" w:rsidR="002F7BD4" w:rsidRPr="008C7568" w:rsidRDefault="002F7BD4" w:rsidP="002F7BD4">
                  <w:pPr>
                    <w:snapToGrid w:val="0"/>
                    <w:spacing w:beforeLines="20" w:before="72" w:afterLines="20" w:after="72"/>
                    <w:jc w:val="both"/>
                    <w:rPr>
                      <w:ins w:id="8137" w:author="User" w:date="2025-08-20T12:07:00Z"/>
                      <w:rFonts w:eastAsia="標楷體"/>
                      <w:b/>
                      <w:bCs/>
                      <w:color w:val="FF0000"/>
                      <w:sz w:val="20"/>
                      <w:szCs w:val="22"/>
                      <w:rPrChange w:id="8138" w:author="User" w:date="2025-11-28T15:59:00Z">
                        <w:rPr>
                          <w:ins w:id="8139" w:author="User" w:date="2025-08-20T12:07:00Z"/>
                          <w:rFonts w:eastAsia="標楷體"/>
                          <w:b/>
                          <w:bCs/>
                          <w:sz w:val="20"/>
                          <w:szCs w:val="22"/>
                        </w:rPr>
                      </w:rPrChange>
                    </w:rPr>
                  </w:pPr>
                  <w:ins w:id="8140" w:author="User" w:date="2025-08-20T12:07:00Z"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8141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技藝時間：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8142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09/16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8143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8144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09/23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8145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8146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10/07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8147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8148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10/21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8149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8150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11/04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8151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8152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11/18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8153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8154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12/02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8155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8156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12/16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8157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8158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12/30</w:t>
                    </w:r>
                  </w:ins>
                </w:p>
                <w:p w14:paraId="3BA9F89A" w14:textId="5DF63E80" w:rsidR="002F7BD4" w:rsidRPr="00710858" w:rsidDel="00A72E90" w:rsidRDefault="002F7BD4" w:rsidP="002F7BD4">
                  <w:pPr>
                    <w:snapToGrid w:val="0"/>
                    <w:spacing w:beforeLines="20" w:before="72" w:afterLines="20" w:after="72"/>
                    <w:jc w:val="both"/>
                    <w:rPr>
                      <w:ins w:id="8159" w:author="Windows 使用者" w:date="2024-08-13T08:04:00Z"/>
                      <w:del w:id="8160" w:author="User" w:date="2025-08-20T12:07:00Z"/>
                      <w:rFonts w:eastAsia="標楷體"/>
                      <w:b/>
                      <w:sz w:val="20"/>
                      <w:szCs w:val="22"/>
                      <w:rPrChange w:id="8161" w:author="User" w:date="2025-08-27T11:49:00Z">
                        <w:rPr>
                          <w:ins w:id="8162" w:author="Windows 使用者" w:date="2024-08-13T08:04:00Z"/>
                          <w:del w:id="8163" w:author="User" w:date="2025-08-20T12:07:00Z"/>
                          <w:rFonts w:eastAsia="標楷體"/>
                          <w:b/>
                          <w:color w:val="000000" w:themeColor="text1"/>
                          <w:sz w:val="20"/>
                          <w:szCs w:val="22"/>
                        </w:rPr>
                      </w:rPrChange>
                    </w:rPr>
                  </w:pPr>
                  <w:ins w:id="8164" w:author="User" w:date="2025-08-20T13:30:00Z"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8165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社團時間：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8166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09/04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8167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8168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10/02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8169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8170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10/16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8171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8172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11/06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8173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8174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11/13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8175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8176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11/27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8177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8178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12/04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8179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8180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01/08</w:t>
                    </w:r>
                  </w:ins>
                  <w:ins w:id="8181" w:author="Windows 使用者" w:date="2024-08-13T08:04:00Z">
                    <w:del w:id="8182" w:author="User" w:date="2025-08-20T12:07:00Z">
                      <w:r w:rsidRPr="00710858" w:rsidDel="00A72E90">
                        <w:rPr>
                          <w:rFonts w:eastAsia="標楷體" w:hint="eastAsia"/>
                          <w:b/>
                          <w:sz w:val="20"/>
                          <w:szCs w:val="22"/>
                          <w:rPrChange w:id="8183" w:author="User" w:date="2025-08-27T11:4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技藝時間：</w:delText>
                      </w:r>
                      <w:r w:rsidRPr="00710858" w:rsidDel="00A72E90">
                        <w:rPr>
                          <w:rFonts w:eastAsia="標楷體"/>
                          <w:b/>
                          <w:sz w:val="20"/>
                          <w:szCs w:val="22"/>
                          <w:rPrChange w:id="8184" w:author="User" w:date="2025-08-27T11:4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09/10</w:delText>
                      </w:r>
                      <w:r w:rsidRPr="00710858" w:rsidDel="00A72E90">
                        <w:rPr>
                          <w:rFonts w:eastAsia="標楷體" w:hint="eastAsia"/>
                          <w:b/>
                          <w:sz w:val="20"/>
                          <w:szCs w:val="22"/>
                          <w:rPrChange w:id="8185" w:author="User" w:date="2025-08-27T11:4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710858" w:rsidDel="00A72E90">
                        <w:rPr>
                          <w:rFonts w:eastAsia="標楷體"/>
                          <w:b/>
                          <w:sz w:val="20"/>
                          <w:szCs w:val="22"/>
                          <w:rPrChange w:id="8186" w:author="User" w:date="2025-08-27T11:4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09/24</w:delText>
                      </w:r>
                      <w:r w:rsidRPr="00710858" w:rsidDel="00A72E90">
                        <w:rPr>
                          <w:rFonts w:eastAsia="標楷體" w:hint="eastAsia"/>
                          <w:b/>
                          <w:sz w:val="20"/>
                          <w:szCs w:val="22"/>
                          <w:rPrChange w:id="8187" w:author="User" w:date="2025-08-27T11:4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710858" w:rsidDel="00A72E90">
                        <w:rPr>
                          <w:rFonts w:eastAsia="標楷體"/>
                          <w:b/>
                          <w:sz w:val="20"/>
                          <w:szCs w:val="22"/>
                          <w:rPrChange w:id="8188" w:author="User" w:date="2025-08-27T11:4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10/08</w:delText>
                      </w:r>
                      <w:r w:rsidRPr="00710858" w:rsidDel="00A72E90">
                        <w:rPr>
                          <w:rFonts w:eastAsia="標楷體" w:hint="eastAsia"/>
                          <w:b/>
                          <w:sz w:val="20"/>
                          <w:szCs w:val="22"/>
                          <w:rPrChange w:id="8189" w:author="User" w:date="2025-08-27T11:4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710858" w:rsidDel="00A72E90">
                        <w:rPr>
                          <w:rFonts w:eastAsia="標楷體"/>
                          <w:b/>
                          <w:sz w:val="20"/>
                          <w:szCs w:val="22"/>
                          <w:rPrChange w:id="8190" w:author="User" w:date="2025-08-27T11:4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10/22</w:delText>
                      </w:r>
                      <w:r w:rsidRPr="00710858" w:rsidDel="00A72E90">
                        <w:rPr>
                          <w:rFonts w:eastAsia="標楷體" w:hint="eastAsia"/>
                          <w:b/>
                          <w:sz w:val="20"/>
                          <w:szCs w:val="22"/>
                          <w:rPrChange w:id="8191" w:author="User" w:date="2025-08-27T11:4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710858" w:rsidDel="00A72E90">
                        <w:rPr>
                          <w:rFonts w:eastAsia="標楷體"/>
                          <w:b/>
                          <w:sz w:val="20"/>
                          <w:szCs w:val="22"/>
                          <w:rPrChange w:id="8192" w:author="User" w:date="2025-08-27T11:4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11/05</w:delText>
                      </w:r>
                      <w:r w:rsidRPr="00710858" w:rsidDel="00A72E90">
                        <w:rPr>
                          <w:rFonts w:eastAsia="標楷體" w:hint="eastAsia"/>
                          <w:b/>
                          <w:sz w:val="20"/>
                          <w:szCs w:val="22"/>
                          <w:rPrChange w:id="8193" w:author="User" w:date="2025-08-27T11:4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710858" w:rsidDel="00A72E90">
                        <w:rPr>
                          <w:rFonts w:eastAsia="標楷體"/>
                          <w:b/>
                          <w:sz w:val="20"/>
                          <w:szCs w:val="22"/>
                          <w:rPrChange w:id="8194" w:author="User" w:date="2025-08-27T11:4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11/19</w:delText>
                      </w:r>
                      <w:r w:rsidRPr="00710858" w:rsidDel="00A72E90">
                        <w:rPr>
                          <w:rFonts w:eastAsia="標楷體" w:hint="eastAsia"/>
                          <w:b/>
                          <w:sz w:val="20"/>
                          <w:szCs w:val="22"/>
                          <w:rPrChange w:id="8195" w:author="User" w:date="2025-08-27T11:4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710858" w:rsidDel="00A72E90">
                        <w:rPr>
                          <w:rFonts w:eastAsia="標楷體"/>
                          <w:b/>
                          <w:sz w:val="20"/>
                          <w:szCs w:val="22"/>
                          <w:rPrChange w:id="8196" w:author="User" w:date="2025-08-27T11:4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12/03</w:delText>
                      </w:r>
                      <w:r w:rsidRPr="00710858" w:rsidDel="00A72E90">
                        <w:rPr>
                          <w:rFonts w:eastAsia="標楷體" w:hint="eastAsia"/>
                          <w:b/>
                          <w:sz w:val="20"/>
                          <w:szCs w:val="22"/>
                          <w:rPrChange w:id="8197" w:author="User" w:date="2025-08-27T11:4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710858" w:rsidDel="00A72E90">
                        <w:rPr>
                          <w:rFonts w:eastAsia="標楷體"/>
                          <w:b/>
                          <w:sz w:val="20"/>
                          <w:szCs w:val="22"/>
                          <w:rPrChange w:id="8198" w:author="User" w:date="2025-08-27T11:4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12/17</w:delText>
                      </w:r>
                      <w:r w:rsidRPr="00710858" w:rsidDel="00A72E90">
                        <w:rPr>
                          <w:rFonts w:eastAsia="標楷體" w:hint="eastAsia"/>
                          <w:b/>
                          <w:sz w:val="20"/>
                          <w:szCs w:val="22"/>
                          <w:rPrChange w:id="8199" w:author="User" w:date="2025-08-27T11:4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710858" w:rsidDel="00A72E90">
                        <w:rPr>
                          <w:rFonts w:eastAsia="標楷體"/>
                          <w:b/>
                          <w:sz w:val="20"/>
                          <w:szCs w:val="22"/>
                          <w:rPrChange w:id="8200" w:author="User" w:date="2025-08-27T11:4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12/31</w:delText>
                      </w:r>
                    </w:del>
                  </w:ins>
                </w:p>
                <w:p w14:paraId="6C8C8AB9" w14:textId="663762B7" w:rsidR="002F7BD4" w:rsidRPr="00710858" w:rsidDel="00A72E90" w:rsidRDefault="002F7BD4" w:rsidP="002F7BD4">
                  <w:pPr>
                    <w:snapToGrid w:val="0"/>
                    <w:spacing w:beforeLines="20" w:before="72" w:afterLines="20" w:after="72"/>
                    <w:jc w:val="both"/>
                    <w:rPr>
                      <w:del w:id="8201" w:author="User" w:date="2025-08-20T12:07:00Z"/>
                      <w:rFonts w:eastAsia="標楷體"/>
                      <w:b/>
                      <w:szCs w:val="22"/>
                      <w:rPrChange w:id="8202" w:author="User" w:date="2025-08-27T11:49:00Z">
                        <w:rPr>
                          <w:del w:id="8203" w:author="User" w:date="2025-08-20T12:07:00Z"/>
                          <w:rFonts w:eastAsia="標楷體"/>
                          <w:b/>
                          <w:color w:val="000000" w:themeColor="text1"/>
                          <w:szCs w:val="22"/>
                        </w:rPr>
                      </w:rPrChange>
                    </w:rPr>
                  </w:pPr>
                  <w:ins w:id="8204" w:author="Windows 使用者" w:date="2024-08-13T08:04:00Z">
                    <w:del w:id="8205" w:author="User" w:date="2025-08-20T12:07:00Z">
                      <w:r w:rsidRPr="00710858" w:rsidDel="00A72E90">
                        <w:rPr>
                          <w:rFonts w:eastAsia="標楷體" w:hint="eastAsia"/>
                          <w:b/>
                          <w:sz w:val="20"/>
                          <w:szCs w:val="22"/>
                          <w:rPrChange w:id="8206" w:author="User" w:date="2025-08-27T11:4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聯課時間：</w:delText>
                      </w:r>
                      <w:r w:rsidRPr="00710858" w:rsidDel="00A72E90">
                        <w:rPr>
                          <w:rFonts w:eastAsia="標楷體"/>
                          <w:b/>
                          <w:sz w:val="20"/>
                          <w:szCs w:val="22"/>
                          <w:rPrChange w:id="8207" w:author="User" w:date="2025-08-27T11:4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09/05</w:delText>
                      </w:r>
                      <w:r w:rsidRPr="00710858" w:rsidDel="00A72E90">
                        <w:rPr>
                          <w:rFonts w:eastAsia="標楷體" w:hint="eastAsia"/>
                          <w:b/>
                          <w:sz w:val="20"/>
                          <w:szCs w:val="22"/>
                          <w:rPrChange w:id="8208" w:author="User" w:date="2025-08-27T11:4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710858" w:rsidDel="00A72E90">
                        <w:rPr>
                          <w:rFonts w:eastAsia="標楷體"/>
                          <w:b/>
                          <w:sz w:val="20"/>
                          <w:szCs w:val="22"/>
                          <w:rPrChange w:id="8209" w:author="User" w:date="2025-08-27T11:4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09/12</w:delText>
                      </w:r>
                      <w:r w:rsidRPr="00710858" w:rsidDel="00A72E90">
                        <w:rPr>
                          <w:rFonts w:eastAsia="標楷體" w:hint="eastAsia"/>
                          <w:b/>
                          <w:sz w:val="20"/>
                          <w:szCs w:val="22"/>
                          <w:rPrChange w:id="8210" w:author="User" w:date="2025-08-27T11:4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710858" w:rsidDel="00A72E90">
                        <w:rPr>
                          <w:rFonts w:eastAsia="標楷體"/>
                          <w:b/>
                          <w:sz w:val="20"/>
                          <w:szCs w:val="22"/>
                          <w:rPrChange w:id="8211" w:author="User" w:date="2025-08-27T11:4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10/03</w:delText>
                      </w:r>
                      <w:r w:rsidRPr="00710858" w:rsidDel="00A72E90">
                        <w:rPr>
                          <w:rFonts w:eastAsia="標楷體" w:hint="eastAsia"/>
                          <w:b/>
                          <w:sz w:val="20"/>
                          <w:szCs w:val="22"/>
                          <w:rPrChange w:id="8212" w:author="User" w:date="2025-08-27T11:4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710858" w:rsidDel="00A72E90">
                        <w:rPr>
                          <w:rFonts w:eastAsia="標楷體"/>
                          <w:b/>
                          <w:sz w:val="20"/>
                          <w:szCs w:val="22"/>
                          <w:rPrChange w:id="8213" w:author="User" w:date="2025-08-27T11:4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10/17</w:delText>
                      </w:r>
                      <w:r w:rsidRPr="00710858" w:rsidDel="00A72E90">
                        <w:rPr>
                          <w:rFonts w:eastAsia="標楷體" w:hint="eastAsia"/>
                          <w:b/>
                          <w:sz w:val="20"/>
                          <w:szCs w:val="22"/>
                          <w:rPrChange w:id="8214" w:author="User" w:date="2025-08-27T11:4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710858" w:rsidDel="00A72E90">
                        <w:rPr>
                          <w:rFonts w:eastAsia="標楷體"/>
                          <w:b/>
                          <w:sz w:val="20"/>
                          <w:szCs w:val="22"/>
                          <w:rPrChange w:id="8215" w:author="User" w:date="2025-08-27T11:4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10/24</w:delText>
                      </w:r>
                      <w:r w:rsidRPr="00710858" w:rsidDel="00A72E90">
                        <w:rPr>
                          <w:rFonts w:eastAsia="標楷體" w:hint="eastAsia"/>
                          <w:b/>
                          <w:sz w:val="20"/>
                          <w:szCs w:val="22"/>
                          <w:rPrChange w:id="8216" w:author="User" w:date="2025-08-27T11:4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710858" w:rsidDel="00A72E90">
                        <w:rPr>
                          <w:rFonts w:eastAsia="標楷體"/>
                          <w:b/>
                          <w:sz w:val="20"/>
                          <w:szCs w:val="22"/>
                          <w:rPrChange w:id="8217" w:author="User" w:date="2025-08-27T11:4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11/28</w:delText>
                      </w:r>
                      <w:r w:rsidRPr="00710858" w:rsidDel="00A72E90">
                        <w:rPr>
                          <w:rFonts w:eastAsia="標楷體" w:hint="eastAsia"/>
                          <w:b/>
                          <w:sz w:val="20"/>
                          <w:szCs w:val="22"/>
                          <w:rPrChange w:id="8218" w:author="User" w:date="2025-08-27T11:4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710858" w:rsidDel="00A72E90">
                        <w:rPr>
                          <w:rFonts w:eastAsia="標楷體"/>
                          <w:b/>
                          <w:sz w:val="20"/>
                          <w:szCs w:val="22"/>
                          <w:rPrChange w:id="8219" w:author="User" w:date="2025-08-27T11:4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12/05</w:delText>
                      </w:r>
                      <w:r w:rsidRPr="00710858" w:rsidDel="00A72E90">
                        <w:rPr>
                          <w:rFonts w:eastAsia="標楷體" w:hint="eastAsia"/>
                          <w:b/>
                          <w:sz w:val="20"/>
                          <w:szCs w:val="22"/>
                          <w:rPrChange w:id="8220" w:author="User" w:date="2025-08-27T11:4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710858" w:rsidDel="00A72E90">
                        <w:rPr>
                          <w:rFonts w:eastAsia="標楷體"/>
                          <w:b/>
                          <w:sz w:val="20"/>
                          <w:szCs w:val="22"/>
                          <w:rPrChange w:id="8221" w:author="User" w:date="2025-08-27T11:4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12/19</w:delText>
                      </w:r>
                      <w:r w:rsidRPr="00710858" w:rsidDel="00A72E90">
                        <w:rPr>
                          <w:rFonts w:eastAsia="標楷體" w:hint="eastAsia"/>
                          <w:b/>
                          <w:sz w:val="20"/>
                          <w:szCs w:val="22"/>
                          <w:rPrChange w:id="8222" w:author="User" w:date="2025-08-27T11:4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710858" w:rsidDel="00A72E90">
                        <w:rPr>
                          <w:rFonts w:eastAsia="標楷體"/>
                          <w:b/>
                          <w:sz w:val="20"/>
                          <w:szCs w:val="22"/>
                          <w:rPrChange w:id="8223" w:author="User" w:date="2025-08-27T11:4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01/09</w:delText>
                      </w:r>
                    </w:del>
                  </w:ins>
                  <w:del w:id="8224" w:author="User" w:date="2025-08-20T12:07:00Z">
                    <w:r w:rsidRPr="00710858" w:rsidDel="00A72E90">
                      <w:rPr>
                        <w:rFonts w:eastAsia="標楷體" w:hint="eastAsia"/>
                        <w:b/>
                        <w:szCs w:val="22"/>
                        <w:rPrChange w:id="8225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技藝時間：</w:delText>
                    </w:r>
                    <w:r w:rsidRPr="00710858" w:rsidDel="00A72E90">
                      <w:rPr>
                        <w:rFonts w:eastAsia="標楷體"/>
                        <w:b/>
                        <w:szCs w:val="22"/>
                        <w:rPrChange w:id="8226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09/05</w:delText>
                    </w:r>
                    <w:r w:rsidRPr="00710858" w:rsidDel="00A72E90">
                      <w:rPr>
                        <w:rFonts w:eastAsia="標楷體" w:hint="eastAsia"/>
                        <w:b/>
                        <w:szCs w:val="22"/>
                        <w:rPrChange w:id="8227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710858" w:rsidDel="00A72E90">
                      <w:rPr>
                        <w:rFonts w:eastAsia="標楷體"/>
                        <w:b/>
                        <w:szCs w:val="22"/>
                        <w:rPrChange w:id="8228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09/19</w:delText>
                    </w:r>
                    <w:r w:rsidRPr="00710858" w:rsidDel="00A72E90">
                      <w:rPr>
                        <w:rFonts w:eastAsia="標楷體" w:hint="eastAsia"/>
                        <w:b/>
                        <w:szCs w:val="22"/>
                        <w:rPrChange w:id="8229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710858" w:rsidDel="00A72E90">
                      <w:rPr>
                        <w:rFonts w:eastAsia="標楷體"/>
                        <w:b/>
                        <w:szCs w:val="22"/>
                        <w:rPrChange w:id="8230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10/03</w:delText>
                    </w:r>
                    <w:r w:rsidRPr="00710858" w:rsidDel="00A72E90">
                      <w:rPr>
                        <w:rFonts w:eastAsia="標楷體" w:hint="eastAsia"/>
                        <w:b/>
                        <w:szCs w:val="22"/>
                        <w:rPrChange w:id="8231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710858" w:rsidDel="00A72E90">
                      <w:rPr>
                        <w:rFonts w:eastAsia="標楷體"/>
                        <w:b/>
                        <w:szCs w:val="22"/>
                        <w:rPrChange w:id="8232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10/24</w:delText>
                    </w:r>
                    <w:r w:rsidRPr="00710858" w:rsidDel="00A72E90">
                      <w:rPr>
                        <w:rFonts w:eastAsia="標楷體" w:hint="eastAsia"/>
                        <w:b/>
                        <w:szCs w:val="22"/>
                        <w:rPrChange w:id="8233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710858" w:rsidDel="00A72E90">
                      <w:rPr>
                        <w:rFonts w:eastAsia="標楷體"/>
                        <w:b/>
                        <w:szCs w:val="22"/>
                        <w:rPrChange w:id="8234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11/07</w:delText>
                    </w:r>
                    <w:r w:rsidRPr="00710858" w:rsidDel="00A72E90">
                      <w:rPr>
                        <w:rFonts w:eastAsia="標楷體" w:hint="eastAsia"/>
                        <w:b/>
                        <w:szCs w:val="22"/>
                        <w:rPrChange w:id="8235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710858" w:rsidDel="00A72E90">
                      <w:rPr>
                        <w:rFonts w:eastAsia="標楷體"/>
                        <w:b/>
                        <w:szCs w:val="22"/>
                        <w:rPrChange w:id="8236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11/21</w:delText>
                    </w:r>
                    <w:r w:rsidRPr="00710858" w:rsidDel="00A72E90">
                      <w:rPr>
                        <w:rFonts w:eastAsia="標楷體" w:hint="eastAsia"/>
                        <w:b/>
                        <w:szCs w:val="22"/>
                        <w:rPrChange w:id="8237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710858" w:rsidDel="00A72E90">
                      <w:rPr>
                        <w:rFonts w:eastAsia="標楷體"/>
                        <w:b/>
                        <w:szCs w:val="22"/>
                        <w:rPrChange w:id="8238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12/05</w:delText>
                    </w:r>
                    <w:r w:rsidRPr="00710858" w:rsidDel="00A72E90">
                      <w:rPr>
                        <w:rFonts w:eastAsia="標楷體" w:hint="eastAsia"/>
                        <w:b/>
                        <w:szCs w:val="22"/>
                        <w:rPrChange w:id="8239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710858" w:rsidDel="00A72E90">
                      <w:rPr>
                        <w:rFonts w:eastAsia="標楷體"/>
                        <w:b/>
                        <w:szCs w:val="22"/>
                        <w:rPrChange w:id="8240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12/19</w:delText>
                    </w:r>
                    <w:r w:rsidRPr="00710858" w:rsidDel="00A72E90">
                      <w:rPr>
                        <w:rFonts w:eastAsia="標楷體" w:hint="eastAsia"/>
                        <w:b/>
                        <w:szCs w:val="22"/>
                        <w:rPrChange w:id="8241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710858" w:rsidDel="00A72E90">
                      <w:rPr>
                        <w:rFonts w:eastAsia="標楷體"/>
                        <w:b/>
                        <w:szCs w:val="22"/>
                        <w:rPrChange w:id="8242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01/02</w:delText>
                    </w:r>
                  </w:del>
                </w:p>
                <w:p w14:paraId="7B9F7D57" w14:textId="6DF0BCC4" w:rsidR="002F7BD4" w:rsidRPr="00710858" w:rsidRDefault="002F7BD4" w:rsidP="002F7BD4">
                  <w:pPr>
                    <w:snapToGrid w:val="0"/>
                    <w:spacing w:beforeLines="20" w:before="72" w:afterLines="20" w:after="72"/>
                    <w:jc w:val="both"/>
                    <w:rPr>
                      <w:rFonts w:eastAsia="標楷體"/>
                      <w:sz w:val="26"/>
                      <w:szCs w:val="26"/>
                      <w:rPrChange w:id="824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del w:id="8244" w:author="User" w:date="2025-08-20T12:07:00Z">
                    <w:r w:rsidRPr="00710858" w:rsidDel="00A72E90">
                      <w:rPr>
                        <w:rFonts w:eastAsia="標楷體" w:hint="eastAsia"/>
                        <w:b/>
                        <w:szCs w:val="22"/>
                        <w:rPrChange w:id="8245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聯課時間：</w:delText>
                    </w:r>
                    <w:r w:rsidRPr="00710858" w:rsidDel="00A72E90">
                      <w:rPr>
                        <w:rFonts w:eastAsia="標楷體"/>
                        <w:b/>
                        <w:szCs w:val="22"/>
                        <w:rPrChange w:id="8246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08/31</w:delText>
                    </w:r>
                    <w:r w:rsidRPr="00710858" w:rsidDel="00A72E90">
                      <w:rPr>
                        <w:rFonts w:eastAsia="標楷體" w:hint="eastAsia"/>
                        <w:b/>
                        <w:szCs w:val="22"/>
                        <w:rPrChange w:id="8247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710858" w:rsidDel="00A72E90">
                      <w:rPr>
                        <w:rFonts w:eastAsia="標楷體"/>
                        <w:b/>
                        <w:szCs w:val="22"/>
                        <w:rPrChange w:id="8248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09/07</w:delText>
                    </w:r>
                    <w:r w:rsidRPr="00710858" w:rsidDel="00A72E90">
                      <w:rPr>
                        <w:rFonts w:eastAsia="標楷體" w:hint="eastAsia"/>
                        <w:b/>
                        <w:szCs w:val="22"/>
                        <w:rPrChange w:id="8249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710858" w:rsidDel="00A72E90">
                      <w:rPr>
                        <w:rFonts w:eastAsia="標楷體"/>
                        <w:b/>
                        <w:szCs w:val="22"/>
                        <w:rPrChange w:id="8250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09/21</w:delText>
                    </w:r>
                    <w:r w:rsidRPr="00710858" w:rsidDel="00A72E90">
                      <w:rPr>
                        <w:rFonts w:eastAsia="標楷體" w:hint="eastAsia"/>
                        <w:b/>
                        <w:szCs w:val="22"/>
                        <w:rPrChange w:id="8251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710858" w:rsidDel="00A72E90">
                      <w:rPr>
                        <w:rFonts w:eastAsia="標楷體"/>
                        <w:b/>
                        <w:szCs w:val="22"/>
                        <w:rPrChange w:id="8252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10/12</w:delText>
                    </w:r>
                    <w:r w:rsidRPr="00710858" w:rsidDel="00A72E90">
                      <w:rPr>
                        <w:rFonts w:eastAsia="標楷體" w:hint="eastAsia"/>
                        <w:b/>
                        <w:szCs w:val="22"/>
                        <w:rPrChange w:id="8253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710858" w:rsidDel="00A72E90">
                      <w:rPr>
                        <w:rFonts w:eastAsia="標楷體"/>
                        <w:b/>
                        <w:szCs w:val="22"/>
                        <w:rPrChange w:id="8254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11/02</w:delText>
                    </w:r>
                    <w:r w:rsidRPr="00710858" w:rsidDel="00A72E90">
                      <w:rPr>
                        <w:rFonts w:eastAsia="標楷體" w:hint="eastAsia"/>
                        <w:b/>
                        <w:szCs w:val="22"/>
                        <w:rPrChange w:id="8255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710858" w:rsidDel="00A72E90">
                      <w:rPr>
                        <w:rFonts w:eastAsia="標楷體"/>
                        <w:b/>
                        <w:szCs w:val="22"/>
                        <w:rPrChange w:id="8256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11/16</w:delText>
                    </w:r>
                    <w:r w:rsidRPr="00710858" w:rsidDel="00A72E90">
                      <w:rPr>
                        <w:rFonts w:eastAsia="標楷體" w:hint="eastAsia"/>
                        <w:b/>
                        <w:szCs w:val="22"/>
                        <w:rPrChange w:id="8257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710858" w:rsidDel="00A72E90">
                      <w:rPr>
                        <w:rFonts w:eastAsia="標楷體"/>
                        <w:b/>
                        <w:szCs w:val="22"/>
                        <w:rPrChange w:id="8258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11/23</w:delText>
                    </w:r>
                    <w:r w:rsidRPr="00710858" w:rsidDel="00A72E90">
                      <w:rPr>
                        <w:rFonts w:eastAsia="標楷體" w:hint="eastAsia"/>
                        <w:b/>
                        <w:szCs w:val="22"/>
                        <w:rPrChange w:id="8259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710858" w:rsidDel="00A72E90">
                      <w:rPr>
                        <w:rFonts w:eastAsia="標楷體"/>
                        <w:b/>
                        <w:szCs w:val="22"/>
                        <w:rPrChange w:id="8260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12/14</w:delText>
                    </w:r>
                    <w:r w:rsidRPr="00710858" w:rsidDel="00A72E90">
                      <w:rPr>
                        <w:rFonts w:eastAsia="標楷體" w:hint="eastAsia"/>
                        <w:b/>
                        <w:szCs w:val="22"/>
                        <w:rPrChange w:id="8261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710858" w:rsidDel="00A72E90">
                      <w:rPr>
                        <w:rFonts w:eastAsia="標楷體"/>
                        <w:b/>
                        <w:szCs w:val="22"/>
                        <w:rPrChange w:id="8262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12/21</w:delText>
                    </w:r>
                    <w:r w:rsidRPr="00710858" w:rsidDel="00A72E90">
                      <w:rPr>
                        <w:rFonts w:eastAsia="標楷體" w:hint="eastAsia"/>
                        <w:b/>
                        <w:szCs w:val="22"/>
                        <w:rPrChange w:id="8263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710858" w:rsidDel="00A72E90">
                      <w:rPr>
                        <w:rFonts w:eastAsia="標楷體"/>
                        <w:b/>
                        <w:szCs w:val="22"/>
                        <w:rPrChange w:id="8264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01/11</w:delText>
                    </w:r>
                  </w:del>
                </w:p>
              </w:tc>
            </w:tr>
          </w:tbl>
          <w:p w14:paraId="61E1134F" w14:textId="77777777" w:rsidR="00DA4A79" w:rsidRPr="00710858" w:rsidRDefault="00DA4A79" w:rsidP="003E7301">
            <w:pPr>
              <w:jc w:val="center"/>
              <w:rPr>
                <w:rPrChange w:id="8265" w:author="User" w:date="2025-08-27T11:49:00Z">
                  <w:rPr>
                    <w:color w:val="000000" w:themeColor="text1"/>
                  </w:rPr>
                </w:rPrChange>
              </w:rPr>
            </w:pPr>
            <w:r w:rsidRPr="00710858">
              <w:rPr>
                <w:rFonts w:eastAsia="標楷體" w:hint="eastAsia"/>
                <w:b/>
                <w:sz w:val="52"/>
                <w:rPrChange w:id="8266" w:author="User" w:date="2025-08-27T11:49:00Z">
                  <w:rPr>
                    <w:rFonts w:eastAsia="標楷體" w:hint="eastAsia"/>
                    <w:b/>
                    <w:color w:val="000000" w:themeColor="text1"/>
                    <w:sz w:val="52"/>
                  </w:rPr>
                </w:rPrChange>
              </w:rPr>
              <w:t>高雄市立甲仙國民中學</w:t>
            </w:r>
          </w:p>
        </w:tc>
      </w:tr>
      <w:tr w:rsidR="00710858" w:rsidRPr="00710858" w14:paraId="0FACE485" w14:textId="77777777" w:rsidTr="00AB0495">
        <w:tc>
          <w:tcPr>
            <w:tcW w:w="10682" w:type="dxa"/>
          </w:tcPr>
          <w:tbl>
            <w:tblPr>
              <w:tblpPr w:leftFromText="180" w:rightFromText="180" w:vertAnchor="page" w:horzAnchor="margin" w:tblpXSpec="center" w:tblpY="901"/>
              <w:tblW w:w="1066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201"/>
              <w:gridCol w:w="525"/>
              <w:gridCol w:w="1574"/>
              <w:gridCol w:w="503"/>
              <w:gridCol w:w="1371"/>
              <w:gridCol w:w="1373"/>
              <w:gridCol w:w="1374"/>
              <w:gridCol w:w="1372"/>
              <w:gridCol w:w="1372"/>
            </w:tblGrid>
            <w:tr w:rsidR="00710858" w:rsidRPr="00710858" w14:paraId="4467FD4C" w14:textId="77777777" w:rsidTr="00387BEB">
              <w:trPr>
                <w:trHeight w:val="719"/>
              </w:trPr>
              <w:tc>
                <w:tcPr>
                  <w:tcW w:w="3803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1681EBD" w14:textId="77777777" w:rsidR="00387BEB" w:rsidRPr="00710858" w:rsidRDefault="00387BEB" w:rsidP="00387BEB">
                  <w:pPr>
                    <w:spacing w:line="400" w:lineRule="exact"/>
                    <w:ind w:rightChars="72" w:right="173"/>
                    <w:rPr>
                      <w:rFonts w:eastAsia="標楷體"/>
                      <w:sz w:val="40"/>
                      <w:szCs w:val="40"/>
                      <w:rPrChange w:id="8267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</w:pPr>
                </w:p>
              </w:tc>
              <w:tc>
                <w:tcPr>
                  <w:tcW w:w="6862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2702C80" w14:textId="5CA3F61C" w:rsidR="00387BEB" w:rsidRPr="00710858" w:rsidRDefault="00387BEB" w:rsidP="00307CA9">
                  <w:pPr>
                    <w:spacing w:line="400" w:lineRule="exact"/>
                    <w:ind w:rightChars="532" w:right="1277"/>
                    <w:rPr>
                      <w:rFonts w:eastAsia="標楷體"/>
                      <w:sz w:val="40"/>
                      <w:szCs w:val="40"/>
                      <w:rPrChange w:id="8268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0"/>
                      <w:szCs w:val="40"/>
                      <w:rPrChange w:id="8269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 xml:space="preserve">     </w:t>
                  </w:r>
                  <w:r w:rsidRPr="00710858">
                    <w:rPr>
                      <w:rFonts w:eastAsia="標楷體" w:hint="eastAsia"/>
                      <w:sz w:val="40"/>
                      <w:szCs w:val="40"/>
                      <w:rPrChange w:id="8270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教</w:t>
                  </w:r>
                  <w:r w:rsidRPr="00710858">
                    <w:rPr>
                      <w:rFonts w:eastAsia="標楷體"/>
                      <w:sz w:val="40"/>
                      <w:szCs w:val="40"/>
                      <w:rPrChange w:id="8271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 xml:space="preserve">     </w:t>
                  </w:r>
                  <w:r w:rsidRPr="00710858">
                    <w:rPr>
                      <w:rFonts w:eastAsia="標楷體" w:hint="eastAsia"/>
                      <w:sz w:val="40"/>
                      <w:szCs w:val="40"/>
                      <w:rPrChange w:id="8272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師：</w:t>
                  </w:r>
                  <w:ins w:id="8273" w:author="User" w:date="2025-08-19T11:03:00Z">
                    <w:r w:rsidR="004F4BAA" w:rsidRPr="00710858">
                      <w:rPr>
                        <w:rFonts w:eastAsia="標楷體" w:hint="eastAsia"/>
                        <w:sz w:val="40"/>
                        <w:szCs w:val="40"/>
                        <w:rPrChange w:id="827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40"/>
                            <w:szCs w:val="40"/>
                          </w:rPr>
                        </w:rPrChange>
                      </w:rPr>
                      <w:t>吳莨淯</w:t>
                    </w:r>
                  </w:ins>
                  <w:ins w:id="8275" w:author="Windows 使用者" w:date="2024-10-07T10:42:00Z">
                    <w:del w:id="8276" w:author="User" w:date="2025-08-19T11:03:00Z">
                      <w:r w:rsidR="00116F29" w:rsidRPr="00710858" w:rsidDel="004F4BAA">
                        <w:rPr>
                          <w:rFonts w:eastAsia="標楷體" w:hint="eastAsia"/>
                          <w:sz w:val="40"/>
                          <w:szCs w:val="40"/>
                          <w:rPrChange w:id="8277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40"/>
                              <w:szCs w:val="40"/>
                            </w:rPr>
                          </w:rPrChange>
                        </w:rPr>
                        <w:delText>張芙綸</w:delText>
                      </w:r>
                    </w:del>
                  </w:ins>
                  <w:del w:id="8278" w:author="Windows 使用者" w:date="2024-10-07T10:42:00Z">
                    <w:r w:rsidR="000763BF" w:rsidRPr="00710858" w:rsidDel="00116F29">
                      <w:rPr>
                        <w:rFonts w:eastAsia="標楷體" w:hint="eastAsia"/>
                        <w:sz w:val="40"/>
                        <w:szCs w:val="40"/>
                        <w:rPrChange w:id="827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40"/>
                            <w:szCs w:val="40"/>
                          </w:rPr>
                        </w:rPrChange>
                      </w:rPr>
                      <w:delText>余羿辰</w:delText>
                    </w:r>
                  </w:del>
                  <w:r w:rsidRPr="00710858">
                    <w:rPr>
                      <w:rFonts w:eastAsia="標楷體" w:hint="eastAsia"/>
                      <w:sz w:val="40"/>
                      <w:szCs w:val="40"/>
                      <w:rPrChange w:id="8280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老師</w:t>
                  </w:r>
                </w:p>
              </w:tc>
            </w:tr>
            <w:tr w:rsidR="00710858" w:rsidRPr="00710858" w14:paraId="6148D63D" w14:textId="77777777" w:rsidTr="00387BEB">
              <w:tc>
                <w:tcPr>
                  <w:tcW w:w="3803" w:type="dxa"/>
                  <w:gridSpan w:val="4"/>
                  <w:tcBorders>
                    <w:bottom w:val="nil"/>
                  </w:tcBorders>
                </w:tcPr>
                <w:p w14:paraId="646D1B6F" w14:textId="6A691B58" w:rsidR="00387BEB" w:rsidRPr="00710858" w:rsidRDefault="00F86C79" w:rsidP="00387BEB">
                  <w:pPr>
                    <w:spacing w:line="400" w:lineRule="exact"/>
                    <w:ind w:leftChars="221" w:left="530" w:rightChars="227" w:right="545"/>
                    <w:jc w:val="distribute"/>
                    <w:rPr>
                      <w:rFonts w:eastAsia="標楷體"/>
                      <w:rPrChange w:id="828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36"/>
                      <w:rPrChange w:id="828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</w:rPr>
                      </w:rPrChange>
                    </w:rPr>
                    <w:t>1</w:t>
                  </w:r>
                  <w:r w:rsidR="007B2DAA" w:rsidRPr="00710858">
                    <w:rPr>
                      <w:rFonts w:eastAsia="標楷體"/>
                      <w:sz w:val="36"/>
                      <w:rPrChange w:id="828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</w:rPr>
                      </w:rPrChange>
                    </w:rPr>
                    <w:t>1</w:t>
                  </w:r>
                  <w:ins w:id="8284" w:author="User" w:date="2025-08-19T11:03:00Z">
                    <w:r w:rsidR="004F4BAA" w:rsidRPr="00710858">
                      <w:rPr>
                        <w:rFonts w:eastAsia="標楷體"/>
                        <w:sz w:val="36"/>
                        <w:rPrChange w:id="8285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</w:rPr>
                        </w:rPrChange>
                      </w:rPr>
                      <w:t>4</w:t>
                    </w:r>
                  </w:ins>
                  <w:ins w:id="8286" w:author="Windows 使用者" w:date="2024-08-02T14:29:00Z">
                    <w:del w:id="8287" w:author="User" w:date="2025-08-19T11:03:00Z">
                      <w:r w:rsidR="009A6733" w:rsidRPr="00710858" w:rsidDel="004F4BAA">
                        <w:rPr>
                          <w:rFonts w:eastAsia="標楷體"/>
                          <w:sz w:val="36"/>
                          <w:rPrChange w:id="8288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</w:rPr>
                          </w:rPrChange>
                        </w:rPr>
                        <w:delText>3</w:delText>
                      </w:r>
                    </w:del>
                  </w:ins>
                  <w:del w:id="8289" w:author="Windows 使用者" w:date="2024-08-02T14:29:00Z">
                    <w:r w:rsidR="007B2DAA" w:rsidRPr="00710858" w:rsidDel="009A6733">
                      <w:rPr>
                        <w:rFonts w:eastAsia="標楷體"/>
                        <w:sz w:val="36"/>
                        <w:rPrChange w:id="8290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</w:rPr>
                        </w:rPrChange>
                      </w:rPr>
                      <w:delText>2</w:delText>
                    </w:r>
                  </w:del>
                  <w:r w:rsidR="005025B5" w:rsidRPr="00710858">
                    <w:rPr>
                      <w:rFonts w:eastAsia="標楷體" w:hint="eastAsia"/>
                      <w:sz w:val="36"/>
                      <w:rPrChange w:id="8291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</w:rPr>
                      </w:rPrChange>
                    </w:rPr>
                    <w:t>學年度</w:t>
                  </w:r>
                  <w:ins w:id="8292" w:author="User" w:date="2025-11-28T15:45:00Z">
                    <w:r w:rsidR="008C02B5">
                      <w:rPr>
                        <w:rFonts w:eastAsia="標楷體" w:hint="eastAsia"/>
                        <w:sz w:val="20"/>
                        <w:szCs w:val="40"/>
                      </w:rPr>
                      <w:t>01</w:t>
                    </w:r>
                    <w:r w:rsidR="008C02B5" w:rsidRPr="007D068A">
                      <w:rPr>
                        <w:rFonts w:eastAsia="標楷體"/>
                        <w:sz w:val="20"/>
                        <w:szCs w:val="40"/>
                      </w:rPr>
                      <w:t>/</w:t>
                    </w:r>
                    <w:r w:rsidR="008C02B5">
                      <w:rPr>
                        <w:rFonts w:eastAsia="標楷體" w:hint="eastAsia"/>
                        <w:sz w:val="20"/>
                        <w:szCs w:val="40"/>
                      </w:rPr>
                      <w:t>05</w:t>
                    </w:r>
                  </w:ins>
                  <w:del w:id="8293" w:author="User" w:date="2025-11-28T15:45:00Z">
                    <w:r w:rsidR="000C50A0" w:rsidRPr="00710858" w:rsidDel="008C02B5">
                      <w:rPr>
                        <w:rFonts w:eastAsia="標楷體"/>
                        <w:sz w:val="20"/>
                        <w:szCs w:val="40"/>
                        <w:rPrChange w:id="8294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0</w:delText>
                    </w:r>
                    <w:r w:rsidR="00AC7D6F" w:rsidRPr="00710858" w:rsidDel="008C02B5">
                      <w:rPr>
                        <w:rFonts w:eastAsia="標楷體"/>
                        <w:sz w:val="20"/>
                        <w:szCs w:val="40"/>
                        <w:rPrChange w:id="8295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8</w:delText>
                    </w:r>
                    <w:r w:rsidR="000C50A0" w:rsidRPr="00710858" w:rsidDel="008C02B5">
                      <w:rPr>
                        <w:rFonts w:eastAsia="標楷體"/>
                        <w:sz w:val="20"/>
                        <w:szCs w:val="40"/>
                        <w:rPrChange w:id="8296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/</w:delText>
                    </w:r>
                  </w:del>
                  <w:ins w:id="8297" w:author="Windows 使用者" w:date="2024-08-07T09:10:00Z">
                    <w:del w:id="8298" w:author="User" w:date="2025-08-19T11:11:00Z">
                      <w:r w:rsidR="00CC029C" w:rsidRPr="00710858" w:rsidDel="00CB7C95">
                        <w:rPr>
                          <w:rFonts w:eastAsia="標楷體"/>
                          <w:sz w:val="20"/>
                          <w:szCs w:val="40"/>
                          <w:rPrChange w:id="8299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40"/>
                            </w:rPr>
                          </w:rPrChange>
                        </w:rPr>
                        <w:delText>07</w:delText>
                      </w:r>
                    </w:del>
                  </w:ins>
                  <w:del w:id="8300" w:author="Windows 使用者" w:date="2024-08-07T09:10:00Z">
                    <w:r w:rsidR="007B2DAA" w:rsidRPr="00710858" w:rsidDel="00CC029C">
                      <w:rPr>
                        <w:rFonts w:eastAsia="標楷體"/>
                        <w:sz w:val="20"/>
                        <w:szCs w:val="40"/>
                        <w:rPrChange w:id="8301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23</w:delText>
                    </w:r>
                  </w:del>
                  <w:r w:rsidR="005025B5" w:rsidRPr="00710858">
                    <w:rPr>
                      <w:rFonts w:eastAsia="標楷體" w:hint="eastAsia"/>
                      <w:sz w:val="20"/>
                      <w:szCs w:val="40"/>
                      <w:rPrChange w:id="8302" w:author="User" w:date="2025-08-27T11:49:00Z">
                        <w:rPr>
                          <w:rFonts w:eastAsia="標楷體" w:hint="eastAsia"/>
                          <w:color w:val="000000" w:themeColor="text1"/>
                          <w:sz w:val="20"/>
                          <w:szCs w:val="40"/>
                        </w:rPr>
                      </w:rPrChange>
                    </w:rPr>
                    <w:t>製</w:t>
                  </w:r>
                </w:p>
              </w:tc>
              <w:tc>
                <w:tcPr>
                  <w:tcW w:w="6862" w:type="dxa"/>
                  <w:gridSpan w:val="5"/>
                  <w:tcBorders>
                    <w:bottom w:val="nil"/>
                  </w:tcBorders>
                </w:tcPr>
                <w:p w14:paraId="48C24E76" w14:textId="77777777" w:rsidR="00387BEB" w:rsidRPr="00710858" w:rsidRDefault="00387BEB" w:rsidP="00387BEB">
                  <w:pPr>
                    <w:spacing w:line="400" w:lineRule="exact"/>
                    <w:ind w:leftChars="507" w:left="1217" w:rightChars="532" w:right="1277"/>
                    <w:jc w:val="distribute"/>
                    <w:rPr>
                      <w:rFonts w:eastAsia="標楷體"/>
                      <w:rPrChange w:id="830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rPrChange w:id="8304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</w:rPr>
                      </w:rPrChange>
                    </w:rPr>
                    <w:t>週課表</w:t>
                  </w:r>
                </w:p>
              </w:tc>
            </w:tr>
            <w:tr w:rsidR="00710858" w:rsidRPr="00710858" w14:paraId="2E009246" w14:textId="77777777" w:rsidTr="00387BEB">
              <w:trPr>
                <w:cantSplit/>
              </w:trPr>
              <w:tc>
                <w:tcPr>
                  <w:tcW w:w="3803" w:type="dxa"/>
                  <w:gridSpan w:val="4"/>
                  <w:vMerge w:val="restart"/>
                  <w:tcBorders>
                    <w:tl2br w:val="single" w:sz="4" w:space="0" w:color="auto"/>
                  </w:tcBorders>
                </w:tcPr>
                <w:p w14:paraId="424FC60A" w14:textId="77777777" w:rsidR="00387BEB" w:rsidRPr="00710858" w:rsidRDefault="00387BEB" w:rsidP="00387BEB">
                  <w:pPr>
                    <w:spacing w:line="180" w:lineRule="exact"/>
                    <w:jc w:val="right"/>
                    <w:rPr>
                      <w:rFonts w:eastAsia="標楷體"/>
                      <w:sz w:val="16"/>
                      <w:szCs w:val="16"/>
                      <w:rPrChange w:id="8305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8306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星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8307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8308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期</w:t>
                  </w:r>
                </w:p>
                <w:p w14:paraId="096D4C59" w14:textId="77777777" w:rsidR="00387BEB" w:rsidRPr="00710858" w:rsidRDefault="00387BEB" w:rsidP="00387BEB">
                  <w:pPr>
                    <w:wordWrap w:val="0"/>
                    <w:spacing w:line="180" w:lineRule="exact"/>
                    <w:jc w:val="right"/>
                    <w:rPr>
                      <w:rFonts w:eastAsia="標楷體"/>
                      <w:sz w:val="16"/>
                      <w:szCs w:val="16"/>
                      <w:rPrChange w:id="8309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8310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科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8311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8312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目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8313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 Week</w:t>
                  </w:r>
                </w:p>
                <w:p w14:paraId="41169639" w14:textId="77777777" w:rsidR="00387BEB" w:rsidRPr="00710858" w:rsidRDefault="00387BEB" w:rsidP="00387BEB">
                  <w:pPr>
                    <w:spacing w:line="180" w:lineRule="exact"/>
                    <w:rPr>
                      <w:rFonts w:eastAsia="標楷體"/>
                      <w:sz w:val="16"/>
                      <w:szCs w:val="16"/>
                      <w:rPrChange w:id="8314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8315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節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8316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8317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次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8318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                       Subject</w:t>
                  </w:r>
                </w:p>
                <w:p w14:paraId="1A8DE2C6" w14:textId="77777777" w:rsidR="00387BEB" w:rsidRPr="00710858" w:rsidRDefault="00387BEB" w:rsidP="00387BEB">
                  <w:pPr>
                    <w:spacing w:line="180" w:lineRule="exact"/>
                    <w:rPr>
                      <w:rFonts w:eastAsia="標楷體"/>
                      <w:rPrChange w:id="831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16"/>
                      <w:szCs w:val="16"/>
                      <w:rPrChange w:id="8320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Course        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8321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時間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8322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Time</w:t>
                  </w:r>
                </w:p>
              </w:tc>
              <w:tc>
                <w:tcPr>
                  <w:tcW w:w="1371" w:type="dxa"/>
                  <w:tcBorders>
                    <w:bottom w:val="nil"/>
                  </w:tcBorders>
                  <w:vAlign w:val="center"/>
                </w:tcPr>
                <w:p w14:paraId="50418624" w14:textId="77777777" w:rsidR="00387BEB" w:rsidRPr="00710858" w:rsidRDefault="00387BEB" w:rsidP="00387BEB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832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8324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一</w:t>
                  </w:r>
                </w:p>
              </w:tc>
              <w:tc>
                <w:tcPr>
                  <w:tcW w:w="1373" w:type="dxa"/>
                  <w:tcBorders>
                    <w:bottom w:val="nil"/>
                  </w:tcBorders>
                  <w:vAlign w:val="center"/>
                </w:tcPr>
                <w:p w14:paraId="7CC40677" w14:textId="77777777" w:rsidR="00387BEB" w:rsidRPr="00710858" w:rsidRDefault="00387BEB" w:rsidP="00387BEB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832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8326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二</w:t>
                  </w:r>
                </w:p>
              </w:tc>
              <w:tc>
                <w:tcPr>
                  <w:tcW w:w="1374" w:type="dxa"/>
                  <w:tcBorders>
                    <w:bottom w:val="nil"/>
                  </w:tcBorders>
                  <w:vAlign w:val="center"/>
                </w:tcPr>
                <w:p w14:paraId="0738F8F2" w14:textId="77777777" w:rsidR="00387BEB" w:rsidRPr="00710858" w:rsidRDefault="00387BEB" w:rsidP="00387BEB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832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8328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三</w:t>
                  </w:r>
                </w:p>
              </w:tc>
              <w:tc>
                <w:tcPr>
                  <w:tcW w:w="1372" w:type="dxa"/>
                  <w:tcBorders>
                    <w:bottom w:val="nil"/>
                  </w:tcBorders>
                  <w:vAlign w:val="center"/>
                </w:tcPr>
                <w:p w14:paraId="2FB31D2E" w14:textId="77777777" w:rsidR="00387BEB" w:rsidRPr="00710858" w:rsidRDefault="00387BEB" w:rsidP="00387BEB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832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8330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四</w:t>
                  </w:r>
                </w:p>
              </w:tc>
              <w:tc>
                <w:tcPr>
                  <w:tcW w:w="1372" w:type="dxa"/>
                  <w:tcBorders>
                    <w:bottom w:val="nil"/>
                  </w:tcBorders>
                  <w:vAlign w:val="center"/>
                </w:tcPr>
                <w:p w14:paraId="05732935" w14:textId="77777777" w:rsidR="00387BEB" w:rsidRPr="00710858" w:rsidRDefault="00387BEB" w:rsidP="00387BEB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833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8332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五</w:t>
                  </w:r>
                </w:p>
              </w:tc>
            </w:tr>
            <w:tr w:rsidR="00710858" w:rsidRPr="00710858" w14:paraId="07F72FFC" w14:textId="77777777" w:rsidTr="00387BEB">
              <w:trPr>
                <w:cantSplit/>
              </w:trPr>
              <w:tc>
                <w:tcPr>
                  <w:tcW w:w="3803" w:type="dxa"/>
                  <w:gridSpan w:val="4"/>
                  <w:vMerge/>
                </w:tcPr>
                <w:p w14:paraId="66F84DDC" w14:textId="77777777" w:rsidR="00387BEB" w:rsidRPr="00710858" w:rsidRDefault="00387BEB" w:rsidP="00387BEB">
                  <w:pPr>
                    <w:spacing w:line="400" w:lineRule="exact"/>
                    <w:rPr>
                      <w:rFonts w:eastAsia="標楷體"/>
                      <w:rPrChange w:id="833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1371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5ECFE73B" w14:textId="77777777" w:rsidR="00387BEB" w:rsidRPr="00710858" w:rsidRDefault="00387BEB" w:rsidP="00387BEB">
                  <w:pPr>
                    <w:jc w:val="center"/>
                    <w:rPr>
                      <w:rFonts w:eastAsia="標楷體"/>
                      <w:rPrChange w:id="833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833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Monday</w:t>
                  </w:r>
                </w:p>
              </w:tc>
              <w:tc>
                <w:tcPr>
                  <w:tcW w:w="1373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68E6BB5E" w14:textId="77777777" w:rsidR="00387BEB" w:rsidRPr="00710858" w:rsidRDefault="00387BEB" w:rsidP="00387BEB">
                  <w:pPr>
                    <w:jc w:val="center"/>
                    <w:rPr>
                      <w:rFonts w:eastAsia="標楷體"/>
                      <w:rPrChange w:id="833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833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Tuesday</w:t>
                  </w:r>
                </w:p>
              </w:tc>
              <w:tc>
                <w:tcPr>
                  <w:tcW w:w="1374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76AEE56E" w14:textId="77777777" w:rsidR="00387BEB" w:rsidRPr="00710858" w:rsidRDefault="00387BEB" w:rsidP="00387BEB">
                  <w:pPr>
                    <w:jc w:val="center"/>
                    <w:rPr>
                      <w:rFonts w:eastAsia="標楷體"/>
                      <w:spacing w:val="-20"/>
                      <w:rPrChange w:id="8338" w:author="User" w:date="2025-08-27T11:49:00Z">
                        <w:rPr>
                          <w:rFonts w:eastAsia="標楷體"/>
                          <w:color w:val="000000" w:themeColor="text1"/>
                          <w:spacing w:val="-20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pacing w:val="-20"/>
                      <w:rPrChange w:id="8339" w:author="User" w:date="2025-08-27T11:49:00Z">
                        <w:rPr>
                          <w:rFonts w:eastAsia="標楷體"/>
                          <w:color w:val="000000" w:themeColor="text1"/>
                          <w:spacing w:val="-20"/>
                        </w:rPr>
                      </w:rPrChange>
                    </w:rPr>
                    <w:t>Wednesday</w:t>
                  </w:r>
                </w:p>
              </w:tc>
              <w:tc>
                <w:tcPr>
                  <w:tcW w:w="1372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2EA49676" w14:textId="77777777" w:rsidR="00387BEB" w:rsidRPr="00710858" w:rsidRDefault="00387BEB" w:rsidP="00387BEB">
                  <w:pPr>
                    <w:jc w:val="center"/>
                    <w:rPr>
                      <w:rFonts w:eastAsia="標楷體"/>
                      <w:rPrChange w:id="834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834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Thursday</w:t>
                  </w:r>
                </w:p>
              </w:tc>
              <w:tc>
                <w:tcPr>
                  <w:tcW w:w="1372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7B2CFD1D" w14:textId="77777777" w:rsidR="00387BEB" w:rsidRPr="00710858" w:rsidRDefault="00387BEB" w:rsidP="00387BEB">
                  <w:pPr>
                    <w:jc w:val="center"/>
                    <w:rPr>
                      <w:rFonts w:eastAsia="標楷體"/>
                      <w:rPrChange w:id="834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834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Friday</w:t>
                  </w:r>
                </w:p>
              </w:tc>
            </w:tr>
            <w:tr w:rsidR="00710858" w:rsidRPr="00710858" w14:paraId="3A29BBEA" w14:textId="77777777" w:rsidTr="00387BEB">
              <w:trPr>
                <w:cantSplit/>
                <w:trHeight w:val="419"/>
              </w:trPr>
              <w:tc>
                <w:tcPr>
                  <w:tcW w:w="1201" w:type="dxa"/>
                  <w:vMerge w:val="restart"/>
                  <w:vAlign w:val="center"/>
                </w:tcPr>
                <w:p w14:paraId="30F88022" w14:textId="77777777" w:rsidR="00387BEB" w:rsidRPr="00710858" w:rsidRDefault="00387BEB" w:rsidP="00387BE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8344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8345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上午</w:t>
                  </w:r>
                </w:p>
                <w:p w14:paraId="48586AEC" w14:textId="77777777" w:rsidR="00387BEB" w:rsidRPr="00710858" w:rsidRDefault="00387BEB" w:rsidP="00387BE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8346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2"/>
                      <w:szCs w:val="22"/>
                      <w:rPrChange w:id="8347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2"/>
                        </w:rPr>
                      </w:rPrChange>
                    </w:rPr>
                    <w:t>Morning</w:t>
                  </w:r>
                </w:p>
              </w:tc>
              <w:tc>
                <w:tcPr>
                  <w:tcW w:w="2099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14:paraId="030AC005" w14:textId="77777777" w:rsidR="00387BEB" w:rsidRPr="00710858" w:rsidRDefault="00387BEB" w:rsidP="00387BEB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834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834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7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8350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835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30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8352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835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8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8354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835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05</w:t>
                  </w:r>
                </w:p>
              </w:tc>
              <w:tc>
                <w:tcPr>
                  <w:tcW w:w="503" w:type="dxa"/>
                  <w:tcBorders>
                    <w:bottom w:val="single" w:sz="4" w:space="0" w:color="auto"/>
                  </w:tcBorders>
                  <w:vAlign w:val="center"/>
                </w:tcPr>
                <w:p w14:paraId="4E7542F4" w14:textId="77777777" w:rsidR="00387BEB" w:rsidRPr="00710858" w:rsidRDefault="00387BEB" w:rsidP="00387BEB">
                  <w:pPr>
                    <w:snapToGrid w:val="0"/>
                    <w:jc w:val="center"/>
                    <w:rPr>
                      <w:rFonts w:eastAsia="標楷體"/>
                      <w:rPrChange w:id="835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835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35</w:t>
                  </w:r>
                </w:p>
              </w:tc>
              <w:tc>
                <w:tcPr>
                  <w:tcW w:w="6862" w:type="dxa"/>
                  <w:gridSpan w:val="5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3965AE5" w14:textId="77777777" w:rsidR="00387BEB" w:rsidRPr="00710858" w:rsidRDefault="00387BEB" w:rsidP="00387BE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2"/>
                      <w:szCs w:val="32"/>
                      <w:rPrChange w:id="8358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2"/>
                      <w:szCs w:val="32"/>
                      <w:rPrChange w:id="8359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升旗早會、早自習</w:t>
                  </w:r>
                </w:p>
              </w:tc>
            </w:tr>
            <w:tr w:rsidR="00710858" w:rsidRPr="00710858" w14:paraId="4BF3E749" w14:textId="77777777" w:rsidTr="00387BEB">
              <w:trPr>
                <w:cantSplit/>
              </w:trPr>
              <w:tc>
                <w:tcPr>
                  <w:tcW w:w="1201" w:type="dxa"/>
                  <w:vMerge/>
                  <w:vAlign w:val="center"/>
                </w:tcPr>
                <w:p w14:paraId="6E1AC6BD" w14:textId="77777777" w:rsidR="00387BEB" w:rsidRPr="00710858" w:rsidRDefault="00387BEB" w:rsidP="00387BE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836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14472C7C" w14:textId="77777777" w:rsidR="00387BEB" w:rsidRPr="00710858" w:rsidRDefault="00387BEB" w:rsidP="00387BEB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8361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8362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1</w:t>
                  </w:r>
                </w:p>
              </w:tc>
              <w:tc>
                <w:tcPr>
                  <w:tcW w:w="1574" w:type="dxa"/>
                  <w:vAlign w:val="center"/>
                </w:tcPr>
                <w:p w14:paraId="09825336" w14:textId="77777777" w:rsidR="00387BEB" w:rsidRPr="00710858" w:rsidRDefault="00387BEB" w:rsidP="00387BEB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836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836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8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8365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836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</w:p>
                <w:p w14:paraId="67BF0100" w14:textId="77777777" w:rsidR="00387BEB" w:rsidRPr="00710858" w:rsidRDefault="00387BEB" w:rsidP="00387BEB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836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836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25965AA8" w14:textId="77777777" w:rsidR="00387BEB" w:rsidRPr="00710858" w:rsidRDefault="00387BEB" w:rsidP="00387BEB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836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837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8371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837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</w:tc>
              <w:tc>
                <w:tcPr>
                  <w:tcW w:w="503" w:type="dxa"/>
                  <w:vAlign w:val="center"/>
                </w:tcPr>
                <w:p w14:paraId="1420A9F6" w14:textId="77777777" w:rsidR="00387BEB" w:rsidRPr="00710858" w:rsidRDefault="00387BEB" w:rsidP="00387BEB">
                  <w:pPr>
                    <w:snapToGrid w:val="0"/>
                    <w:jc w:val="center"/>
                    <w:rPr>
                      <w:rFonts w:eastAsia="標楷體"/>
                      <w:rPrChange w:id="837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837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44250E6B" w14:textId="77777777" w:rsidR="00D9557F" w:rsidRPr="00710858" w:rsidRDefault="00D9557F" w:rsidP="00387BE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837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vAlign w:val="center"/>
                </w:tcPr>
                <w:p w14:paraId="5CA706B8" w14:textId="441D089B" w:rsidR="00387BEB" w:rsidRPr="00710858" w:rsidRDefault="00387BEB" w:rsidP="00994DFA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837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4" w:type="dxa"/>
                  <w:vAlign w:val="center"/>
                </w:tcPr>
                <w:p w14:paraId="0EB9B79C" w14:textId="77777777" w:rsidR="00387BEB" w:rsidRPr="00710858" w:rsidRDefault="00387BEB" w:rsidP="00307CA9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837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05C58B55" w14:textId="77777777" w:rsidR="00387BEB" w:rsidRPr="00710858" w:rsidRDefault="00387BEB" w:rsidP="00387BE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837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067EDD13" w14:textId="77777777" w:rsidR="00387BEB" w:rsidRPr="00710858" w:rsidRDefault="00387BEB" w:rsidP="00387BE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837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14:paraId="36512B78" w14:textId="77777777" w:rsidTr="00387BEB">
              <w:trPr>
                <w:cantSplit/>
              </w:trPr>
              <w:tc>
                <w:tcPr>
                  <w:tcW w:w="1201" w:type="dxa"/>
                  <w:vMerge/>
                  <w:vAlign w:val="center"/>
                </w:tcPr>
                <w:p w14:paraId="66FCBD00" w14:textId="77777777" w:rsidR="00AB1C48" w:rsidRPr="00710858" w:rsidRDefault="00AB1C48" w:rsidP="00AB1C48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838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08EB8EE8" w14:textId="77777777" w:rsidR="00AB1C48" w:rsidRPr="00710858" w:rsidRDefault="00AB1C48" w:rsidP="00AB1C48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8381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8382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2</w:t>
                  </w:r>
                </w:p>
              </w:tc>
              <w:tc>
                <w:tcPr>
                  <w:tcW w:w="1574" w:type="dxa"/>
                  <w:vAlign w:val="center"/>
                </w:tcPr>
                <w:p w14:paraId="4FD60EF5" w14:textId="77777777" w:rsidR="00AB1C48" w:rsidRPr="00710858" w:rsidRDefault="00AB1C48" w:rsidP="00AB1C48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838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838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8385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838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</w:p>
                <w:p w14:paraId="62089B14" w14:textId="77777777" w:rsidR="00AB1C48" w:rsidRPr="00710858" w:rsidRDefault="00AB1C48" w:rsidP="00AB1C48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838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838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7F323271" w14:textId="77777777" w:rsidR="00AB1C48" w:rsidRPr="00710858" w:rsidRDefault="00AB1C48" w:rsidP="00AB1C48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838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839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8391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839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</w:tc>
              <w:tc>
                <w:tcPr>
                  <w:tcW w:w="503" w:type="dxa"/>
                  <w:vAlign w:val="center"/>
                </w:tcPr>
                <w:p w14:paraId="43C613A2" w14:textId="77777777" w:rsidR="00AB1C48" w:rsidRPr="00710858" w:rsidRDefault="00AB1C48" w:rsidP="00AB1C48">
                  <w:pPr>
                    <w:snapToGrid w:val="0"/>
                    <w:jc w:val="center"/>
                    <w:rPr>
                      <w:rFonts w:eastAsia="標楷體"/>
                      <w:rPrChange w:id="839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839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tcBorders>
                    <w:bottom w:val="single" w:sz="4" w:space="0" w:color="auto"/>
                  </w:tcBorders>
                  <w:vAlign w:val="center"/>
                </w:tcPr>
                <w:p w14:paraId="1AE1581D" w14:textId="032585A4" w:rsidR="00AB1C48" w:rsidRPr="00710858" w:rsidRDefault="00AB1C48" w:rsidP="00C1748D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839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tcBorders>
                    <w:bottom w:val="single" w:sz="4" w:space="0" w:color="auto"/>
                  </w:tcBorders>
                  <w:vAlign w:val="center"/>
                </w:tcPr>
                <w:p w14:paraId="51FE02A9" w14:textId="5B4C5A18" w:rsidR="00AB1C48" w:rsidRPr="00710858" w:rsidRDefault="00AB1C48" w:rsidP="003769E9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839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4" w:type="dxa"/>
                  <w:tcBorders>
                    <w:bottom w:val="single" w:sz="4" w:space="0" w:color="auto"/>
                  </w:tcBorders>
                  <w:vAlign w:val="center"/>
                </w:tcPr>
                <w:p w14:paraId="18B8FB18" w14:textId="77777777" w:rsidR="00AB1C48" w:rsidRPr="00710858" w:rsidRDefault="00AB1C48" w:rsidP="00AB1C48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839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tcBorders>
                    <w:bottom w:val="single" w:sz="4" w:space="0" w:color="auto"/>
                  </w:tcBorders>
                  <w:vAlign w:val="center"/>
                </w:tcPr>
                <w:p w14:paraId="1A610403" w14:textId="7916440C" w:rsidR="00AB1C48" w:rsidRPr="00710858" w:rsidRDefault="00AB1C48" w:rsidP="002540B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839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tcBorders>
                    <w:bottom w:val="single" w:sz="4" w:space="0" w:color="auto"/>
                  </w:tcBorders>
                  <w:vAlign w:val="center"/>
                </w:tcPr>
                <w:p w14:paraId="0FECC610" w14:textId="34B41A66" w:rsidR="009927FF" w:rsidRPr="00710858" w:rsidDel="00F0326A" w:rsidRDefault="009927FF" w:rsidP="009927FF">
                  <w:pPr>
                    <w:snapToGrid w:val="0"/>
                    <w:jc w:val="center"/>
                    <w:rPr>
                      <w:del w:id="8399" w:author="Windows 使用者" w:date="2024-08-06T14:40:00Z"/>
                      <w:rFonts w:eastAsia="標楷體"/>
                      <w:sz w:val="36"/>
                      <w:szCs w:val="36"/>
                      <w:rPrChange w:id="8400" w:author="User" w:date="2025-08-27T11:49:00Z">
                        <w:rPr>
                          <w:del w:id="8401" w:author="Windows 使用者" w:date="2024-08-06T14:4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8402" w:author="Windows 使用者" w:date="2024-08-06T14:40:00Z">
                    <w:r w:rsidRPr="00710858" w:rsidDel="00F0326A">
                      <w:rPr>
                        <w:rFonts w:eastAsia="標楷體"/>
                        <w:sz w:val="36"/>
                        <w:szCs w:val="36"/>
                        <w:rPrChange w:id="8403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101</w:delText>
                    </w:r>
                  </w:del>
                </w:p>
                <w:p w14:paraId="16E3A582" w14:textId="7C657E56" w:rsidR="00AB1C48" w:rsidRPr="00710858" w:rsidRDefault="009927FF" w:rsidP="009927FF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840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8405" w:author="Windows 使用者" w:date="2024-08-06T14:40:00Z">
                    <w:r w:rsidRPr="00710858" w:rsidDel="00F0326A">
                      <w:rPr>
                        <w:rFonts w:eastAsia="標楷體" w:hint="eastAsia"/>
                        <w:sz w:val="36"/>
                        <w:szCs w:val="36"/>
                        <w:rPrChange w:id="840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體育</w:delText>
                    </w:r>
                  </w:del>
                </w:p>
              </w:tc>
            </w:tr>
            <w:tr w:rsidR="00710858" w:rsidRPr="00710858" w14:paraId="314DFA0C" w14:textId="77777777" w:rsidTr="00387BEB">
              <w:trPr>
                <w:cantSplit/>
                <w:trHeight w:val="1135"/>
              </w:trPr>
              <w:tc>
                <w:tcPr>
                  <w:tcW w:w="1201" w:type="dxa"/>
                  <w:vMerge/>
                  <w:vAlign w:val="center"/>
                </w:tcPr>
                <w:p w14:paraId="62FD59C2" w14:textId="77777777" w:rsidR="00D05CBE" w:rsidRPr="00710858" w:rsidRDefault="00D05CBE" w:rsidP="00D05CBE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840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2C69460A" w14:textId="77777777" w:rsidR="00D05CBE" w:rsidRPr="00710858" w:rsidRDefault="00D05CBE" w:rsidP="00D05CBE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8408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8409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3</w:t>
                  </w:r>
                </w:p>
              </w:tc>
              <w:tc>
                <w:tcPr>
                  <w:tcW w:w="1574" w:type="dxa"/>
                  <w:vAlign w:val="center"/>
                </w:tcPr>
                <w:p w14:paraId="5DB0A9F3" w14:textId="77777777" w:rsidR="00D05CBE" w:rsidRPr="00710858" w:rsidRDefault="00D05CBE" w:rsidP="00D05CB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841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841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8412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841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</w:p>
                <w:p w14:paraId="5D74B195" w14:textId="77777777" w:rsidR="00D05CBE" w:rsidRPr="00710858" w:rsidRDefault="00D05CBE" w:rsidP="00D05CB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841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841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60CD86F4" w14:textId="77777777" w:rsidR="00D05CBE" w:rsidRPr="00710858" w:rsidRDefault="00D05CBE" w:rsidP="00D05CB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841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841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8418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841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</w:tc>
              <w:tc>
                <w:tcPr>
                  <w:tcW w:w="503" w:type="dxa"/>
                  <w:vAlign w:val="center"/>
                </w:tcPr>
                <w:p w14:paraId="47BF3913" w14:textId="77777777" w:rsidR="00D05CBE" w:rsidRPr="00710858" w:rsidRDefault="00D05CBE" w:rsidP="00D05CBE">
                  <w:pPr>
                    <w:snapToGrid w:val="0"/>
                    <w:spacing w:before="120" w:after="120"/>
                    <w:jc w:val="center"/>
                    <w:rPr>
                      <w:rFonts w:eastAsia="標楷體"/>
                      <w:rPrChange w:id="842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842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66F5662D" w14:textId="4394A957" w:rsidR="009927FF" w:rsidRPr="00710858" w:rsidDel="00D30767" w:rsidRDefault="00DF7F62" w:rsidP="009927FF">
                  <w:pPr>
                    <w:snapToGrid w:val="0"/>
                    <w:jc w:val="center"/>
                    <w:rPr>
                      <w:del w:id="8422" w:author="Windows 使用者" w:date="2024-08-12T11:53:00Z"/>
                      <w:rFonts w:eastAsia="標楷體"/>
                      <w:sz w:val="36"/>
                      <w:szCs w:val="36"/>
                      <w:rPrChange w:id="8423" w:author="User" w:date="2025-08-27T11:49:00Z">
                        <w:rPr>
                          <w:del w:id="8424" w:author="Windows 使用者" w:date="2024-08-12T11:5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8425" w:author="Windows 使用者" w:date="2024-08-12T11:53:00Z">
                    <w:r w:rsidRPr="00710858" w:rsidDel="00D30767">
                      <w:rPr>
                        <w:rFonts w:eastAsia="標楷體" w:hint="eastAsia"/>
                        <w:sz w:val="36"/>
                        <w:szCs w:val="36"/>
                        <w:rPrChange w:id="842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※</w:delText>
                    </w:r>
                    <w:r w:rsidR="009927FF" w:rsidRPr="00710858" w:rsidDel="00D30767">
                      <w:rPr>
                        <w:rFonts w:eastAsia="標楷體"/>
                        <w:sz w:val="36"/>
                        <w:szCs w:val="36"/>
                        <w:rPrChange w:id="8427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301</w:delText>
                    </w:r>
                  </w:del>
                </w:p>
                <w:p w14:paraId="0DFD601A" w14:textId="39315568" w:rsidR="00D05CBE" w:rsidRPr="00710858" w:rsidRDefault="009927FF" w:rsidP="009927FF">
                  <w:pPr>
                    <w:snapToGrid w:val="0"/>
                    <w:spacing w:before="120" w:after="120" w:line="400" w:lineRule="exact"/>
                    <w:ind w:leftChars="-17" w:left="-41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842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8429" w:author="Windows 使用者" w:date="2024-08-12T11:53:00Z">
                    <w:r w:rsidRPr="00710858" w:rsidDel="00D30767">
                      <w:rPr>
                        <w:rFonts w:eastAsia="標楷體" w:hint="eastAsia"/>
                        <w:sz w:val="36"/>
                        <w:szCs w:val="36"/>
                        <w:rPrChange w:id="843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體育</w:delText>
                    </w:r>
                  </w:del>
                </w:p>
              </w:tc>
              <w:tc>
                <w:tcPr>
                  <w:tcW w:w="1373" w:type="dxa"/>
                  <w:vAlign w:val="center"/>
                </w:tcPr>
                <w:p w14:paraId="59C6F124" w14:textId="77777777" w:rsidR="008C02B5" w:rsidRPr="008C02B5" w:rsidRDefault="008C02B5" w:rsidP="008C02B5">
                  <w:pPr>
                    <w:snapToGrid w:val="0"/>
                    <w:jc w:val="center"/>
                    <w:rPr>
                      <w:ins w:id="8431" w:author="User" w:date="2025-11-28T15:45:00Z"/>
                      <w:rFonts w:eastAsia="標楷體"/>
                      <w:color w:val="FF0000"/>
                      <w:sz w:val="36"/>
                      <w:szCs w:val="36"/>
                      <w:rPrChange w:id="8432" w:author="User" w:date="2025-11-28T15:45:00Z">
                        <w:rPr>
                          <w:ins w:id="8433" w:author="User" w:date="2025-11-28T15:45:00Z"/>
                          <w:rFonts w:eastAsia="標楷體"/>
                          <w:sz w:val="36"/>
                          <w:szCs w:val="36"/>
                        </w:rPr>
                      </w:rPrChange>
                    </w:rPr>
                  </w:pPr>
                  <w:ins w:id="8434" w:author="User" w:date="2025-11-28T15:45:00Z">
                    <w:r w:rsidRPr="008C02B5">
                      <w:rPr>
                        <w:rFonts w:eastAsia="標楷體"/>
                        <w:color w:val="FF0000"/>
                        <w:sz w:val="36"/>
                        <w:szCs w:val="36"/>
                        <w:rPrChange w:id="8435" w:author="User" w:date="2025-11-28T15:45:00Z">
                          <w:rPr>
                            <w:rFonts w:eastAsia="標楷體"/>
                            <w:sz w:val="36"/>
                            <w:szCs w:val="36"/>
                          </w:rPr>
                        </w:rPrChange>
                      </w:rPr>
                      <w:t>301</w:t>
                    </w:r>
                  </w:ins>
                </w:p>
                <w:p w14:paraId="36FAAC92" w14:textId="401DD1C3" w:rsidR="009927FF" w:rsidRPr="00710858" w:rsidDel="004F4BAA" w:rsidRDefault="008C02B5" w:rsidP="008C02B5">
                  <w:pPr>
                    <w:snapToGrid w:val="0"/>
                    <w:jc w:val="center"/>
                    <w:rPr>
                      <w:del w:id="8436" w:author="User" w:date="2025-08-19T11:08:00Z"/>
                      <w:rFonts w:eastAsia="標楷體"/>
                      <w:sz w:val="36"/>
                      <w:szCs w:val="36"/>
                      <w:rPrChange w:id="8437" w:author="User" w:date="2025-08-27T11:49:00Z">
                        <w:rPr>
                          <w:del w:id="8438" w:author="User" w:date="2025-08-19T11:0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8439" w:author="User" w:date="2025-11-28T15:45:00Z">
                    <w:r w:rsidRPr="008C02B5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8440" w:author="User" w:date="2025-11-28T15:45:00Z">
                          <w:rPr>
                            <w:rFonts w:eastAsia="標楷體" w:hint="eastAsia"/>
                            <w:sz w:val="36"/>
                            <w:szCs w:val="36"/>
                          </w:rPr>
                        </w:rPrChange>
                      </w:rPr>
                      <w:t>體育</w:t>
                    </w:r>
                  </w:ins>
                  <w:del w:id="8441" w:author="User" w:date="2025-08-19T11:08:00Z">
                    <w:r w:rsidR="00DF7F62" w:rsidRPr="00710858" w:rsidDel="004F4BAA">
                      <w:rPr>
                        <w:rFonts w:eastAsia="標楷體" w:hint="eastAsia"/>
                        <w:sz w:val="36"/>
                        <w:szCs w:val="36"/>
                        <w:rPrChange w:id="844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※</w:delText>
                    </w:r>
                    <w:r w:rsidR="009927FF" w:rsidRPr="00710858" w:rsidDel="004F4BAA">
                      <w:rPr>
                        <w:rFonts w:eastAsia="標楷體"/>
                        <w:sz w:val="36"/>
                        <w:szCs w:val="36"/>
                        <w:rPrChange w:id="8443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201</w:delText>
                    </w:r>
                  </w:del>
                </w:p>
                <w:p w14:paraId="4C5C82E3" w14:textId="04229CDE" w:rsidR="00D05CBE" w:rsidRPr="00710858" w:rsidRDefault="009927FF" w:rsidP="009927FF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844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8445" w:author="User" w:date="2025-08-19T11:08:00Z">
                    <w:r w:rsidRPr="00710858" w:rsidDel="004F4BAA">
                      <w:rPr>
                        <w:rFonts w:eastAsia="標楷體" w:hint="eastAsia"/>
                        <w:sz w:val="36"/>
                        <w:szCs w:val="36"/>
                        <w:rPrChange w:id="844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體育</w:delText>
                    </w:r>
                  </w:del>
                </w:p>
              </w:tc>
              <w:tc>
                <w:tcPr>
                  <w:tcW w:w="1374" w:type="dxa"/>
                  <w:vAlign w:val="center"/>
                </w:tcPr>
                <w:p w14:paraId="14161635" w14:textId="4F85C442" w:rsidR="00D05CBE" w:rsidRPr="00710858" w:rsidRDefault="00D05CBE" w:rsidP="004F4BAA">
                  <w:pPr>
                    <w:snapToGrid w:val="0"/>
                    <w:spacing w:before="120" w:after="120" w:line="400" w:lineRule="exact"/>
                    <w:ind w:leftChars="-17" w:left="-41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844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2E5EBDA1" w14:textId="77777777" w:rsidR="00D05CBE" w:rsidRPr="00710858" w:rsidRDefault="00D05CBE" w:rsidP="00D05CBE">
                  <w:pPr>
                    <w:snapToGrid w:val="0"/>
                    <w:spacing w:before="120" w:after="120"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844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5189DF72" w14:textId="3A0EED31" w:rsidR="00D05CBE" w:rsidRPr="00710858" w:rsidRDefault="00D05CBE" w:rsidP="00F0326A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844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14:paraId="7189A19F" w14:textId="77777777" w:rsidTr="00387BEB">
              <w:trPr>
                <w:cantSplit/>
                <w:trHeight w:val="1264"/>
              </w:trPr>
              <w:tc>
                <w:tcPr>
                  <w:tcW w:w="1201" w:type="dxa"/>
                  <w:vMerge/>
                  <w:vAlign w:val="center"/>
                </w:tcPr>
                <w:p w14:paraId="177E6BD7" w14:textId="77777777" w:rsidR="00D05CBE" w:rsidRPr="00710858" w:rsidRDefault="00D05CBE" w:rsidP="00D05CBE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rPrChange w:id="845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67FBC389" w14:textId="77777777" w:rsidR="00D05CBE" w:rsidRPr="00710858" w:rsidRDefault="00D05CBE" w:rsidP="00D05CBE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8451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8452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4</w:t>
                  </w:r>
                </w:p>
              </w:tc>
              <w:tc>
                <w:tcPr>
                  <w:tcW w:w="1574" w:type="dxa"/>
                  <w:vAlign w:val="center"/>
                </w:tcPr>
                <w:p w14:paraId="408953F5" w14:textId="77777777" w:rsidR="00D05CBE" w:rsidRPr="00710858" w:rsidRDefault="00D05CBE" w:rsidP="00D05CB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845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845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8455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845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05</w:t>
                  </w:r>
                </w:p>
                <w:p w14:paraId="6F66BB23" w14:textId="77777777" w:rsidR="00D05CBE" w:rsidRPr="00710858" w:rsidRDefault="00D05CBE" w:rsidP="00D05CB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845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845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53262573" w14:textId="77777777" w:rsidR="00D05CBE" w:rsidRPr="00710858" w:rsidRDefault="00D05CBE" w:rsidP="00D05CB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845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846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8461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846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</w:tc>
              <w:tc>
                <w:tcPr>
                  <w:tcW w:w="503" w:type="dxa"/>
                  <w:vAlign w:val="center"/>
                </w:tcPr>
                <w:p w14:paraId="797790CE" w14:textId="77777777" w:rsidR="00D05CBE" w:rsidRPr="00710858" w:rsidRDefault="00D05CBE" w:rsidP="00D05CBE">
                  <w:pPr>
                    <w:snapToGrid w:val="0"/>
                    <w:spacing w:before="120" w:after="120"/>
                    <w:jc w:val="center"/>
                    <w:rPr>
                      <w:rFonts w:eastAsia="標楷體"/>
                      <w:rPrChange w:id="846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846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7AFB1B7B" w14:textId="77777777" w:rsidR="00D05CBE" w:rsidRPr="00710858" w:rsidRDefault="00D05CBE" w:rsidP="00D05CBE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846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vAlign w:val="center"/>
                </w:tcPr>
                <w:p w14:paraId="0E5A2636" w14:textId="77777777" w:rsidR="00D05CBE" w:rsidRPr="00710858" w:rsidRDefault="00D05CBE" w:rsidP="00D05CBE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846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4" w:type="dxa"/>
                  <w:vAlign w:val="center"/>
                </w:tcPr>
                <w:p w14:paraId="3378A814" w14:textId="77777777" w:rsidR="00D05CBE" w:rsidRPr="00710858" w:rsidRDefault="00D05CBE" w:rsidP="00D05CBE">
                  <w:pPr>
                    <w:snapToGrid w:val="0"/>
                    <w:spacing w:before="120" w:after="120" w:line="120" w:lineRule="atLeast"/>
                    <w:jc w:val="center"/>
                    <w:rPr>
                      <w:rFonts w:eastAsia="標楷體"/>
                      <w:sz w:val="36"/>
                      <w:szCs w:val="36"/>
                      <w:rPrChange w:id="846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36D4E587" w14:textId="77777777" w:rsidR="00D05CBE" w:rsidRPr="00710858" w:rsidRDefault="00D05CBE" w:rsidP="00D05CBE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846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207632DA" w14:textId="77777777" w:rsidR="00D05CBE" w:rsidRPr="00710858" w:rsidRDefault="00D05CBE" w:rsidP="00D05CBE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846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14:paraId="3347F750" w14:textId="77777777" w:rsidTr="00387BEB">
              <w:trPr>
                <w:cantSplit/>
                <w:trHeight w:val="133"/>
              </w:trPr>
              <w:tc>
                <w:tcPr>
                  <w:tcW w:w="1201" w:type="dxa"/>
                  <w:vMerge w:val="restart"/>
                  <w:vAlign w:val="center"/>
                </w:tcPr>
                <w:p w14:paraId="480A3517" w14:textId="77777777" w:rsidR="00D05CBE" w:rsidRPr="00710858" w:rsidRDefault="00D05CBE" w:rsidP="00D05CBE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8470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8471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下午</w:t>
                  </w:r>
                </w:p>
                <w:p w14:paraId="4AA39596" w14:textId="77777777" w:rsidR="00D05CBE" w:rsidRPr="00710858" w:rsidRDefault="00D05CBE" w:rsidP="00D05CBE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20"/>
                      <w:szCs w:val="20"/>
                      <w:rPrChange w:id="8472" w:author="User" w:date="2025-08-27T11:49:00Z">
                        <w:rPr>
                          <w:rFonts w:eastAsia="標楷體"/>
                          <w:color w:val="000000" w:themeColor="text1"/>
                          <w:sz w:val="20"/>
                          <w:szCs w:val="20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0"/>
                      <w:szCs w:val="20"/>
                      <w:rPrChange w:id="8473" w:author="User" w:date="2025-08-27T11:49:00Z">
                        <w:rPr>
                          <w:rFonts w:eastAsia="標楷體"/>
                          <w:color w:val="000000" w:themeColor="text1"/>
                          <w:sz w:val="20"/>
                          <w:szCs w:val="20"/>
                        </w:rPr>
                      </w:rPrChange>
                    </w:rPr>
                    <w:t>Afternoon</w:t>
                  </w:r>
                </w:p>
              </w:tc>
              <w:tc>
                <w:tcPr>
                  <w:tcW w:w="2099" w:type="dxa"/>
                  <w:gridSpan w:val="2"/>
                  <w:vMerge w:val="restart"/>
                  <w:vAlign w:val="center"/>
                </w:tcPr>
                <w:p w14:paraId="00AE7A5B" w14:textId="77777777" w:rsidR="00D05CBE" w:rsidRPr="00710858" w:rsidRDefault="00D05CBE" w:rsidP="00D05CB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847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847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8476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847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8478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847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12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8480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848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</w:tc>
              <w:tc>
                <w:tcPr>
                  <w:tcW w:w="503" w:type="dxa"/>
                  <w:vMerge w:val="restart"/>
                  <w:vAlign w:val="center"/>
                </w:tcPr>
                <w:p w14:paraId="4098A6E3" w14:textId="77777777" w:rsidR="00D05CBE" w:rsidRPr="00710858" w:rsidRDefault="00D05CBE" w:rsidP="00D05CBE">
                  <w:pPr>
                    <w:snapToGrid w:val="0"/>
                    <w:jc w:val="center"/>
                    <w:rPr>
                      <w:rFonts w:eastAsia="標楷體"/>
                      <w:rPrChange w:id="848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848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60</w:t>
                  </w:r>
                </w:p>
              </w:tc>
              <w:tc>
                <w:tcPr>
                  <w:tcW w:w="6862" w:type="dxa"/>
                  <w:gridSpan w:val="5"/>
                  <w:tcBorders>
                    <w:bottom w:val="nil"/>
                  </w:tcBorders>
                  <w:vAlign w:val="center"/>
                </w:tcPr>
                <w:p w14:paraId="3B47244A" w14:textId="77777777" w:rsidR="00D05CBE" w:rsidRPr="00710858" w:rsidRDefault="00D05CBE" w:rsidP="00D05CBE">
                  <w:pPr>
                    <w:snapToGrid w:val="0"/>
                    <w:spacing w:line="400" w:lineRule="exact"/>
                    <w:ind w:leftChars="507" w:left="1217" w:rightChars="532" w:right="1277"/>
                    <w:jc w:val="center"/>
                    <w:rPr>
                      <w:rFonts w:eastAsia="標楷體"/>
                      <w:sz w:val="32"/>
                      <w:szCs w:val="32"/>
                      <w:rPrChange w:id="8484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2"/>
                      <w:szCs w:val="32"/>
                      <w:rPrChange w:id="8485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午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8486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8487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餐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8488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(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8489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午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8490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8491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間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8492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8493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靜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8494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8495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息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8496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)</w:t>
                  </w:r>
                </w:p>
              </w:tc>
            </w:tr>
            <w:tr w:rsidR="00710858" w:rsidRPr="00710858" w14:paraId="264A3BCE" w14:textId="77777777" w:rsidTr="00387BEB">
              <w:trPr>
                <w:cantSplit/>
                <w:trHeight w:val="174"/>
              </w:trPr>
              <w:tc>
                <w:tcPr>
                  <w:tcW w:w="1201" w:type="dxa"/>
                  <w:vMerge/>
                  <w:vAlign w:val="center"/>
                </w:tcPr>
                <w:p w14:paraId="6AE77607" w14:textId="77777777" w:rsidR="00D05CBE" w:rsidRPr="00710858" w:rsidRDefault="00D05CBE" w:rsidP="00D05CBE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849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2099" w:type="dxa"/>
                  <w:gridSpan w:val="2"/>
                  <w:vMerge/>
                  <w:vAlign w:val="center"/>
                </w:tcPr>
                <w:p w14:paraId="4CA7CCB3" w14:textId="77777777" w:rsidR="00D05CBE" w:rsidRPr="00710858" w:rsidRDefault="00D05CBE" w:rsidP="00D05CBE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26"/>
                      <w:szCs w:val="26"/>
                      <w:rPrChange w:id="849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</w:p>
              </w:tc>
              <w:tc>
                <w:tcPr>
                  <w:tcW w:w="503" w:type="dxa"/>
                  <w:vMerge/>
                  <w:vAlign w:val="center"/>
                </w:tcPr>
                <w:p w14:paraId="5C64C711" w14:textId="77777777" w:rsidR="00D05CBE" w:rsidRPr="00710858" w:rsidRDefault="00D05CBE" w:rsidP="00D05CBE">
                  <w:pPr>
                    <w:snapToGrid w:val="0"/>
                    <w:jc w:val="center"/>
                    <w:rPr>
                      <w:rFonts w:eastAsia="標楷體"/>
                      <w:rPrChange w:id="849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6862" w:type="dxa"/>
                  <w:gridSpan w:val="5"/>
                  <w:tcBorders>
                    <w:top w:val="nil"/>
                  </w:tcBorders>
                  <w:vAlign w:val="center"/>
                </w:tcPr>
                <w:p w14:paraId="2135C16D" w14:textId="77777777" w:rsidR="00D05CBE" w:rsidRPr="00710858" w:rsidRDefault="00D05CBE" w:rsidP="00D05CBE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2"/>
                      <w:szCs w:val="32"/>
                      <w:rPrChange w:id="8500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32"/>
                      <w:szCs w:val="32"/>
                      <w:rPrChange w:id="8501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Lunch   Time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8502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＆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8503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Break</w:t>
                  </w:r>
                </w:p>
              </w:tc>
            </w:tr>
            <w:tr w:rsidR="00710858" w:rsidRPr="00710858" w14:paraId="7EA5FE3C" w14:textId="77777777" w:rsidTr="00387BEB">
              <w:trPr>
                <w:cantSplit/>
              </w:trPr>
              <w:tc>
                <w:tcPr>
                  <w:tcW w:w="1201" w:type="dxa"/>
                  <w:vMerge/>
                  <w:vAlign w:val="center"/>
                </w:tcPr>
                <w:p w14:paraId="08E51313" w14:textId="77777777" w:rsidR="00D05CBE" w:rsidRPr="00710858" w:rsidRDefault="00D05CBE" w:rsidP="00D05CBE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850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57196D15" w14:textId="77777777" w:rsidR="00D05CBE" w:rsidRPr="00710858" w:rsidRDefault="00D05CBE" w:rsidP="00D05CBE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8505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8506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5</w:t>
                  </w:r>
                </w:p>
              </w:tc>
              <w:tc>
                <w:tcPr>
                  <w:tcW w:w="1574" w:type="dxa"/>
                  <w:vAlign w:val="center"/>
                </w:tcPr>
                <w:p w14:paraId="057AACC7" w14:textId="77777777" w:rsidR="00D05CBE" w:rsidRPr="00710858" w:rsidRDefault="00D05CBE" w:rsidP="00D05CB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850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850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850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851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  <w:p w14:paraId="4E430238" w14:textId="77777777" w:rsidR="00D05CBE" w:rsidRPr="00710858" w:rsidRDefault="00D05CBE" w:rsidP="00D05CB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851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851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7BB8F375" w14:textId="77777777" w:rsidR="00D05CBE" w:rsidRPr="00710858" w:rsidRDefault="00D05CBE" w:rsidP="00D05CB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851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851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8515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851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503" w:type="dxa"/>
                  <w:vAlign w:val="center"/>
                </w:tcPr>
                <w:p w14:paraId="0160DCE6" w14:textId="77777777" w:rsidR="00D05CBE" w:rsidRPr="00710858" w:rsidRDefault="00D05CBE" w:rsidP="00D05CBE">
                  <w:pPr>
                    <w:snapToGrid w:val="0"/>
                    <w:jc w:val="center"/>
                    <w:rPr>
                      <w:rFonts w:eastAsia="標楷體"/>
                      <w:rPrChange w:id="851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851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7C070DBC" w14:textId="77777777" w:rsidR="00D05CBE" w:rsidRPr="00710858" w:rsidRDefault="00D05CBE" w:rsidP="00D05CBE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851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vAlign w:val="center"/>
                </w:tcPr>
                <w:p w14:paraId="35A6EF9E" w14:textId="77777777" w:rsidR="00D05CBE" w:rsidRPr="00710858" w:rsidRDefault="00D05CBE" w:rsidP="00D05CBE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852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4" w:type="dxa"/>
                  <w:tcBorders>
                    <w:bottom w:val="single" w:sz="4" w:space="0" w:color="auto"/>
                  </w:tcBorders>
                  <w:vAlign w:val="center"/>
                </w:tcPr>
                <w:p w14:paraId="60434B40" w14:textId="77777777" w:rsidR="00D05CBE" w:rsidRPr="00710858" w:rsidRDefault="00D05CBE" w:rsidP="00D05CBE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852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10AAC1B3" w14:textId="77777777" w:rsidR="00D05CBE" w:rsidRPr="00710858" w:rsidRDefault="00D05CBE" w:rsidP="00D05CBE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852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01D5B5A4" w14:textId="2EC923CC" w:rsidR="00D05CBE" w:rsidRPr="00710858" w:rsidRDefault="00D05CBE" w:rsidP="00994DFA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852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14:paraId="7AE299D3" w14:textId="77777777" w:rsidTr="00387BEB">
              <w:trPr>
                <w:cantSplit/>
              </w:trPr>
              <w:tc>
                <w:tcPr>
                  <w:tcW w:w="1201" w:type="dxa"/>
                  <w:vMerge/>
                  <w:vAlign w:val="center"/>
                </w:tcPr>
                <w:p w14:paraId="411743B4" w14:textId="77777777" w:rsidR="00D05CBE" w:rsidRPr="00710858" w:rsidRDefault="00D05CBE" w:rsidP="00D05CBE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852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348D1D31" w14:textId="77777777" w:rsidR="00D05CBE" w:rsidRPr="00710858" w:rsidRDefault="00D05CBE" w:rsidP="00D05CBE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8525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8526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6</w:t>
                  </w:r>
                </w:p>
              </w:tc>
              <w:tc>
                <w:tcPr>
                  <w:tcW w:w="1574" w:type="dxa"/>
                  <w:vAlign w:val="center"/>
                </w:tcPr>
                <w:p w14:paraId="24A5C19C" w14:textId="77777777" w:rsidR="00D05CBE" w:rsidRPr="00710858" w:rsidRDefault="00D05CBE" w:rsidP="00D05CB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852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852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852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853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  <w:p w14:paraId="06014B3A" w14:textId="77777777" w:rsidR="00D05CBE" w:rsidRPr="00710858" w:rsidRDefault="00D05CBE" w:rsidP="00D05CB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853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853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7AAFA378" w14:textId="77777777" w:rsidR="00D05CBE" w:rsidRPr="00710858" w:rsidRDefault="00D05CBE" w:rsidP="00D05CB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853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853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14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8535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853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40</w:t>
                  </w:r>
                </w:p>
              </w:tc>
              <w:tc>
                <w:tcPr>
                  <w:tcW w:w="503" w:type="dxa"/>
                  <w:vAlign w:val="center"/>
                </w:tcPr>
                <w:p w14:paraId="3F1F23A9" w14:textId="77777777" w:rsidR="00D05CBE" w:rsidRPr="00710858" w:rsidRDefault="00D05CBE" w:rsidP="00D05CBE">
                  <w:pPr>
                    <w:snapToGrid w:val="0"/>
                    <w:jc w:val="center"/>
                    <w:rPr>
                      <w:rFonts w:eastAsia="標楷體"/>
                      <w:rPrChange w:id="853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853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40</w:t>
                  </w:r>
                </w:p>
              </w:tc>
              <w:tc>
                <w:tcPr>
                  <w:tcW w:w="1371" w:type="dxa"/>
                  <w:tcBorders>
                    <w:bottom w:val="single" w:sz="4" w:space="0" w:color="auto"/>
                  </w:tcBorders>
                  <w:vAlign w:val="center"/>
                </w:tcPr>
                <w:p w14:paraId="28A7E7FB" w14:textId="77777777" w:rsidR="00D05CBE" w:rsidRPr="00710858" w:rsidRDefault="00D05CBE" w:rsidP="00D05CBE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853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tcBorders>
                    <w:bottom w:val="single" w:sz="4" w:space="0" w:color="auto"/>
                  </w:tcBorders>
                  <w:vAlign w:val="center"/>
                </w:tcPr>
                <w:p w14:paraId="144B1AEC" w14:textId="1C1ED84F" w:rsidR="00D05CBE" w:rsidRPr="00710858" w:rsidDel="004F4BAA" w:rsidRDefault="007B2DAA" w:rsidP="00B47B50">
                  <w:pPr>
                    <w:snapToGrid w:val="0"/>
                    <w:jc w:val="center"/>
                    <w:rPr>
                      <w:del w:id="8540" w:author="User" w:date="2025-08-19T11:09:00Z"/>
                      <w:rFonts w:eastAsia="標楷體"/>
                      <w:sz w:val="36"/>
                      <w:szCs w:val="36"/>
                      <w:rPrChange w:id="8541" w:author="User" w:date="2025-08-27T11:49:00Z">
                        <w:rPr>
                          <w:del w:id="8542" w:author="User" w:date="2025-08-19T11:09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8543" w:author="User" w:date="2025-08-19T11:09:00Z">
                    <w:r w:rsidRPr="00710858" w:rsidDel="004F4BAA">
                      <w:rPr>
                        <w:rFonts w:eastAsia="標楷體"/>
                        <w:sz w:val="36"/>
                        <w:szCs w:val="36"/>
                        <w:rPrChange w:id="8544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101</w:delText>
                    </w:r>
                  </w:del>
                </w:p>
                <w:p w14:paraId="4C7B5D01" w14:textId="665CFD01" w:rsidR="007B2DAA" w:rsidRPr="00710858" w:rsidRDefault="007B2DAA" w:rsidP="00B47B50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854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8546" w:author="User" w:date="2025-08-19T11:09:00Z">
                    <w:r w:rsidRPr="00710858" w:rsidDel="004F4BAA">
                      <w:rPr>
                        <w:rFonts w:eastAsia="標楷體" w:hint="eastAsia"/>
                        <w:sz w:val="36"/>
                        <w:szCs w:val="36"/>
                        <w:rPrChange w:id="854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體育</w:delText>
                    </w:r>
                  </w:del>
                </w:p>
              </w:tc>
              <w:tc>
                <w:tcPr>
                  <w:tcW w:w="137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DF91540" w14:textId="77777777" w:rsidR="004F4BAA" w:rsidRPr="00710858" w:rsidRDefault="004F4BAA" w:rsidP="004F4BAA">
                  <w:pPr>
                    <w:snapToGrid w:val="0"/>
                    <w:jc w:val="center"/>
                    <w:rPr>
                      <w:ins w:id="8548" w:author="User" w:date="2025-08-19T11:09:00Z"/>
                      <w:rFonts w:eastAsia="標楷體"/>
                      <w:sz w:val="36"/>
                      <w:szCs w:val="36"/>
                      <w:rPrChange w:id="8549" w:author="User" w:date="2025-08-27T11:49:00Z">
                        <w:rPr>
                          <w:ins w:id="8550" w:author="User" w:date="2025-08-19T11:09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8551" w:author="User" w:date="2025-08-19T11:09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855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※</w:t>
                    </w:r>
                    <w:r w:rsidRPr="00710858">
                      <w:rPr>
                        <w:rFonts w:eastAsia="標楷體"/>
                        <w:sz w:val="36"/>
                        <w:szCs w:val="36"/>
                        <w:rPrChange w:id="8553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201</w:t>
                    </w:r>
                  </w:ins>
                </w:p>
                <w:p w14:paraId="33ABBA84" w14:textId="47B115FC" w:rsidR="00D05CBE" w:rsidRPr="00710858" w:rsidRDefault="004F4BAA" w:rsidP="004F4BAA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855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8555" w:author="User" w:date="2025-08-19T11:09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855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體育</w:t>
                    </w:r>
                  </w:ins>
                </w:p>
              </w:tc>
              <w:tc>
                <w:tcPr>
                  <w:tcW w:w="1372" w:type="dxa"/>
                  <w:tcBorders>
                    <w:bottom w:val="single" w:sz="4" w:space="0" w:color="auto"/>
                  </w:tcBorders>
                  <w:vAlign w:val="center"/>
                </w:tcPr>
                <w:p w14:paraId="5E1F3AE9" w14:textId="2AF21445" w:rsidR="00B20DB9" w:rsidRPr="00710858" w:rsidRDefault="00031913" w:rsidP="00B20DB9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855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8558" w:author="User" w:date="2025-08-26T11:29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855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※</w:t>
                    </w:r>
                  </w:ins>
                  <w:del w:id="8560" w:author="User" w:date="2025-08-19T11:11:00Z">
                    <w:r w:rsidR="00ED70FF" w:rsidRPr="00710858" w:rsidDel="00CB7C95">
                      <w:rPr>
                        <w:rFonts w:eastAsia="標楷體"/>
                        <w:sz w:val="36"/>
                        <w:szCs w:val="36"/>
                        <w:rPrChange w:id="8561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(</w:delText>
                    </w:r>
                  </w:del>
                  <w:r w:rsidR="00ED70FF" w:rsidRPr="00710858">
                    <w:rPr>
                      <w:rFonts w:eastAsia="標楷體"/>
                      <w:sz w:val="36"/>
                      <w:szCs w:val="36"/>
                      <w:rPrChange w:id="856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1</w:t>
                  </w:r>
                  <w:r w:rsidR="00B20DB9" w:rsidRPr="00710858">
                    <w:rPr>
                      <w:rFonts w:eastAsia="標楷體"/>
                      <w:sz w:val="36"/>
                      <w:szCs w:val="36"/>
                      <w:rPrChange w:id="856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01</w:t>
                  </w:r>
                  <w:del w:id="8564" w:author="User" w:date="2025-08-19T11:11:00Z">
                    <w:r w:rsidR="00B20DB9" w:rsidRPr="00710858" w:rsidDel="00CB7C95">
                      <w:rPr>
                        <w:rFonts w:eastAsia="標楷體"/>
                        <w:sz w:val="36"/>
                        <w:szCs w:val="36"/>
                        <w:rPrChange w:id="8565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)</w:delText>
                    </w:r>
                  </w:del>
                </w:p>
                <w:p w14:paraId="6F23D821" w14:textId="55AD94F3" w:rsidR="00D05CBE" w:rsidRPr="00710858" w:rsidRDefault="00B20DB9" w:rsidP="00B20DB9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856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8567" w:author="User" w:date="2025-08-19T11:11:00Z">
                    <w:r w:rsidRPr="00710858" w:rsidDel="00CB7C95">
                      <w:rPr>
                        <w:rFonts w:eastAsia="標楷體"/>
                        <w:sz w:val="36"/>
                        <w:szCs w:val="36"/>
                        <w:rPrChange w:id="8568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(</w:delText>
                    </w:r>
                  </w:del>
                  <w:ins w:id="8569" w:author="User" w:date="2025-08-19T11:11:00Z">
                    <w:r w:rsidR="00CB7C95" w:rsidRPr="00710858">
                      <w:rPr>
                        <w:rFonts w:eastAsia="標楷體" w:hint="eastAsia"/>
                        <w:sz w:val="36"/>
                        <w:szCs w:val="36"/>
                        <w:rPrChange w:id="857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社團</w:t>
                    </w:r>
                  </w:ins>
                  <w:del w:id="8571" w:author="User" w:date="2025-08-19T11:11:00Z">
                    <w:r w:rsidRPr="00710858" w:rsidDel="00CB7C95">
                      <w:rPr>
                        <w:rFonts w:eastAsia="標楷體" w:hint="eastAsia"/>
                        <w:sz w:val="36"/>
                        <w:szCs w:val="36"/>
                        <w:rPrChange w:id="857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聯課</w:delText>
                    </w:r>
                    <w:r w:rsidRPr="00710858" w:rsidDel="00CB7C95">
                      <w:rPr>
                        <w:rFonts w:eastAsia="標楷體"/>
                        <w:sz w:val="36"/>
                        <w:szCs w:val="36"/>
                        <w:rPrChange w:id="8573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)</w:delText>
                    </w:r>
                  </w:del>
                </w:p>
              </w:tc>
              <w:tc>
                <w:tcPr>
                  <w:tcW w:w="1372" w:type="dxa"/>
                  <w:tcBorders>
                    <w:bottom w:val="single" w:sz="4" w:space="0" w:color="auto"/>
                  </w:tcBorders>
                  <w:vAlign w:val="center"/>
                </w:tcPr>
                <w:p w14:paraId="1862F2F2" w14:textId="20B7D4AC" w:rsidR="004F4BAA" w:rsidRPr="00710858" w:rsidRDefault="004F4BAA" w:rsidP="004F4BAA">
                  <w:pPr>
                    <w:snapToGrid w:val="0"/>
                    <w:jc w:val="center"/>
                    <w:rPr>
                      <w:ins w:id="8574" w:author="User" w:date="2025-08-19T11:09:00Z"/>
                      <w:rFonts w:eastAsia="標楷體"/>
                      <w:sz w:val="36"/>
                      <w:szCs w:val="36"/>
                      <w:rPrChange w:id="8575" w:author="User" w:date="2025-08-27T11:49:00Z">
                        <w:rPr>
                          <w:ins w:id="8576" w:author="User" w:date="2025-08-19T11:09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8577" w:author="User" w:date="2025-08-19T11:09:00Z">
                    <w:r w:rsidRPr="00710858">
                      <w:rPr>
                        <w:rFonts w:eastAsia="標楷體"/>
                        <w:sz w:val="36"/>
                        <w:szCs w:val="36"/>
                        <w:rPrChange w:id="8578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101</w:t>
                    </w:r>
                  </w:ins>
                </w:p>
                <w:p w14:paraId="063166D1" w14:textId="270EF0C0" w:rsidR="009927FF" w:rsidRPr="00710858" w:rsidDel="004F4BAA" w:rsidRDefault="004F4BAA" w:rsidP="004F4BAA">
                  <w:pPr>
                    <w:snapToGrid w:val="0"/>
                    <w:jc w:val="center"/>
                    <w:rPr>
                      <w:del w:id="8579" w:author="User" w:date="2025-08-19T11:09:00Z"/>
                      <w:rFonts w:eastAsia="標楷體"/>
                      <w:sz w:val="36"/>
                      <w:szCs w:val="36"/>
                      <w:rPrChange w:id="8580" w:author="User" w:date="2025-08-27T11:49:00Z">
                        <w:rPr>
                          <w:del w:id="8581" w:author="User" w:date="2025-08-19T11:09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8582" w:author="User" w:date="2025-08-19T11:09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858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體育</w:t>
                    </w:r>
                  </w:ins>
                  <w:del w:id="8584" w:author="User" w:date="2025-08-19T11:09:00Z">
                    <w:r w:rsidR="00DF7F62" w:rsidRPr="00710858" w:rsidDel="004F4BAA">
                      <w:rPr>
                        <w:rFonts w:eastAsia="標楷體" w:hint="eastAsia"/>
                        <w:sz w:val="36"/>
                        <w:szCs w:val="36"/>
                        <w:rPrChange w:id="858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※</w:delText>
                    </w:r>
                    <w:r w:rsidR="009927FF" w:rsidRPr="00710858" w:rsidDel="004F4BAA">
                      <w:rPr>
                        <w:rFonts w:eastAsia="標楷體"/>
                        <w:sz w:val="36"/>
                        <w:szCs w:val="36"/>
                        <w:rPrChange w:id="8586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201</w:delText>
                    </w:r>
                  </w:del>
                </w:p>
                <w:p w14:paraId="4D2761E0" w14:textId="6B0806C8" w:rsidR="00D05CBE" w:rsidRPr="00710858" w:rsidRDefault="009927FF" w:rsidP="009927FF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858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8588" w:author="User" w:date="2025-08-19T11:09:00Z">
                    <w:r w:rsidRPr="00710858" w:rsidDel="004F4BAA">
                      <w:rPr>
                        <w:rFonts w:eastAsia="標楷體" w:hint="eastAsia"/>
                        <w:sz w:val="36"/>
                        <w:szCs w:val="36"/>
                        <w:rPrChange w:id="858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體育</w:delText>
                    </w:r>
                  </w:del>
                </w:p>
              </w:tc>
            </w:tr>
            <w:tr w:rsidR="00710858" w:rsidRPr="00710858" w14:paraId="1B02864B" w14:textId="77777777" w:rsidTr="00387BEB">
              <w:trPr>
                <w:cantSplit/>
                <w:trHeight w:val="661"/>
              </w:trPr>
              <w:tc>
                <w:tcPr>
                  <w:tcW w:w="1201" w:type="dxa"/>
                  <w:vMerge/>
                  <w:vAlign w:val="center"/>
                </w:tcPr>
                <w:p w14:paraId="6234307B" w14:textId="77777777" w:rsidR="00D05CBE" w:rsidRPr="00710858" w:rsidRDefault="00D05CBE" w:rsidP="00D05CBE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859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2099" w:type="dxa"/>
                  <w:gridSpan w:val="2"/>
                  <w:vAlign w:val="center"/>
                </w:tcPr>
                <w:p w14:paraId="0734D034" w14:textId="77777777" w:rsidR="00D05CBE" w:rsidRPr="00710858" w:rsidRDefault="00D05CBE" w:rsidP="00D05CB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859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859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14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8593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859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8595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859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8597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859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</w:tc>
              <w:tc>
                <w:tcPr>
                  <w:tcW w:w="503" w:type="dxa"/>
                  <w:vAlign w:val="center"/>
                </w:tcPr>
                <w:p w14:paraId="1024157D" w14:textId="77777777" w:rsidR="00D05CBE" w:rsidRPr="00710858" w:rsidRDefault="00D05CBE" w:rsidP="00D05CBE">
                  <w:pPr>
                    <w:snapToGrid w:val="0"/>
                    <w:jc w:val="center"/>
                    <w:rPr>
                      <w:rFonts w:eastAsia="標楷體"/>
                      <w:rPrChange w:id="859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860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20</w:t>
                  </w:r>
                </w:p>
              </w:tc>
              <w:tc>
                <w:tcPr>
                  <w:tcW w:w="6862" w:type="dxa"/>
                  <w:gridSpan w:val="5"/>
                  <w:tcBorders>
                    <w:bottom w:val="single" w:sz="4" w:space="0" w:color="auto"/>
                  </w:tcBorders>
                  <w:vAlign w:val="center"/>
                </w:tcPr>
                <w:p w14:paraId="53591189" w14:textId="77777777" w:rsidR="00D05CBE" w:rsidRPr="00710858" w:rsidRDefault="00D05CBE" w:rsidP="00D05CBE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860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8602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打掃時間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860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PrChange w:id="8604" w:author="User" w:date="2025-08-27T11:49:00Z">
                        <w:rPr>
                          <w:color w:val="000000" w:themeColor="text1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860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clean  Time</w:t>
                  </w:r>
                </w:p>
              </w:tc>
            </w:tr>
            <w:tr w:rsidR="00710858" w:rsidRPr="00710858" w14:paraId="61A4C214" w14:textId="77777777" w:rsidTr="00387BEB">
              <w:trPr>
                <w:cantSplit/>
                <w:trHeight w:val="1250"/>
              </w:trPr>
              <w:tc>
                <w:tcPr>
                  <w:tcW w:w="1201" w:type="dxa"/>
                  <w:vMerge/>
                  <w:vAlign w:val="center"/>
                </w:tcPr>
                <w:p w14:paraId="4AE6B6B3" w14:textId="77777777" w:rsidR="00B20DB9" w:rsidRPr="00710858" w:rsidRDefault="00B20DB9" w:rsidP="00B20DB9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860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0FFBC77F" w14:textId="77777777" w:rsidR="00B20DB9" w:rsidRPr="00710858" w:rsidRDefault="00B20DB9" w:rsidP="00B20DB9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8607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8608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7</w:t>
                  </w:r>
                </w:p>
              </w:tc>
              <w:tc>
                <w:tcPr>
                  <w:tcW w:w="1574" w:type="dxa"/>
                  <w:vAlign w:val="center"/>
                </w:tcPr>
                <w:p w14:paraId="49211E24" w14:textId="77777777" w:rsidR="00B20DB9" w:rsidRPr="00710858" w:rsidRDefault="00B20DB9" w:rsidP="00B20DB9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860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861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8611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861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  <w:p w14:paraId="168E1E1A" w14:textId="77777777" w:rsidR="00B20DB9" w:rsidRPr="00710858" w:rsidRDefault="00B20DB9" w:rsidP="00B20DB9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861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861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652588CF" w14:textId="77777777" w:rsidR="00B20DB9" w:rsidRPr="00710858" w:rsidRDefault="00B20DB9" w:rsidP="00B20DB9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861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861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8617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861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503" w:type="dxa"/>
                  <w:vAlign w:val="center"/>
                </w:tcPr>
                <w:p w14:paraId="6BFE6455" w14:textId="77777777" w:rsidR="00B20DB9" w:rsidRPr="00710858" w:rsidRDefault="00B20DB9" w:rsidP="00B20DB9">
                  <w:pPr>
                    <w:snapToGrid w:val="0"/>
                    <w:jc w:val="center"/>
                    <w:rPr>
                      <w:rFonts w:eastAsia="標楷體"/>
                      <w:rPrChange w:id="861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862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40</w:t>
                  </w:r>
                </w:p>
              </w:tc>
              <w:tc>
                <w:tcPr>
                  <w:tcW w:w="1371" w:type="dxa"/>
                  <w:vAlign w:val="center"/>
                </w:tcPr>
                <w:p w14:paraId="3EE891C4" w14:textId="77777777" w:rsidR="004F4BAA" w:rsidRPr="00710858" w:rsidRDefault="004F4BAA" w:rsidP="004F4BAA">
                  <w:pPr>
                    <w:snapToGrid w:val="0"/>
                    <w:jc w:val="center"/>
                    <w:rPr>
                      <w:ins w:id="8621" w:author="User" w:date="2025-08-19T11:08:00Z"/>
                      <w:rFonts w:eastAsia="標楷體"/>
                      <w:sz w:val="36"/>
                      <w:szCs w:val="36"/>
                      <w:rPrChange w:id="8622" w:author="User" w:date="2025-08-27T11:49:00Z">
                        <w:rPr>
                          <w:ins w:id="8623" w:author="User" w:date="2025-08-19T11:0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8624" w:author="User" w:date="2025-08-19T11:08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862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※</w:t>
                    </w:r>
                    <w:r w:rsidRPr="00710858">
                      <w:rPr>
                        <w:rFonts w:eastAsia="標楷體"/>
                        <w:sz w:val="36"/>
                        <w:szCs w:val="36"/>
                        <w:rPrChange w:id="8626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201</w:t>
                    </w:r>
                  </w:ins>
                </w:p>
                <w:p w14:paraId="34A658B7" w14:textId="13B197B5" w:rsidR="00D30767" w:rsidRPr="00710858" w:rsidDel="004F4BAA" w:rsidRDefault="004F4BAA" w:rsidP="00807F70">
                  <w:pPr>
                    <w:snapToGrid w:val="0"/>
                    <w:jc w:val="center"/>
                    <w:rPr>
                      <w:ins w:id="8627" w:author="Windows 使用者" w:date="2024-08-12T11:53:00Z"/>
                      <w:del w:id="8628" w:author="User" w:date="2025-08-19T11:09:00Z"/>
                      <w:rFonts w:eastAsia="標楷體"/>
                      <w:sz w:val="36"/>
                      <w:szCs w:val="36"/>
                      <w:rPrChange w:id="8629" w:author="User" w:date="2025-08-27T11:49:00Z">
                        <w:rPr>
                          <w:ins w:id="8630" w:author="Windows 使用者" w:date="2024-08-12T11:53:00Z"/>
                          <w:del w:id="8631" w:author="User" w:date="2025-08-19T11:09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8632" w:author="User" w:date="2025-08-19T11:08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863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體育</w:t>
                    </w:r>
                  </w:ins>
                  <w:ins w:id="8634" w:author="Windows 使用者" w:date="2024-08-12T11:53:00Z">
                    <w:del w:id="8635" w:author="User" w:date="2025-08-19T11:09:00Z">
                      <w:r w:rsidR="00D30767" w:rsidRPr="00710858" w:rsidDel="004F4BAA">
                        <w:rPr>
                          <w:rFonts w:eastAsia="標楷體" w:hint="eastAsia"/>
                          <w:sz w:val="36"/>
                          <w:szCs w:val="36"/>
                          <w:rPrChange w:id="8636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※</w:delText>
                      </w:r>
                      <w:r w:rsidR="00D30767" w:rsidRPr="00710858" w:rsidDel="004F4BAA">
                        <w:rPr>
                          <w:rFonts w:eastAsia="標楷體"/>
                          <w:sz w:val="36"/>
                          <w:szCs w:val="36"/>
                          <w:rPrChange w:id="8637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301</w:delText>
                      </w:r>
                    </w:del>
                  </w:ins>
                </w:p>
                <w:p w14:paraId="195C09BE" w14:textId="1F15B3B4" w:rsidR="00B20DB9" w:rsidRPr="00710858" w:rsidRDefault="00D30767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863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8639" w:author="User" w:date="2025-08-19T11:09:00Z">
                      <w:pPr>
                        <w:snapToGrid w:val="0"/>
                        <w:spacing w:line="400" w:lineRule="exact"/>
                        <w:jc w:val="center"/>
                      </w:pPr>
                    </w:pPrChange>
                  </w:pPr>
                  <w:ins w:id="8640" w:author="Windows 使用者" w:date="2024-08-12T11:53:00Z">
                    <w:del w:id="8641" w:author="User" w:date="2025-08-19T11:09:00Z">
                      <w:r w:rsidRPr="00710858" w:rsidDel="004F4BAA">
                        <w:rPr>
                          <w:rFonts w:eastAsia="標楷體" w:hint="eastAsia"/>
                          <w:sz w:val="36"/>
                          <w:szCs w:val="36"/>
                          <w:rPrChange w:id="8642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體育</w:delText>
                      </w:r>
                    </w:del>
                  </w:ins>
                </w:p>
              </w:tc>
              <w:tc>
                <w:tcPr>
                  <w:tcW w:w="1373" w:type="dxa"/>
                  <w:vAlign w:val="center"/>
                </w:tcPr>
                <w:p w14:paraId="67DEC685" w14:textId="27A028E9" w:rsidR="004F4BAA" w:rsidRPr="00710858" w:rsidRDefault="00A72E90" w:rsidP="004F4BAA">
                  <w:pPr>
                    <w:snapToGrid w:val="0"/>
                    <w:jc w:val="center"/>
                    <w:rPr>
                      <w:ins w:id="8643" w:author="User" w:date="2025-08-19T11:08:00Z"/>
                      <w:rFonts w:eastAsia="標楷體"/>
                      <w:sz w:val="36"/>
                      <w:szCs w:val="36"/>
                      <w:rPrChange w:id="8644" w:author="User" w:date="2025-08-27T11:49:00Z">
                        <w:rPr>
                          <w:ins w:id="8645" w:author="User" w:date="2025-08-19T11:0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8646" w:author="User" w:date="2025-08-20T12:09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864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※</w:t>
                    </w:r>
                  </w:ins>
                  <w:ins w:id="8648" w:author="User" w:date="2025-08-19T11:08:00Z">
                    <w:r w:rsidR="004F4BAA" w:rsidRPr="00710858">
                      <w:rPr>
                        <w:rFonts w:eastAsia="標楷體"/>
                        <w:sz w:val="36"/>
                        <w:szCs w:val="36"/>
                        <w:rPrChange w:id="8649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101</w:t>
                    </w:r>
                  </w:ins>
                </w:p>
                <w:p w14:paraId="2873CDF3" w14:textId="6872B9FA" w:rsidR="00B20DB9" w:rsidRPr="00710858" w:rsidRDefault="004F4BAA" w:rsidP="004F4BAA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865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8651" w:author="User" w:date="2025-08-19T11:08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865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體育</w:t>
                    </w:r>
                  </w:ins>
                </w:p>
              </w:tc>
              <w:tc>
                <w:tcPr>
                  <w:tcW w:w="1374" w:type="dxa"/>
                  <w:tcBorders>
                    <w:top w:val="single" w:sz="4" w:space="0" w:color="auto"/>
                  </w:tcBorders>
                  <w:vAlign w:val="center"/>
                </w:tcPr>
                <w:p w14:paraId="1418FDC3" w14:textId="12B7166F" w:rsidR="00D30767" w:rsidRPr="00710858" w:rsidDel="004F4BAA" w:rsidRDefault="00D30767" w:rsidP="00D30767">
                  <w:pPr>
                    <w:snapToGrid w:val="0"/>
                    <w:jc w:val="center"/>
                    <w:rPr>
                      <w:ins w:id="8653" w:author="Windows 使用者" w:date="2024-08-12T11:53:00Z"/>
                      <w:del w:id="8654" w:author="User" w:date="2025-08-19T11:09:00Z"/>
                      <w:rFonts w:eastAsia="標楷體"/>
                      <w:sz w:val="36"/>
                      <w:szCs w:val="36"/>
                      <w:rPrChange w:id="8655" w:author="User" w:date="2025-08-27T11:49:00Z">
                        <w:rPr>
                          <w:ins w:id="8656" w:author="Windows 使用者" w:date="2024-08-12T11:53:00Z"/>
                          <w:del w:id="8657" w:author="User" w:date="2025-08-19T11:09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8658" w:author="Windows 使用者" w:date="2024-08-12T11:53:00Z">
                    <w:del w:id="8659" w:author="User" w:date="2025-08-19T11:09:00Z">
                      <w:r w:rsidRPr="00710858" w:rsidDel="004F4BAA">
                        <w:rPr>
                          <w:rFonts w:eastAsia="標楷體" w:hint="eastAsia"/>
                          <w:sz w:val="36"/>
                          <w:szCs w:val="36"/>
                          <w:rPrChange w:id="8660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※</w:delText>
                      </w:r>
                      <w:r w:rsidRPr="00710858" w:rsidDel="004F4BAA">
                        <w:rPr>
                          <w:rFonts w:eastAsia="標楷體"/>
                          <w:sz w:val="36"/>
                          <w:szCs w:val="36"/>
                          <w:rPrChange w:id="8661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301</w:delText>
                      </w:r>
                    </w:del>
                  </w:ins>
                </w:p>
                <w:p w14:paraId="7E3791E1" w14:textId="14E459A6" w:rsidR="00B20DB9" w:rsidRPr="00710858" w:rsidRDefault="00D30767" w:rsidP="00D30767">
                  <w:pPr>
                    <w:snapToGrid w:val="0"/>
                    <w:spacing w:line="240" w:lineRule="atLeast"/>
                    <w:ind w:leftChars="-17" w:left="-41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866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8663" w:author="Windows 使用者" w:date="2024-08-12T11:53:00Z">
                    <w:del w:id="8664" w:author="User" w:date="2025-08-19T11:09:00Z">
                      <w:r w:rsidRPr="00710858" w:rsidDel="004F4BAA">
                        <w:rPr>
                          <w:rFonts w:eastAsia="標楷體" w:hint="eastAsia"/>
                          <w:sz w:val="36"/>
                          <w:szCs w:val="36"/>
                          <w:rPrChange w:id="8665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體育</w:delText>
                      </w:r>
                    </w:del>
                  </w:ins>
                </w:p>
              </w:tc>
              <w:tc>
                <w:tcPr>
                  <w:tcW w:w="1372" w:type="dxa"/>
                  <w:vAlign w:val="center"/>
                </w:tcPr>
                <w:p w14:paraId="34E46C22" w14:textId="7FF7E842" w:rsidR="00B20DB9" w:rsidRPr="00710858" w:rsidDel="00031913" w:rsidRDefault="00031913" w:rsidP="00B20DB9">
                  <w:pPr>
                    <w:snapToGrid w:val="0"/>
                    <w:spacing w:line="360" w:lineRule="exact"/>
                    <w:jc w:val="center"/>
                    <w:rPr>
                      <w:del w:id="8666" w:author="User" w:date="2025-08-19T11:14:00Z"/>
                      <w:rFonts w:eastAsia="標楷體"/>
                      <w:sz w:val="36"/>
                      <w:szCs w:val="36"/>
                      <w:rPrChange w:id="8667" w:author="User" w:date="2025-08-27T11:49:00Z">
                        <w:rPr>
                          <w:del w:id="8668" w:author="User" w:date="2025-08-19T11:1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8669" w:author="User" w:date="2025-08-26T11:29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867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※</w:t>
                    </w:r>
                    <w:r w:rsidRPr="00710858">
                      <w:rPr>
                        <w:rFonts w:eastAsia="標楷體"/>
                        <w:sz w:val="36"/>
                        <w:szCs w:val="36"/>
                        <w:rPrChange w:id="8671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201</w:t>
                    </w:r>
                  </w:ins>
                  <w:del w:id="8672" w:author="User" w:date="2025-08-19T11:14:00Z">
                    <w:r w:rsidR="00ED70FF" w:rsidRPr="00710858" w:rsidDel="00CB7C95">
                      <w:rPr>
                        <w:rFonts w:eastAsia="標楷體"/>
                        <w:sz w:val="36"/>
                        <w:szCs w:val="36"/>
                        <w:rPrChange w:id="8673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1</w:delText>
                    </w:r>
                    <w:r w:rsidR="00B20DB9" w:rsidRPr="00710858" w:rsidDel="00CB7C95">
                      <w:rPr>
                        <w:rFonts w:eastAsia="標楷體"/>
                        <w:sz w:val="36"/>
                        <w:szCs w:val="36"/>
                        <w:rPrChange w:id="8674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01</w:delText>
                    </w:r>
                  </w:del>
                </w:p>
                <w:p w14:paraId="2C507180" w14:textId="251F06F4" w:rsidR="00031913" w:rsidRPr="00710858" w:rsidRDefault="00031913" w:rsidP="00B20DB9">
                  <w:pPr>
                    <w:snapToGrid w:val="0"/>
                    <w:spacing w:line="360" w:lineRule="exact"/>
                    <w:jc w:val="center"/>
                    <w:rPr>
                      <w:ins w:id="8675" w:author="User" w:date="2025-08-26T11:29:00Z"/>
                      <w:rFonts w:eastAsia="標楷體"/>
                      <w:sz w:val="36"/>
                      <w:szCs w:val="36"/>
                      <w:rPrChange w:id="8676" w:author="User" w:date="2025-08-27T11:49:00Z">
                        <w:rPr>
                          <w:ins w:id="8677" w:author="User" w:date="2025-08-26T11:29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  <w:p w14:paraId="3A1536E2" w14:textId="229CA9DE" w:rsidR="00B20DB9" w:rsidRPr="00710858" w:rsidRDefault="00031913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867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8679" w:author="User" w:date="2025-08-26T11:29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868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童軍</w:t>
                    </w:r>
                  </w:ins>
                  <w:del w:id="8681" w:author="User" w:date="2025-08-19T11:09:00Z">
                    <w:r w:rsidR="00B20DB9" w:rsidRPr="00710858" w:rsidDel="004F4BAA">
                      <w:rPr>
                        <w:rFonts w:eastAsia="標楷體" w:hint="eastAsia"/>
                        <w:sz w:val="36"/>
                        <w:szCs w:val="36"/>
                        <w:rPrChange w:id="868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聯課</w:delText>
                    </w:r>
                  </w:del>
                </w:p>
              </w:tc>
              <w:tc>
                <w:tcPr>
                  <w:tcW w:w="1372" w:type="dxa"/>
                  <w:vAlign w:val="center"/>
                </w:tcPr>
                <w:p w14:paraId="1E9BB5AB" w14:textId="3AFA2F37" w:rsidR="004F4BAA" w:rsidRPr="00710858" w:rsidRDefault="004F4BAA" w:rsidP="004F4BAA">
                  <w:pPr>
                    <w:snapToGrid w:val="0"/>
                    <w:jc w:val="center"/>
                    <w:rPr>
                      <w:ins w:id="8683" w:author="User" w:date="2025-08-19T11:09:00Z"/>
                      <w:rFonts w:eastAsia="標楷體"/>
                      <w:sz w:val="36"/>
                      <w:szCs w:val="36"/>
                      <w:rPrChange w:id="8684" w:author="User" w:date="2025-08-27T11:49:00Z">
                        <w:rPr>
                          <w:ins w:id="8685" w:author="User" w:date="2025-08-19T11:09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8686" w:author="User" w:date="2025-08-19T11:09:00Z">
                    <w:r w:rsidRPr="00710858">
                      <w:rPr>
                        <w:rFonts w:eastAsia="標楷體"/>
                        <w:sz w:val="36"/>
                        <w:szCs w:val="36"/>
                        <w:rPrChange w:id="8687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301</w:t>
                    </w:r>
                  </w:ins>
                </w:p>
                <w:p w14:paraId="69AE3296" w14:textId="56951A37" w:rsidR="00B55F8B" w:rsidRPr="00710858" w:rsidDel="004F4BAA" w:rsidRDefault="004F4BAA" w:rsidP="004F4BAA">
                  <w:pPr>
                    <w:snapToGrid w:val="0"/>
                    <w:jc w:val="center"/>
                    <w:rPr>
                      <w:ins w:id="8688" w:author="Windows 使用者" w:date="2024-08-12T13:03:00Z"/>
                      <w:del w:id="8689" w:author="User" w:date="2025-08-19T11:08:00Z"/>
                      <w:rFonts w:eastAsia="標楷體"/>
                      <w:sz w:val="36"/>
                      <w:szCs w:val="36"/>
                      <w:rPrChange w:id="8690" w:author="User" w:date="2025-08-27T11:49:00Z">
                        <w:rPr>
                          <w:ins w:id="8691" w:author="Windows 使用者" w:date="2024-08-12T13:03:00Z"/>
                          <w:del w:id="8692" w:author="User" w:date="2025-08-19T11:0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8693" w:author="User" w:date="2025-08-19T11:09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869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體育</w:t>
                    </w:r>
                  </w:ins>
                  <w:ins w:id="8695" w:author="Windows 使用者" w:date="2024-08-12T13:03:00Z">
                    <w:del w:id="8696" w:author="User" w:date="2025-08-19T11:08:00Z">
                      <w:r w:rsidR="00B55F8B" w:rsidRPr="00710858" w:rsidDel="004F4BAA">
                        <w:rPr>
                          <w:rFonts w:eastAsia="標楷體"/>
                          <w:sz w:val="36"/>
                          <w:szCs w:val="36"/>
                          <w:rPrChange w:id="8697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101</w:delText>
                      </w:r>
                    </w:del>
                  </w:ins>
                </w:p>
                <w:p w14:paraId="691D7159" w14:textId="275E4DE3" w:rsidR="007812AF" w:rsidRPr="00710858" w:rsidDel="00D30767" w:rsidRDefault="00B55F8B" w:rsidP="00B55F8B">
                  <w:pPr>
                    <w:snapToGrid w:val="0"/>
                    <w:jc w:val="center"/>
                    <w:rPr>
                      <w:del w:id="8698" w:author="Windows 使用者" w:date="2024-08-12T11:53:00Z"/>
                      <w:rFonts w:eastAsia="標楷體"/>
                      <w:sz w:val="36"/>
                      <w:szCs w:val="36"/>
                      <w:rPrChange w:id="8699" w:author="User" w:date="2025-08-27T11:49:00Z">
                        <w:rPr>
                          <w:del w:id="8700" w:author="Windows 使用者" w:date="2024-08-12T11:5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8701" w:author="Windows 使用者" w:date="2024-08-12T13:03:00Z">
                    <w:del w:id="8702" w:author="User" w:date="2025-08-19T11:08:00Z">
                      <w:r w:rsidRPr="00710858" w:rsidDel="004F4BAA">
                        <w:rPr>
                          <w:rFonts w:eastAsia="標楷體" w:hint="eastAsia"/>
                          <w:sz w:val="36"/>
                          <w:szCs w:val="36"/>
                          <w:rPrChange w:id="8703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體育</w:delText>
                      </w:r>
                    </w:del>
                  </w:ins>
                  <w:del w:id="8704" w:author="Windows 使用者" w:date="2024-08-12T11:53:00Z">
                    <w:r w:rsidR="00DF7F62" w:rsidRPr="00710858" w:rsidDel="00D30767">
                      <w:rPr>
                        <w:rFonts w:eastAsia="標楷體" w:hint="eastAsia"/>
                        <w:sz w:val="36"/>
                        <w:szCs w:val="36"/>
                        <w:rPrChange w:id="870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※</w:delText>
                    </w:r>
                    <w:r w:rsidR="007812AF" w:rsidRPr="00710858" w:rsidDel="00D30767">
                      <w:rPr>
                        <w:rFonts w:eastAsia="標楷體"/>
                        <w:sz w:val="36"/>
                        <w:szCs w:val="36"/>
                        <w:rPrChange w:id="8706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301</w:delText>
                    </w:r>
                  </w:del>
                </w:p>
                <w:p w14:paraId="7706F9A9" w14:textId="3687D591" w:rsidR="00B20DB9" w:rsidRPr="00710858" w:rsidRDefault="007812AF" w:rsidP="007812AF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870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8708" w:author="Windows 使用者" w:date="2024-08-12T11:53:00Z">
                    <w:r w:rsidRPr="00710858" w:rsidDel="00D30767">
                      <w:rPr>
                        <w:rFonts w:eastAsia="標楷體" w:hint="eastAsia"/>
                        <w:sz w:val="36"/>
                        <w:szCs w:val="36"/>
                        <w:rPrChange w:id="870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體育</w:delText>
                    </w:r>
                  </w:del>
                </w:p>
              </w:tc>
            </w:tr>
            <w:tr w:rsidR="00710858" w:rsidRPr="00710858" w14:paraId="70BCE622" w14:textId="77777777" w:rsidTr="00A74698">
              <w:trPr>
                <w:cantSplit/>
                <w:trHeight w:val="1116"/>
              </w:trPr>
              <w:tc>
                <w:tcPr>
                  <w:tcW w:w="1201" w:type="dxa"/>
                  <w:vMerge/>
                  <w:vAlign w:val="center"/>
                </w:tcPr>
                <w:p w14:paraId="08B65282" w14:textId="77777777" w:rsidR="00B20DB9" w:rsidRPr="00710858" w:rsidRDefault="00B20DB9" w:rsidP="00B20DB9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871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55880584" w14:textId="77777777" w:rsidR="00B20DB9" w:rsidRPr="00710858" w:rsidRDefault="00B20DB9" w:rsidP="00B20DB9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8711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8712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8</w:t>
                  </w:r>
                </w:p>
              </w:tc>
              <w:tc>
                <w:tcPr>
                  <w:tcW w:w="1574" w:type="dxa"/>
                  <w:vAlign w:val="center"/>
                </w:tcPr>
                <w:p w14:paraId="5E486CF2" w14:textId="77777777" w:rsidR="00B20DB9" w:rsidRPr="00710858" w:rsidRDefault="00B20DB9" w:rsidP="00B20DB9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871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871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8715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871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  <w:p w14:paraId="1B887182" w14:textId="77777777" w:rsidR="00B20DB9" w:rsidRPr="00710858" w:rsidRDefault="00B20DB9" w:rsidP="00B20DB9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871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871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5C7749CA" w14:textId="77777777" w:rsidR="00B20DB9" w:rsidRPr="00710858" w:rsidRDefault="00B20DB9" w:rsidP="00B20DB9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871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872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16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8721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872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35</w:t>
                  </w:r>
                </w:p>
              </w:tc>
              <w:tc>
                <w:tcPr>
                  <w:tcW w:w="503" w:type="dxa"/>
                  <w:vAlign w:val="center"/>
                </w:tcPr>
                <w:p w14:paraId="6756A1BF" w14:textId="77777777" w:rsidR="00B20DB9" w:rsidRPr="00710858" w:rsidRDefault="00B20DB9" w:rsidP="00B20DB9">
                  <w:pPr>
                    <w:snapToGrid w:val="0"/>
                    <w:jc w:val="center"/>
                    <w:rPr>
                      <w:rFonts w:eastAsia="標楷體"/>
                      <w:rPrChange w:id="872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872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018814A7" w14:textId="77777777" w:rsidR="00B20DB9" w:rsidRPr="00710858" w:rsidRDefault="00B20DB9" w:rsidP="00B20DB9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872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vAlign w:val="center"/>
                </w:tcPr>
                <w:p w14:paraId="5C8CEC3C" w14:textId="77777777" w:rsidR="00B20DB9" w:rsidRPr="00710858" w:rsidRDefault="00B20DB9" w:rsidP="00B20DB9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872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4" w:type="dxa"/>
                  <w:tcBorders>
                    <w:top w:val="single" w:sz="4" w:space="0" w:color="auto"/>
                  </w:tcBorders>
                  <w:vAlign w:val="center"/>
                </w:tcPr>
                <w:p w14:paraId="254FA206" w14:textId="77777777" w:rsidR="00B20DB9" w:rsidRPr="00710858" w:rsidRDefault="00B20DB9" w:rsidP="00B20DB9">
                  <w:pPr>
                    <w:snapToGrid w:val="0"/>
                    <w:spacing w:line="240" w:lineRule="atLeast"/>
                    <w:ind w:leftChars="-17" w:left="-41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872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7B079884" w14:textId="77777777" w:rsidR="00B20DB9" w:rsidRPr="00710858" w:rsidRDefault="00B20DB9" w:rsidP="00B20DB9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872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6D730613" w14:textId="77777777" w:rsidR="00B20DB9" w:rsidRPr="00710858" w:rsidRDefault="00B20DB9" w:rsidP="00B20DB9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872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14:paraId="571785BD" w14:textId="77777777" w:rsidTr="00387BEB">
              <w:trPr>
                <w:trHeight w:val="1993"/>
              </w:trPr>
              <w:tc>
                <w:tcPr>
                  <w:tcW w:w="1201" w:type="dxa"/>
                  <w:vAlign w:val="center"/>
                </w:tcPr>
                <w:p w14:paraId="19D5A176" w14:textId="77777777" w:rsidR="00B20DB9" w:rsidRPr="00710858" w:rsidRDefault="00B20DB9" w:rsidP="00B20DB9">
                  <w:pPr>
                    <w:spacing w:line="400" w:lineRule="exact"/>
                    <w:jc w:val="center"/>
                    <w:rPr>
                      <w:rFonts w:eastAsia="標楷體"/>
                      <w:rPrChange w:id="873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8731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備註</w:t>
                  </w:r>
                </w:p>
              </w:tc>
              <w:tc>
                <w:tcPr>
                  <w:tcW w:w="9464" w:type="dxa"/>
                  <w:gridSpan w:val="8"/>
                  <w:vAlign w:val="center"/>
                </w:tcPr>
                <w:p w14:paraId="339FF021" w14:textId="0792DADD" w:rsidR="00B20DB9" w:rsidRPr="00710858" w:rsidRDefault="00B20DB9" w:rsidP="00B20DB9">
                  <w:pPr>
                    <w:snapToGrid w:val="0"/>
                    <w:spacing w:beforeLines="20" w:before="72" w:afterLines="20" w:after="72"/>
                    <w:jc w:val="both"/>
                    <w:rPr>
                      <w:rFonts w:eastAsia="標楷體"/>
                      <w:sz w:val="32"/>
                      <w:szCs w:val="26"/>
                      <w:rPrChange w:id="8732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2"/>
                      <w:szCs w:val="26"/>
                      <w:rPrChange w:id="8733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組長鐘點</w:t>
                  </w:r>
                  <w:r w:rsidR="002753E2" w:rsidRPr="00710858">
                    <w:rPr>
                      <w:rFonts w:eastAsia="標楷體"/>
                      <w:sz w:val="32"/>
                      <w:szCs w:val="26"/>
                      <w:rPrChange w:id="8734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(</w:t>
                  </w:r>
                  <w:r w:rsidR="00842F4E" w:rsidRPr="00710858">
                    <w:rPr>
                      <w:rFonts w:eastAsia="標楷體"/>
                      <w:sz w:val="32"/>
                      <w:szCs w:val="26"/>
                      <w:rPrChange w:id="8735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8</w:t>
                  </w:r>
                  <w:r w:rsidRPr="00710858">
                    <w:rPr>
                      <w:rFonts w:eastAsia="標楷體"/>
                      <w:sz w:val="32"/>
                      <w:szCs w:val="26"/>
                      <w:rPrChange w:id="8736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)-</w:t>
                  </w:r>
                  <w:r w:rsidRPr="00710858">
                    <w:rPr>
                      <w:rFonts w:eastAsia="標楷體" w:hint="eastAsia"/>
                      <w:sz w:val="32"/>
                      <w:szCs w:val="26"/>
                      <w:rPrChange w:id="8737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午秘</w:t>
                  </w:r>
                  <w:r w:rsidRPr="00710858">
                    <w:rPr>
                      <w:rFonts w:eastAsia="標楷體"/>
                      <w:sz w:val="32"/>
                      <w:szCs w:val="26"/>
                      <w:rPrChange w:id="8738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(3)</w:t>
                  </w:r>
                  <w:r w:rsidR="00F063B6" w:rsidRPr="00710858">
                    <w:rPr>
                      <w:rFonts w:eastAsia="標楷體"/>
                      <w:sz w:val="32"/>
                      <w:szCs w:val="26"/>
                      <w:rPrChange w:id="8739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-</w:t>
                  </w:r>
                  <w:r w:rsidR="00F063B6" w:rsidRPr="00710858">
                    <w:rPr>
                      <w:rFonts w:eastAsia="標楷體" w:hint="eastAsia"/>
                      <w:sz w:val="32"/>
                      <w:szCs w:val="26"/>
                      <w:rPrChange w:id="8740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校安</w:t>
                  </w:r>
                  <w:r w:rsidR="00F063B6" w:rsidRPr="00710858">
                    <w:rPr>
                      <w:rFonts w:eastAsia="標楷體"/>
                      <w:sz w:val="32"/>
                      <w:szCs w:val="26"/>
                      <w:rPrChange w:id="8741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(2)</w:t>
                  </w:r>
                  <w:r w:rsidRPr="00710858">
                    <w:rPr>
                      <w:rFonts w:eastAsia="標楷體" w:hint="eastAsia"/>
                      <w:sz w:val="32"/>
                      <w:szCs w:val="26"/>
                      <w:rPrChange w:id="8742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：基</w:t>
                  </w:r>
                  <w:r w:rsidR="00E11450" w:rsidRPr="00710858">
                    <w:rPr>
                      <w:rFonts w:eastAsia="標楷體"/>
                      <w:sz w:val="32"/>
                      <w:szCs w:val="26"/>
                      <w:rPrChange w:id="8743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3</w:t>
                  </w:r>
                  <w:r w:rsidRPr="00710858">
                    <w:rPr>
                      <w:rFonts w:eastAsia="標楷體"/>
                      <w:sz w:val="32"/>
                      <w:szCs w:val="26"/>
                      <w:rPrChange w:id="8744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/</w:t>
                  </w:r>
                  <w:r w:rsidRPr="00710858">
                    <w:rPr>
                      <w:rFonts w:eastAsia="標楷體" w:hint="eastAsia"/>
                      <w:sz w:val="32"/>
                      <w:szCs w:val="26"/>
                      <w:rPrChange w:id="8745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超鐘點</w:t>
                  </w:r>
                  <w:ins w:id="8746" w:author="User" w:date="2025-08-20T12:08:00Z">
                    <w:r w:rsidR="00A72E90" w:rsidRPr="00710858">
                      <w:rPr>
                        <w:rFonts w:eastAsia="標楷體"/>
                        <w:sz w:val="32"/>
                        <w:szCs w:val="26"/>
                        <w:rPrChange w:id="8747" w:author="User" w:date="2025-08-27T11:49:00Z">
                          <w:rPr>
                            <w:rFonts w:eastAsia="標楷體"/>
                            <w:color w:val="FF0000"/>
                            <w:sz w:val="32"/>
                            <w:szCs w:val="26"/>
                          </w:rPr>
                        </w:rPrChange>
                      </w:rPr>
                      <w:t>5</w:t>
                    </w:r>
                  </w:ins>
                  <w:del w:id="8748" w:author="User" w:date="2025-08-20T12:08:00Z">
                    <w:r w:rsidR="00E11450" w:rsidRPr="00710858" w:rsidDel="00A72E90">
                      <w:rPr>
                        <w:rFonts w:eastAsia="標楷體"/>
                        <w:sz w:val="32"/>
                        <w:szCs w:val="26"/>
                        <w:rPrChange w:id="8749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4</w:delText>
                    </w:r>
                  </w:del>
                  <w:r w:rsidRPr="00710858">
                    <w:rPr>
                      <w:rFonts w:eastAsia="標楷體"/>
                      <w:sz w:val="32"/>
                      <w:szCs w:val="26"/>
                      <w:rPrChange w:id="8750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(</w:t>
                  </w:r>
                  <w:r w:rsidRPr="00710858">
                    <w:rPr>
                      <w:rFonts w:eastAsia="標楷體" w:hint="eastAsia"/>
                      <w:sz w:val="36"/>
                      <w:szCs w:val="36"/>
                      <w:rPrChange w:id="8751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※</w:t>
                  </w:r>
                  <w:r w:rsidRPr="00710858">
                    <w:rPr>
                      <w:rFonts w:eastAsia="標楷體"/>
                      <w:sz w:val="32"/>
                      <w:szCs w:val="26"/>
                      <w:rPrChange w:id="8752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)</w:t>
                  </w:r>
                </w:p>
                <w:p w14:paraId="66658698" w14:textId="77777777" w:rsidR="00A72E90" w:rsidRPr="008C7568" w:rsidRDefault="00A72E90" w:rsidP="00A72E90">
                  <w:pPr>
                    <w:snapToGrid w:val="0"/>
                    <w:spacing w:beforeLines="20" w:before="72" w:afterLines="20" w:after="72"/>
                    <w:jc w:val="both"/>
                    <w:rPr>
                      <w:ins w:id="8753" w:author="User" w:date="2025-08-20T12:09:00Z"/>
                      <w:rFonts w:eastAsia="標楷體"/>
                      <w:b/>
                      <w:bCs/>
                      <w:color w:val="FF0000"/>
                      <w:sz w:val="20"/>
                      <w:szCs w:val="22"/>
                      <w:rPrChange w:id="8754" w:author="User" w:date="2025-11-28T15:59:00Z">
                        <w:rPr>
                          <w:ins w:id="8755" w:author="User" w:date="2025-08-20T12:09:00Z"/>
                          <w:rFonts w:eastAsia="標楷體"/>
                          <w:b/>
                          <w:bCs/>
                          <w:sz w:val="20"/>
                          <w:szCs w:val="22"/>
                        </w:rPr>
                      </w:rPrChange>
                    </w:rPr>
                  </w:pPr>
                  <w:ins w:id="8756" w:author="User" w:date="2025-08-20T12:09:00Z"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8757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技藝時間：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8758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09/16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8759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8760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09/23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8761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8762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10/07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8763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8764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10/21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8765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8766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11/04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8767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8768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11/18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8769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8770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12/02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8771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8772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12/16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8773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8774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12/30</w:t>
                    </w:r>
                  </w:ins>
                </w:p>
                <w:p w14:paraId="5789EF3D" w14:textId="6EE8BC34" w:rsidR="0017316D" w:rsidRPr="008C7568" w:rsidDel="00A72E90" w:rsidRDefault="00404631" w:rsidP="00A72E90">
                  <w:pPr>
                    <w:snapToGrid w:val="0"/>
                    <w:spacing w:beforeLines="20" w:before="72" w:afterLines="20" w:after="72"/>
                    <w:jc w:val="both"/>
                    <w:rPr>
                      <w:ins w:id="8775" w:author="Windows 使用者" w:date="2024-08-13T08:05:00Z"/>
                      <w:del w:id="8776" w:author="User" w:date="2025-08-20T12:09:00Z"/>
                      <w:rFonts w:eastAsia="標楷體"/>
                      <w:b/>
                      <w:color w:val="FF0000"/>
                      <w:sz w:val="20"/>
                      <w:szCs w:val="22"/>
                      <w:rPrChange w:id="8777" w:author="User" w:date="2025-11-28T15:59:00Z">
                        <w:rPr>
                          <w:ins w:id="8778" w:author="Windows 使用者" w:date="2024-08-13T08:05:00Z"/>
                          <w:del w:id="8779" w:author="User" w:date="2025-08-20T12:09:00Z"/>
                          <w:rFonts w:eastAsia="標楷體"/>
                          <w:b/>
                          <w:color w:val="000000" w:themeColor="text1"/>
                          <w:sz w:val="20"/>
                          <w:szCs w:val="22"/>
                        </w:rPr>
                      </w:rPrChange>
                    </w:rPr>
                  </w:pPr>
                  <w:ins w:id="8780" w:author="User" w:date="2025-08-20T13:30:00Z"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8781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社團時間：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8782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09/04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8783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8784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10/02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8785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8786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10/16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8787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8788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11/06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8789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8790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11/13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8791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8792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11/27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8793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8794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12/04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8795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8796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01/08</w:t>
                    </w:r>
                  </w:ins>
                  <w:ins w:id="8797" w:author="Windows 使用者" w:date="2024-08-13T08:05:00Z">
                    <w:del w:id="8798" w:author="User" w:date="2025-08-20T12:09:00Z">
                      <w:r w:rsidR="0017316D" w:rsidRPr="008C7568" w:rsidDel="00A72E90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8799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技藝時間：</w:delText>
                      </w:r>
                      <w:r w:rsidR="0017316D" w:rsidRPr="008C7568" w:rsidDel="00A72E90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8800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09/10</w:delText>
                      </w:r>
                      <w:r w:rsidR="0017316D" w:rsidRPr="008C7568" w:rsidDel="00A72E90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8801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A72E90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8802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09/24</w:delText>
                      </w:r>
                      <w:r w:rsidR="0017316D" w:rsidRPr="008C7568" w:rsidDel="00A72E90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8803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A72E90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8804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10/08</w:delText>
                      </w:r>
                      <w:r w:rsidR="0017316D" w:rsidRPr="008C7568" w:rsidDel="00A72E90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8805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A72E90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8806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10/22</w:delText>
                      </w:r>
                      <w:r w:rsidR="0017316D" w:rsidRPr="008C7568" w:rsidDel="00A72E90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8807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A72E90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8808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11/05</w:delText>
                      </w:r>
                      <w:r w:rsidR="0017316D" w:rsidRPr="008C7568" w:rsidDel="00A72E90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8809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A72E90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8810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11/19</w:delText>
                      </w:r>
                      <w:r w:rsidR="0017316D" w:rsidRPr="008C7568" w:rsidDel="00A72E90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8811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A72E90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8812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12/03</w:delText>
                      </w:r>
                      <w:r w:rsidR="0017316D" w:rsidRPr="008C7568" w:rsidDel="00A72E90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8813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A72E90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8814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12/17</w:delText>
                      </w:r>
                      <w:r w:rsidR="0017316D" w:rsidRPr="008C7568" w:rsidDel="00A72E90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8815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A72E90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8816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12/31</w:delText>
                      </w:r>
                    </w:del>
                  </w:ins>
                </w:p>
                <w:p w14:paraId="7C86A953" w14:textId="7602A8FF" w:rsidR="007E1983" w:rsidRPr="008C7568" w:rsidDel="00A72E90" w:rsidRDefault="0017316D" w:rsidP="0017316D">
                  <w:pPr>
                    <w:snapToGrid w:val="0"/>
                    <w:spacing w:beforeLines="20" w:before="72" w:afterLines="20" w:after="72"/>
                    <w:jc w:val="both"/>
                    <w:rPr>
                      <w:del w:id="8817" w:author="User" w:date="2025-08-20T12:09:00Z"/>
                      <w:rFonts w:eastAsia="標楷體"/>
                      <w:b/>
                      <w:color w:val="FF0000"/>
                      <w:szCs w:val="22"/>
                      <w:rPrChange w:id="8818" w:author="User" w:date="2025-11-28T15:59:00Z">
                        <w:rPr>
                          <w:del w:id="8819" w:author="User" w:date="2025-08-20T12:09:00Z"/>
                          <w:rFonts w:eastAsia="標楷體"/>
                          <w:b/>
                          <w:color w:val="000000" w:themeColor="text1"/>
                          <w:szCs w:val="22"/>
                        </w:rPr>
                      </w:rPrChange>
                    </w:rPr>
                  </w:pPr>
                  <w:ins w:id="8820" w:author="Windows 使用者" w:date="2024-08-13T08:05:00Z">
                    <w:del w:id="8821" w:author="User" w:date="2025-08-20T12:09:00Z">
                      <w:r w:rsidRPr="008C7568" w:rsidDel="00A72E90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8822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聯課時間：</w:delText>
                      </w:r>
                      <w:r w:rsidRPr="008C7568" w:rsidDel="00A72E90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8823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09/05</w:delText>
                      </w:r>
                      <w:r w:rsidRPr="008C7568" w:rsidDel="00A72E90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8824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A72E90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8825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09/12</w:delText>
                      </w:r>
                      <w:r w:rsidRPr="008C7568" w:rsidDel="00A72E90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8826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A72E90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8827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10/03</w:delText>
                      </w:r>
                      <w:r w:rsidRPr="008C7568" w:rsidDel="00A72E90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8828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A72E90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8829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10/17</w:delText>
                      </w:r>
                      <w:r w:rsidRPr="008C7568" w:rsidDel="00A72E90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8830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A72E90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8831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10/24</w:delText>
                      </w:r>
                      <w:r w:rsidRPr="008C7568" w:rsidDel="00A72E90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8832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A72E90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8833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11/28</w:delText>
                      </w:r>
                      <w:r w:rsidRPr="008C7568" w:rsidDel="00A72E90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8834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A72E90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8835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12/05</w:delText>
                      </w:r>
                      <w:r w:rsidRPr="008C7568" w:rsidDel="00A72E90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8836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A72E90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8837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12/19</w:delText>
                      </w:r>
                      <w:r w:rsidRPr="008C7568" w:rsidDel="00A72E90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8838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A72E90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8839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01/09</w:delText>
                      </w:r>
                    </w:del>
                  </w:ins>
                  <w:del w:id="8840" w:author="User" w:date="2025-08-20T12:09:00Z">
                    <w:r w:rsidR="007E1983" w:rsidRPr="008C7568" w:rsidDel="00A72E90">
                      <w:rPr>
                        <w:rFonts w:eastAsia="標楷體" w:hint="eastAsia"/>
                        <w:b/>
                        <w:color w:val="FF0000"/>
                        <w:szCs w:val="22"/>
                        <w:rPrChange w:id="8841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技藝時間：</w:delText>
                    </w:r>
                    <w:r w:rsidR="007E1983" w:rsidRPr="008C7568" w:rsidDel="00A72E90">
                      <w:rPr>
                        <w:rFonts w:eastAsia="標楷體"/>
                        <w:b/>
                        <w:color w:val="FF0000"/>
                        <w:szCs w:val="22"/>
                        <w:rPrChange w:id="8842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09/05</w:delText>
                    </w:r>
                    <w:r w:rsidR="007E1983" w:rsidRPr="008C7568" w:rsidDel="00A72E90">
                      <w:rPr>
                        <w:rFonts w:eastAsia="標楷體" w:hint="eastAsia"/>
                        <w:b/>
                        <w:color w:val="FF0000"/>
                        <w:szCs w:val="22"/>
                        <w:rPrChange w:id="8843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A72E90">
                      <w:rPr>
                        <w:rFonts w:eastAsia="標楷體"/>
                        <w:b/>
                        <w:color w:val="FF0000"/>
                        <w:szCs w:val="22"/>
                        <w:rPrChange w:id="8844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09/19</w:delText>
                    </w:r>
                    <w:r w:rsidR="007E1983" w:rsidRPr="008C7568" w:rsidDel="00A72E90">
                      <w:rPr>
                        <w:rFonts w:eastAsia="標楷體" w:hint="eastAsia"/>
                        <w:b/>
                        <w:color w:val="FF0000"/>
                        <w:szCs w:val="22"/>
                        <w:rPrChange w:id="8845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A72E90">
                      <w:rPr>
                        <w:rFonts w:eastAsia="標楷體"/>
                        <w:b/>
                        <w:color w:val="FF0000"/>
                        <w:szCs w:val="22"/>
                        <w:rPrChange w:id="8846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10/03</w:delText>
                    </w:r>
                    <w:r w:rsidR="007E1983" w:rsidRPr="008C7568" w:rsidDel="00A72E90">
                      <w:rPr>
                        <w:rFonts w:eastAsia="標楷體" w:hint="eastAsia"/>
                        <w:b/>
                        <w:color w:val="FF0000"/>
                        <w:szCs w:val="22"/>
                        <w:rPrChange w:id="8847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A72E90">
                      <w:rPr>
                        <w:rFonts w:eastAsia="標楷體"/>
                        <w:b/>
                        <w:color w:val="FF0000"/>
                        <w:szCs w:val="22"/>
                        <w:rPrChange w:id="8848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10/24</w:delText>
                    </w:r>
                    <w:r w:rsidR="007E1983" w:rsidRPr="008C7568" w:rsidDel="00A72E90">
                      <w:rPr>
                        <w:rFonts w:eastAsia="標楷體" w:hint="eastAsia"/>
                        <w:b/>
                        <w:color w:val="FF0000"/>
                        <w:szCs w:val="22"/>
                        <w:rPrChange w:id="8849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A72E90">
                      <w:rPr>
                        <w:rFonts w:eastAsia="標楷體"/>
                        <w:b/>
                        <w:color w:val="FF0000"/>
                        <w:szCs w:val="22"/>
                        <w:rPrChange w:id="8850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11/07</w:delText>
                    </w:r>
                    <w:r w:rsidR="007E1983" w:rsidRPr="008C7568" w:rsidDel="00A72E90">
                      <w:rPr>
                        <w:rFonts w:eastAsia="標楷體" w:hint="eastAsia"/>
                        <w:b/>
                        <w:color w:val="FF0000"/>
                        <w:szCs w:val="22"/>
                        <w:rPrChange w:id="8851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A72E90">
                      <w:rPr>
                        <w:rFonts w:eastAsia="標楷體"/>
                        <w:b/>
                        <w:color w:val="FF0000"/>
                        <w:szCs w:val="22"/>
                        <w:rPrChange w:id="8852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11/21</w:delText>
                    </w:r>
                    <w:r w:rsidR="007E1983" w:rsidRPr="008C7568" w:rsidDel="00A72E90">
                      <w:rPr>
                        <w:rFonts w:eastAsia="標楷體" w:hint="eastAsia"/>
                        <w:b/>
                        <w:color w:val="FF0000"/>
                        <w:szCs w:val="22"/>
                        <w:rPrChange w:id="8853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A72E90">
                      <w:rPr>
                        <w:rFonts w:eastAsia="標楷體"/>
                        <w:b/>
                        <w:color w:val="FF0000"/>
                        <w:szCs w:val="22"/>
                        <w:rPrChange w:id="8854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12/05</w:delText>
                    </w:r>
                    <w:r w:rsidR="007E1983" w:rsidRPr="008C7568" w:rsidDel="00A72E90">
                      <w:rPr>
                        <w:rFonts w:eastAsia="標楷體" w:hint="eastAsia"/>
                        <w:b/>
                        <w:color w:val="FF0000"/>
                        <w:szCs w:val="22"/>
                        <w:rPrChange w:id="8855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A72E90">
                      <w:rPr>
                        <w:rFonts w:eastAsia="標楷體"/>
                        <w:b/>
                        <w:color w:val="FF0000"/>
                        <w:szCs w:val="22"/>
                        <w:rPrChange w:id="8856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12/19</w:delText>
                    </w:r>
                    <w:r w:rsidR="007E1983" w:rsidRPr="008C7568" w:rsidDel="00A72E90">
                      <w:rPr>
                        <w:rFonts w:eastAsia="標楷體" w:hint="eastAsia"/>
                        <w:b/>
                        <w:color w:val="FF0000"/>
                        <w:szCs w:val="22"/>
                        <w:rPrChange w:id="8857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A72E90">
                      <w:rPr>
                        <w:rFonts w:eastAsia="標楷體"/>
                        <w:b/>
                        <w:color w:val="FF0000"/>
                        <w:szCs w:val="22"/>
                        <w:rPrChange w:id="8858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01/02</w:delText>
                    </w:r>
                  </w:del>
                </w:p>
                <w:p w14:paraId="3E83887A" w14:textId="780B5916" w:rsidR="00B20DB9" w:rsidRPr="00710858" w:rsidRDefault="007E1983" w:rsidP="007E1983">
                  <w:pPr>
                    <w:snapToGrid w:val="0"/>
                    <w:spacing w:beforeLines="20" w:before="72" w:afterLines="20" w:after="72"/>
                    <w:jc w:val="both"/>
                    <w:rPr>
                      <w:rFonts w:eastAsia="標楷體"/>
                      <w:sz w:val="26"/>
                      <w:szCs w:val="26"/>
                      <w:rPrChange w:id="885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del w:id="8860" w:author="User" w:date="2025-08-20T12:09:00Z">
                    <w:r w:rsidRPr="008C7568" w:rsidDel="00A72E90">
                      <w:rPr>
                        <w:rFonts w:eastAsia="標楷體" w:hint="eastAsia"/>
                        <w:b/>
                        <w:color w:val="FF0000"/>
                        <w:szCs w:val="22"/>
                        <w:rPrChange w:id="8861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聯課時間：</w:delText>
                    </w:r>
                    <w:r w:rsidRPr="008C7568" w:rsidDel="00A72E90">
                      <w:rPr>
                        <w:rFonts w:eastAsia="標楷體"/>
                        <w:b/>
                        <w:color w:val="FF0000"/>
                        <w:szCs w:val="22"/>
                        <w:rPrChange w:id="8862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08/31</w:delText>
                    </w:r>
                    <w:r w:rsidRPr="008C7568" w:rsidDel="00A72E90">
                      <w:rPr>
                        <w:rFonts w:eastAsia="標楷體" w:hint="eastAsia"/>
                        <w:b/>
                        <w:color w:val="FF0000"/>
                        <w:szCs w:val="22"/>
                        <w:rPrChange w:id="8863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A72E90">
                      <w:rPr>
                        <w:rFonts w:eastAsia="標楷體"/>
                        <w:b/>
                        <w:color w:val="FF0000"/>
                        <w:szCs w:val="22"/>
                        <w:rPrChange w:id="8864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09/07</w:delText>
                    </w:r>
                    <w:r w:rsidRPr="008C7568" w:rsidDel="00A72E90">
                      <w:rPr>
                        <w:rFonts w:eastAsia="標楷體" w:hint="eastAsia"/>
                        <w:b/>
                        <w:color w:val="FF0000"/>
                        <w:szCs w:val="22"/>
                        <w:rPrChange w:id="8865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A72E90">
                      <w:rPr>
                        <w:rFonts w:eastAsia="標楷體"/>
                        <w:b/>
                        <w:color w:val="FF0000"/>
                        <w:szCs w:val="22"/>
                        <w:rPrChange w:id="8866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09/21</w:delText>
                    </w:r>
                    <w:r w:rsidRPr="008C7568" w:rsidDel="00A72E90">
                      <w:rPr>
                        <w:rFonts w:eastAsia="標楷體" w:hint="eastAsia"/>
                        <w:b/>
                        <w:color w:val="FF0000"/>
                        <w:szCs w:val="22"/>
                        <w:rPrChange w:id="8867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A72E90">
                      <w:rPr>
                        <w:rFonts w:eastAsia="標楷體"/>
                        <w:b/>
                        <w:color w:val="FF0000"/>
                        <w:szCs w:val="22"/>
                        <w:rPrChange w:id="8868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10/12</w:delText>
                    </w:r>
                    <w:r w:rsidRPr="008C7568" w:rsidDel="00A72E90">
                      <w:rPr>
                        <w:rFonts w:eastAsia="標楷體" w:hint="eastAsia"/>
                        <w:b/>
                        <w:color w:val="FF0000"/>
                        <w:szCs w:val="22"/>
                        <w:rPrChange w:id="8869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A72E90">
                      <w:rPr>
                        <w:rFonts w:eastAsia="標楷體"/>
                        <w:b/>
                        <w:color w:val="FF0000"/>
                        <w:szCs w:val="22"/>
                        <w:rPrChange w:id="8870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11/02</w:delText>
                    </w:r>
                    <w:r w:rsidRPr="008C7568" w:rsidDel="00A72E90">
                      <w:rPr>
                        <w:rFonts w:eastAsia="標楷體" w:hint="eastAsia"/>
                        <w:b/>
                        <w:color w:val="FF0000"/>
                        <w:szCs w:val="22"/>
                        <w:rPrChange w:id="8871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A72E90">
                      <w:rPr>
                        <w:rFonts w:eastAsia="標楷體"/>
                        <w:b/>
                        <w:color w:val="FF0000"/>
                        <w:szCs w:val="22"/>
                        <w:rPrChange w:id="8872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11/16</w:delText>
                    </w:r>
                    <w:r w:rsidRPr="008C7568" w:rsidDel="00A72E90">
                      <w:rPr>
                        <w:rFonts w:eastAsia="標楷體" w:hint="eastAsia"/>
                        <w:b/>
                        <w:color w:val="FF0000"/>
                        <w:szCs w:val="22"/>
                        <w:rPrChange w:id="8873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A72E90">
                      <w:rPr>
                        <w:rFonts w:eastAsia="標楷體"/>
                        <w:b/>
                        <w:color w:val="FF0000"/>
                        <w:szCs w:val="22"/>
                        <w:rPrChange w:id="8874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11/23</w:delText>
                    </w:r>
                    <w:r w:rsidRPr="008C7568" w:rsidDel="00A72E90">
                      <w:rPr>
                        <w:rFonts w:eastAsia="標楷體" w:hint="eastAsia"/>
                        <w:b/>
                        <w:color w:val="FF0000"/>
                        <w:szCs w:val="22"/>
                        <w:rPrChange w:id="8875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A72E90">
                      <w:rPr>
                        <w:rFonts w:eastAsia="標楷體"/>
                        <w:b/>
                        <w:color w:val="FF0000"/>
                        <w:szCs w:val="22"/>
                        <w:rPrChange w:id="8876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12/14</w:delText>
                    </w:r>
                    <w:r w:rsidRPr="008C7568" w:rsidDel="00A72E90">
                      <w:rPr>
                        <w:rFonts w:eastAsia="標楷體" w:hint="eastAsia"/>
                        <w:b/>
                        <w:color w:val="FF0000"/>
                        <w:szCs w:val="22"/>
                        <w:rPrChange w:id="8877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A72E90">
                      <w:rPr>
                        <w:rFonts w:eastAsia="標楷體"/>
                        <w:b/>
                        <w:color w:val="FF0000"/>
                        <w:szCs w:val="22"/>
                        <w:rPrChange w:id="8878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12/21</w:delText>
                    </w:r>
                    <w:r w:rsidRPr="008C7568" w:rsidDel="00A72E90">
                      <w:rPr>
                        <w:rFonts w:eastAsia="標楷體" w:hint="eastAsia"/>
                        <w:b/>
                        <w:color w:val="FF0000"/>
                        <w:szCs w:val="22"/>
                        <w:rPrChange w:id="8879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A72E90">
                      <w:rPr>
                        <w:rFonts w:eastAsia="標楷體"/>
                        <w:b/>
                        <w:color w:val="FF0000"/>
                        <w:szCs w:val="22"/>
                        <w:rPrChange w:id="8880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01/11</w:delText>
                    </w:r>
                  </w:del>
                </w:p>
              </w:tc>
            </w:tr>
          </w:tbl>
          <w:p w14:paraId="3C728032" w14:textId="77777777" w:rsidR="00387BEB" w:rsidRPr="00710858" w:rsidRDefault="00387BEB" w:rsidP="00387BEB">
            <w:pPr>
              <w:jc w:val="center"/>
              <w:rPr>
                <w:rPrChange w:id="8881" w:author="User" w:date="2025-08-27T11:49:00Z">
                  <w:rPr>
                    <w:color w:val="000000" w:themeColor="text1"/>
                  </w:rPr>
                </w:rPrChange>
              </w:rPr>
            </w:pPr>
            <w:r w:rsidRPr="00710858">
              <w:rPr>
                <w:rFonts w:eastAsia="標楷體" w:hint="eastAsia"/>
                <w:b/>
                <w:sz w:val="52"/>
                <w:rPrChange w:id="8882" w:author="User" w:date="2025-08-27T11:49:00Z">
                  <w:rPr>
                    <w:rFonts w:eastAsia="標楷體" w:hint="eastAsia"/>
                    <w:b/>
                    <w:color w:val="000000" w:themeColor="text1"/>
                    <w:sz w:val="52"/>
                  </w:rPr>
                </w:rPrChange>
              </w:rPr>
              <w:t>高雄市立甲仙國民中學</w:t>
            </w:r>
          </w:p>
        </w:tc>
      </w:tr>
      <w:tr w:rsidR="00710858" w:rsidRPr="00710858" w14:paraId="18B6451C" w14:textId="77777777" w:rsidTr="00AB0495">
        <w:tc>
          <w:tcPr>
            <w:tcW w:w="10682" w:type="dxa"/>
          </w:tcPr>
          <w:tbl>
            <w:tblPr>
              <w:tblpPr w:leftFromText="180" w:rightFromText="180" w:vertAnchor="page" w:horzAnchor="margin" w:tblpXSpec="center" w:tblpY="901"/>
              <w:tblW w:w="1066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201"/>
              <w:gridCol w:w="525"/>
              <w:gridCol w:w="1574"/>
              <w:gridCol w:w="503"/>
              <w:gridCol w:w="1371"/>
              <w:gridCol w:w="1373"/>
              <w:gridCol w:w="1374"/>
              <w:gridCol w:w="1372"/>
              <w:gridCol w:w="1372"/>
            </w:tblGrid>
            <w:tr w:rsidR="00710858" w:rsidRPr="00710858" w14:paraId="68E98D7B" w14:textId="77777777" w:rsidTr="00387BEB">
              <w:trPr>
                <w:trHeight w:val="719"/>
              </w:trPr>
              <w:tc>
                <w:tcPr>
                  <w:tcW w:w="3803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6C77A6F" w14:textId="77777777" w:rsidR="00387BEB" w:rsidRPr="00710858" w:rsidRDefault="00387BEB" w:rsidP="00387BEB">
                  <w:pPr>
                    <w:spacing w:line="400" w:lineRule="exact"/>
                    <w:ind w:rightChars="72" w:right="173"/>
                    <w:rPr>
                      <w:rFonts w:eastAsia="標楷體"/>
                      <w:sz w:val="40"/>
                      <w:szCs w:val="40"/>
                      <w:rPrChange w:id="8883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</w:pPr>
                </w:p>
              </w:tc>
              <w:tc>
                <w:tcPr>
                  <w:tcW w:w="6862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DB0F666" w14:textId="71D469FC" w:rsidR="00387BEB" w:rsidRPr="00710858" w:rsidRDefault="00387BEB" w:rsidP="00387BEB">
                  <w:pPr>
                    <w:spacing w:line="400" w:lineRule="exact"/>
                    <w:ind w:rightChars="532" w:right="1277"/>
                    <w:rPr>
                      <w:rFonts w:eastAsia="標楷體"/>
                      <w:sz w:val="40"/>
                      <w:szCs w:val="40"/>
                      <w:rPrChange w:id="8884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0"/>
                      <w:szCs w:val="40"/>
                      <w:rPrChange w:id="8885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 xml:space="preserve">     </w:t>
                  </w:r>
                  <w:r w:rsidRPr="00710858">
                    <w:rPr>
                      <w:rFonts w:eastAsia="標楷體" w:hint="eastAsia"/>
                      <w:sz w:val="40"/>
                      <w:szCs w:val="40"/>
                      <w:rPrChange w:id="8886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教</w:t>
                  </w:r>
                  <w:r w:rsidRPr="00710858">
                    <w:rPr>
                      <w:rFonts w:eastAsia="標楷體"/>
                      <w:sz w:val="40"/>
                      <w:szCs w:val="40"/>
                      <w:rPrChange w:id="8887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 xml:space="preserve">     </w:t>
                  </w:r>
                  <w:r w:rsidRPr="00710858">
                    <w:rPr>
                      <w:rFonts w:eastAsia="標楷體" w:hint="eastAsia"/>
                      <w:sz w:val="40"/>
                      <w:szCs w:val="40"/>
                      <w:rPrChange w:id="8888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師：</w:t>
                  </w:r>
                  <w:ins w:id="8889" w:author="User" w:date="2025-08-27T11:47:00Z">
                    <w:r w:rsidR="002464C3" w:rsidRPr="00710858">
                      <w:rPr>
                        <w:rFonts w:eastAsia="標楷體" w:hint="eastAsia"/>
                        <w:sz w:val="40"/>
                        <w:szCs w:val="40"/>
                        <w:rPrChange w:id="8890" w:author="User" w:date="2025-08-27T11:49:00Z">
                          <w:rPr>
                            <w:rFonts w:eastAsia="標楷體" w:hint="eastAsia"/>
                            <w:color w:val="FF0000"/>
                            <w:sz w:val="40"/>
                            <w:szCs w:val="40"/>
                          </w:rPr>
                        </w:rPrChange>
                      </w:rPr>
                      <w:t>簡筠蓁</w:t>
                    </w:r>
                  </w:ins>
                  <w:del w:id="8891" w:author="User" w:date="2025-08-19T11:11:00Z">
                    <w:r w:rsidR="0099468E" w:rsidRPr="00710858" w:rsidDel="00CB7C95">
                      <w:rPr>
                        <w:rFonts w:eastAsia="標楷體" w:hint="eastAsia"/>
                        <w:sz w:val="40"/>
                        <w:szCs w:val="40"/>
                        <w:rPrChange w:id="889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40"/>
                            <w:szCs w:val="40"/>
                          </w:rPr>
                        </w:rPrChange>
                      </w:rPr>
                      <w:delText>胡安娣</w:delText>
                    </w:r>
                  </w:del>
                  <w:r w:rsidRPr="00710858">
                    <w:rPr>
                      <w:rFonts w:eastAsia="標楷體" w:hint="eastAsia"/>
                      <w:sz w:val="40"/>
                      <w:szCs w:val="40"/>
                      <w:rPrChange w:id="8893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老師</w:t>
                  </w:r>
                </w:p>
              </w:tc>
            </w:tr>
            <w:tr w:rsidR="00710858" w:rsidRPr="00710858" w14:paraId="72434A23" w14:textId="77777777" w:rsidTr="00387BEB">
              <w:tc>
                <w:tcPr>
                  <w:tcW w:w="3803" w:type="dxa"/>
                  <w:gridSpan w:val="4"/>
                  <w:tcBorders>
                    <w:bottom w:val="nil"/>
                  </w:tcBorders>
                </w:tcPr>
                <w:p w14:paraId="62E58D22" w14:textId="54FB6952" w:rsidR="00387BEB" w:rsidRPr="00710858" w:rsidRDefault="00CE53B6" w:rsidP="00387BEB">
                  <w:pPr>
                    <w:spacing w:line="400" w:lineRule="exact"/>
                    <w:ind w:leftChars="221" w:left="530" w:rightChars="227" w:right="545"/>
                    <w:jc w:val="distribute"/>
                    <w:rPr>
                      <w:rFonts w:eastAsia="標楷體"/>
                      <w:rPrChange w:id="889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36"/>
                      <w:rPrChange w:id="889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</w:rPr>
                      </w:rPrChange>
                    </w:rPr>
                    <w:t>1</w:t>
                  </w:r>
                  <w:r w:rsidR="000C0EE2" w:rsidRPr="00710858">
                    <w:rPr>
                      <w:rFonts w:eastAsia="標楷體"/>
                      <w:sz w:val="36"/>
                      <w:rPrChange w:id="889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</w:rPr>
                      </w:rPrChange>
                    </w:rPr>
                    <w:t>1</w:t>
                  </w:r>
                  <w:ins w:id="8897" w:author="User" w:date="2025-08-19T11:11:00Z">
                    <w:r w:rsidR="00CB7C95" w:rsidRPr="00710858">
                      <w:rPr>
                        <w:rFonts w:eastAsia="標楷體"/>
                        <w:sz w:val="36"/>
                        <w:rPrChange w:id="8898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</w:rPr>
                        </w:rPrChange>
                      </w:rPr>
                      <w:t>4</w:t>
                    </w:r>
                  </w:ins>
                  <w:ins w:id="8899" w:author="Windows 使用者" w:date="2024-08-02T14:29:00Z">
                    <w:del w:id="8900" w:author="User" w:date="2025-08-19T11:11:00Z">
                      <w:r w:rsidR="009A6733" w:rsidRPr="00710858" w:rsidDel="00CB7C95">
                        <w:rPr>
                          <w:rFonts w:eastAsia="標楷體"/>
                          <w:sz w:val="36"/>
                          <w:rPrChange w:id="8901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</w:rPr>
                          </w:rPrChange>
                        </w:rPr>
                        <w:delText>3</w:delText>
                      </w:r>
                    </w:del>
                  </w:ins>
                  <w:del w:id="8902" w:author="Windows 使用者" w:date="2024-08-02T14:29:00Z">
                    <w:r w:rsidR="000C0EE2" w:rsidRPr="00710858" w:rsidDel="009A6733">
                      <w:rPr>
                        <w:rFonts w:eastAsia="標楷體"/>
                        <w:sz w:val="36"/>
                        <w:rPrChange w:id="8903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</w:rPr>
                        </w:rPrChange>
                      </w:rPr>
                      <w:delText>2</w:delText>
                    </w:r>
                  </w:del>
                  <w:r w:rsidR="005025B5" w:rsidRPr="00710858">
                    <w:rPr>
                      <w:rFonts w:eastAsia="標楷體" w:hint="eastAsia"/>
                      <w:sz w:val="36"/>
                      <w:rPrChange w:id="8904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</w:rPr>
                      </w:rPrChange>
                    </w:rPr>
                    <w:t>學年度</w:t>
                  </w:r>
                  <w:r w:rsidR="000C50A0" w:rsidRPr="00710858">
                    <w:rPr>
                      <w:rFonts w:eastAsia="標楷體"/>
                      <w:sz w:val="20"/>
                      <w:szCs w:val="40"/>
                      <w:rPrChange w:id="8905" w:author="User" w:date="2025-08-27T11:49:00Z">
                        <w:rPr>
                          <w:rFonts w:eastAsia="標楷體"/>
                          <w:color w:val="000000" w:themeColor="text1"/>
                          <w:sz w:val="20"/>
                          <w:szCs w:val="40"/>
                        </w:rPr>
                      </w:rPrChange>
                    </w:rPr>
                    <w:t>0</w:t>
                  </w:r>
                  <w:r w:rsidR="00D26D43" w:rsidRPr="00710858">
                    <w:rPr>
                      <w:rFonts w:eastAsia="標楷體"/>
                      <w:sz w:val="20"/>
                      <w:szCs w:val="40"/>
                      <w:rPrChange w:id="8906" w:author="User" w:date="2025-08-27T11:49:00Z">
                        <w:rPr>
                          <w:rFonts w:eastAsia="標楷體"/>
                          <w:color w:val="000000" w:themeColor="text1"/>
                          <w:sz w:val="20"/>
                          <w:szCs w:val="40"/>
                        </w:rPr>
                      </w:rPrChange>
                    </w:rPr>
                    <w:t>8</w:t>
                  </w:r>
                  <w:r w:rsidR="000C50A0" w:rsidRPr="00710858">
                    <w:rPr>
                      <w:rFonts w:eastAsia="標楷體"/>
                      <w:sz w:val="20"/>
                      <w:szCs w:val="40"/>
                      <w:rPrChange w:id="8907" w:author="User" w:date="2025-08-27T11:49:00Z">
                        <w:rPr>
                          <w:rFonts w:eastAsia="標楷體"/>
                          <w:color w:val="000000" w:themeColor="text1"/>
                          <w:sz w:val="20"/>
                          <w:szCs w:val="40"/>
                        </w:rPr>
                      </w:rPrChange>
                    </w:rPr>
                    <w:t>/</w:t>
                  </w:r>
                  <w:ins w:id="8908" w:author="User" w:date="2025-08-19T11:16:00Z">
                    <w:r w:rsidR="00CB7C95" w:rsidRPr="00710858">
                      <w:rPr>
                        <w:rFonts w:eastAsia="標楷體"/>
                        <w:sz w:val="20"/>
                        <w:szCs w:val="40"/>
                        <w:rPrChange w:id="8909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t>19</w:t>
                    </w:r>
                  </w:ins>
                  <w:ins w:id="8910" w:author="Windows 使用者" w:date="2024-08-07T09:11:00Z">
                    <w:del w:id="8911" w:author="User" w:date="2025-08-19T11:11:00Z">
                      <w:r w:rsidR="00CC029C" w:rsidRPr="00710858" w:rsidDel="00CB7C95">
                        <w:rPr>
                          <w:rFonts w:eastAsia="標楷體"/>
                          <w:sz w:val="20"/>
                          <w:szCs w:val="40"/>
                          <w:rPrChange w:id="8912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40"/>
                            </w:rPr>
                          </w:rPrChange>
                        </w:rPr>
                        <w:delText>07</w:delText>
                      </w:r>
                    </w:del>
                  </w:ins>
                  <w:del w:id="8913" w:author="Windows 使用者" w:date="2024-08-07T09:11:00Z">
                    <w:r w:rsidR="000C0EE2" w:rsidRPr="00710858" w:rsidDel="00CC029C">
                      <w:rPr>
                        <w:rFonts w:eastAsia="標楷體"/>
                        <w:sz w:val="20"/>
                        <w:szCs w:val="40"/>
                        <w:rPrChange w:id="8914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23</w:delText>
                    </w:r>
                  </w:del>
                  <w:r w:rsidR="005025B5" w:rsidRPr="00710858">
                    <w:rPr>
                      <w:rFonts w:eastAsia="標楷體" w:hint="eastAsia"/>
                      <w:sz w:val="20"/>
                      <w:szCs w:val="40"/>
                      <w:rPrChange w:id="8915" w:author="User" w:date="2025-08-27T11:49:00Z">
                        <w:rPr>
                          <w:rFonts w:eastAsia="標楷體" w:hint="eastAsia"/>
                          <w:color w:val="000000" w:themeColor="text1"/>
                          <w:sz w:val="20"/>
                          <w:szCs w:val="40"/>
                        </w:rPr>
                      </w:rPrChange>
                    </w:rPr>
                    <w:t>製</w:t>
                  </w:r>
                </w:p>
              </w:tc>
              <w:tc>
                <w:tcPr>
                  <w:tcW w:w="6862" w:type="dxa"/>
                  <w:gridSpan w:val="5"/>
                  <w:tcBorders>
                    <w:bottom w:val="nil"/>
                  </w:tcBorders>
                </w:tcPr>
                <w:p w14:paraId="1B644F4F" w14:textId="77777777" w:rsidR="00387BEB" w:rsidRPr="00710858" w:rsidRDefault="00387BEB" w:rsidP="00387BEB">
                  <w:pPr>
                    <w:spacing w:line="400" w:lineRule="exact"/>
                    <w:ind w:leftChars="507" w:left="1217" w:rightChars="532" w:right="1277"/>
                    <w:jc w:val="distribute"/>
                    <w:rPr>
                      <w:rFonts w:eastAsia="標楷體"/>
                      <w:rPrChange w:id="891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rPrChange w:id="8917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</w:rPr>
                      </w:rPrChange>
                    </w:rPr>
                    <w:t>週課表</w:t>
                  </w:r>
                </w:p>
              </w:tc>
            </w:tr>
            <w:tr w:rsidR="00710858" w:rsidRPr="00710858" w14:paraId="245D755C" w14:textId="77777777" w:rsidTr="00387BEB">
              <w:trPr>
                <w:cantSplit/>
              </w:trPr>
              <w:tc>
                <w:tcPr>
                  <w:tcW w:w="3803" w:type="dxa"/>
                  <w:gridSpan w:val="4"/>
                  <w:vMerge w:val="restart"/>
                  <w:tcBorders>
                    <w:tl2br w:val="single" w:sz="4" w:space="0" w:color="auto"/>
                  </w:tcBorders>
                </w:tcPr>
                <w:p w14:paraId="1A8002A6" w14:textId="77777777" w:rsidR="00387BEB" w:rsidRPr="00710858" w:rsidRDefault="00387BEB" w:rsidP="00387BEB">
                  <w:pPr>
                    <w:spacing w:line="180" w:lineRule="exact"/>
                    <w:jc w:val="right"/>
                    <w:rPr>
                      <w:rFonts w:eastAsia="標楷體"/>
                      <w:sz w:val="16"/>
                      <w:szCs w:val="16"/>
                      <w:rPrChange w:id="8918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8919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星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8920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8921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期</w:t>
                  </w:r>
                </w:p>
                <w:p w14:paraId="3BF25D5E" w14:textId="77777777" w:rsidR="00387BEB" w:rsidRPr="00710858" w:rsidRDefault="00387BEB" w:rsidP="00387BEB">
                  <w:pPr>
                    <w:wordWrap w:val="0"/>
                    <w:spacing w:line="180" w:lineRule="exact"/>
                    <w:jc w:val="right"/>
                    <w:rPr>
                      <w:rFonts w:eastAsia="標楷體"/>
                      <w:sz w:val="16"/>
                      <w:szCs w:val="16"/>
                      <w:rPrChange w:id="8922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8923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科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8924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8925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目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8926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 Week</w:t>
                  </w:r>
                </w:p>
                <w:p w14:paraId="5BF4A86D" w14:textId="77777777" w:rsidR="00387BEB" w:rsidRPr="00710858" w:rsidRDefault="00387BEB" w:rsidP="00387BEB">
                  <w:pPr>
                    <w:spacing w:line="180" w:lineRule="exact"/>
                    <w:rPr>
                      <w:rFonts w:eastAsia="標楷體"/>
                      <w:sz w:val="16"/>
                      <w:szCs w:val="16"/>
                      <w:rPrChange w:id="8927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8928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節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8929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8930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次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8931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                       Subject</w:t>
                  </w:r>
                </w:p>
                <w:p w14:paraId="53EE502A" w14:textId="77777777" w:rsidR="00387BEB" w:rsidRPr="00710858" w:rsidRDefault="00387BEB" w:rsidP="00387BEB">
                  <w:pPr>
                    <w:spacing w:line="180" w:lineRule="exact"/>
                    <w:rPr>
                      <w:rFonts w:eastAsia="標楷體"/>
                      <w:rPrChange w:id="893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16"/>
                      <w:szCs w:val="16"/>
                      <w:rPrChange w:id="8933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Course        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8934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時間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8935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Time</w:t>
                  </w:r>
                </w:p>
              </w:tc>
              <w:tc>
                <w:tcPr>
                  <w:tcW w:w="1371" w:type="dxa"/>
                  <w:tcBorders>
                    <w:bottom w:val="nil"/>
                  </w:tcBorders>
                  <w:vAlign w:val="center"/>
                </w:tcPr>
                <w:p w14:paraId="78862AAE" w14:textId="77777777" w:rsidR="00387BEB" w:rsidRPr="00710858" w:rsidRDefault="00387BEB" w:rsidP="00387BEB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893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8937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一</w:t>
                  </w:r>
                </w:p>
              </w:tc>
              <w:tc>
                <w:tcPr>
                  <w:tcW w:w="1373" w:type="dxa"/>
                  <w:tcBorders>
                    <w:bottom w:val="nil"/>
                  </w:tcBorders>
                  <w:vAlign w:val="center"/>
                </w:tcPr>
                <w:p w14:paraId="4E2043BB" w14:textId="77777777" w:rsidR="00387BEB" w:rsidRPr="00710858" w:rsidRDefault="00387BEB" w:rsidP="00387BEB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893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8939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二</w:t>
                  </w:r>
                </w:p>
              </w:tc>
              <w:tc>
                <w:tcPr>
                  <w:tcW w:w="1374" w:type="dxa"/>
                  <w:tcBorders>
                    <w:bottom w:val="nil"/>
                  </w:tcBorders>
                  <w:vAlign w:val="center"/>
                </w:tcPr>
                <w:p w14:paraId="46D333C7" w14:textId="77777777" w:rsidR="00387BEB" w:rsidRPr="00710858" w:rsidRDefault="00387BEB" w:rsidP="00387BEB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894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8941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三</w:t>
                  </w:r>
                </w:p>
              </w:tc>
              <w:tc>
                <w:tcPr>
                  <w:tcW w:w="1372" w:type="dxa"/>
                  <w:tcBorders>
                    <w:bottom w:val="nil"/>
                  </w:tcBorders>
                  <w:vAlign w:val="center"/>
                </w:tcPr>
                <w:p w14:paraId="2F7620C7" w14:textId="77777777" w:rsidR="00387BEB" w:rsidRPr="00710858" w:rsidRDefault="00387BEB" w:rsidP="00387BEB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894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8943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四</w:t>
                  </w:r>
                </w:p>
              </w:tc>
              <w:tc>
                <w:tcPr>
                  <w:tcW w:w="1372" w:type="dxa"/>
                  <w:tcBorders>
                    <w:bottom w:val="nil"/>
                  </w:tcBorders>
                  <w:vAlign w:val="center"/>
                </w:tcPr>
                <w:p w14:paraId="61D430B5" w14:textId="77777777" w:rsidR="00387BEB" w:rsidRPr="00710858" w:rsidRDefault="00387BEB" w:rsidP="00387BEB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894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8945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五</w:t>
                  </w:r>
                </w:p>
              </w:tc>
            </w:tr>
            <w:tr w:rsidR="00710858" w:rsidRPr="00710858" w14:paraId="55CCCBCD" w14:textId="77777777" w:rsidTr="00387BEB">
              <w:trPr>
                <w:cantSplit/>
              </w:trPr>
              <w:tc>
                <w:tcPr>
                  <w:tcW w:w="3803" w:type="dxa"/>
                  <w:gridSpan w:val="4"/>
                  <w:vMerge/>
                </w:tcPr>
                <w:p w14:paraId="306C0996" w14:textId="77777777" w:rsidR="00387BEB" w:rsidRPr="00710858" w:rsidRDefault="00387BEB" w:rsidP="00387BEB">
                  <w:pPr>
                    <w:spacing w:line="400" w:lineRule="exact"/>
                    <w:rPr>
                      <w:rFonts w:eastAsia="標楷體"/>
                      <w:rPrChange w:id="894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1371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3BB89E0D" w14:textId="77777777" w:rsidR="00387BEB" w:rsidRPr="00710858" w:rsidRDefault="00387BEB" w:rsidP="00387BEB">
                  <w:pPr>
                    <w:jc w:val="center"/>
                    <w:rPr>
                      <w:rFonts w:eastAsia="標楷體"/>
                      <w:rPrChange w:id="894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894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Monday</w:t>
                  </w:r>
                </w:p>
              </w:tc>
              <w:tc>
                <w:tcPr>
                  <w:tcW w:w="1373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34943B67" w14:textId="77777777" w:rsidR="00387BEB" w:rsidRPr="00710858" w:rsidRDefault="00387BEB" w:rsidP="00387BEB">
                  <w:pPr>
                    <w:jc w:val="center"/>
                    <w:rPr>
                      <w:rFonts w:eastAsia="標楷體"/>
                      <w:rPrChange w:id="894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895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Tuesday</w:t>
                  </w:r>
                </w:p>
              </w:tc>
              <w:tc>
                <w:tcPr>
                  <w:tcW w:w="1374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35B7C0BA" w14:textId="77777777" w:rsidR="00387BEB" w:rsidRPr="00710858" w:rsidRDefault="00387BEB" w:rsidP="00387BEB">
                  <w:pPr>
                    <w:jc w:val="center"/>
                    <w:rPr>
                      <w:rFonts w:eastAsia="標楷體"/>
                      <w:spacing w:val="-20"/>
                      <w:rPrChange w:id="8951" w:author="User" w:date="2025-08-27T11:49:00Z">
                        <w:rPr>
                          <w:rFonts w:eastAsia="標楷體"/>
                          <w:color w:val="000000" w:themeColor="text1"/>
                          <w:spacing w:val="-20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pacing w:val="-20"/>
                      <w:rPrChange w:id="8952" w:author="User" w:date="2025-08-27T11:49:00Z">
                        <w:rPr>
                          <w:rFonts w:eastAsia="標楷體"/>
                          <w:color w:val="000000" w:themeColor="text1"/>
                          <w:spacing w:val="-20"/>
                        </w:rPr>
                      </w:rPrChange>
                    </w:rPr>
                    <w:t>Wednesday</w:t>
                  </w:r>
                </w:p>
              </w:tc>
              <w:tc>
                <w:tcPr>
                  <w:tcW w:w="1372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65695F08" w14:textId="77777777" w:rsidR="00387BEB" w:rsidRPr="00710858" w:rsidRDefault="00387BEB" w:rsidP="00387BEB">
                  <w:pPr>
                    <w:jc w:val="center"/>
                    <w:rPr>
                      <w:rFonts w:eastAsia="標楷體"/>
                      <w:rPrChange w:id="895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895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Thursday</w:t>
                  </w:r>
                </w:p>
              </w:tc>
              <w:tc>
                <w:tcPr>
                  <w:tcW w:w="1372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166FB058" w14:textId="77777777" w:rsidR="00387BEB" w:rsidRPr="00710858" w:rsidRDefault="00387BEB" w:rsidP="00387BEB">
                  <w:pPr>
                    <w:jc w:val="center"/>
                    <w:rPr>
                      <w:rFonts w:eastAsia="標楷體"/>
                      <w:rPrChange w:id="895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895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Friday</w:t>
                  </w:r>
                </w:p>
              </w:tc>
            </w:tr>
            <w:tr w:rsidR="00710858" w:rsidRPr="00710858" w14:paraId="7D229267" w14:textId="77777777" w:rsidTr="00387BEB">
              <w:trPr>
                <w:cantSplit/>
                <w:trHeight w:val="419"/>
              </w:trPr>
              <w:tc>
                <w:tcPr>
                  <w:tcW w:w="1201" w:type="dxa"/>
                  <w:vMerge w:val="restart"/>
                  <w:vAlign w:val="center"/>
                </w:tcPr>
                <w:p w14:paraId="2CB35B47" w14:textId="77777777" w:rsidR="00387BEB" w:rsidRPr="00710858" w:rsidRDefault="00387BEB" w:rsidP="00387BE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8957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8958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上午</w:t>
                  </w:r>
                </w:p>
                <w:p w14:paraId="77C18A88" w14:textId="77777777" w:rsidR="00387BEB" w:rsidRPr="00710858" w:rsidRDefault="00387BEB" w:rsidP="00387BE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8959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2"/>
                      <w:szCs w:val="22"/>
                      <w:rPrChange w:id="8960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2"/>
                        </w:rPr>
                      </w:rPrChange>
                    </w:rPr>
                    <w:t>Morning</w:t>
                  </w:r>
                </w:p>
              </w:tc>
              <w:tc>
                <w:tcPr>
                  <w:tcW w:w="2099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14:paraId="56EC7825" w14:textId="77777777" w:rsidR="00387BEB" w:rsidRPr="00710858" w:rsidRDefault="00387BEB" w:rsidP="00387BEB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896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896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7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8963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896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30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8965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896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8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8967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896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05</w:t>
                  </w:r>
                </w:p>
              </w:tc>
              <w:tc>
                <w:tcPr>
                  <w:tcW w:w="503" w:type="dxa"/>
                  <w:tcBorders>
                    <w:bottom w:val="single" w:sz="4" w:space="0" w:color="auto"/>
                  </w:tcBorders>
                  <w:vAlign w:val="center"/>
                </w:tcPr>
                <w:p w14:paraId="48C9FD48" w14:textId="77777777" w:rsidR="00387BEB" w:rsidRPr="00710858" w:rsidRDefault="00387BEB" w:rsidP="00387BEB">
                  <w:pPr>
                    <w:snapToGrid w:val="0"/>
                    <w:jc w:val="center"/>
                    <w:rPr>
                      <w:rFonts w:eastAsia="標楷體"/>
                      <w:rPrChange w:id="896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897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35</w:t>
                  </w:r>
                </w:p>
              </w:tc>
              <w:tc>
                <w:tcPr>
                  <w:tcW w:w="6862" w:type="dxa"/>
                  <w:gridSpan w:val="5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80684D5" w14:textId="77777777" w:rsidR="00387BEB" w:rsidRPr="00710858" w:rsidRDefault="00387BEB" w:rsidP="00387BE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2"/>
                      <w:szCs w:val="32"/>
                      <w:rPrChange w:id="8971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2"/>
                      <w:szCs w:val="32"/>
                      <w:rPrChange w:id="8972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升旗早會、早自習</w:t>
                  </w:r>
                </w:p>
              </w:tc>
            </w:tr>
            <w:tr w:rsidR="00710858" w:rsidRPr="00710858" w14:paraId="7CF34827" w14:textId="77777777" w:rsidTr="00387BEB">
              <w:trPr>
                <w:cantSplit/>
              </w:trPr>
              <w:tc>
                <w:tcPr>
                  <w:tcW w:w="1201" w:type="dxa"/>
                  <w:vMerge/>
                  <w:vAlign w:val="center"/>
                </w:tcPr>
                <w:p w14:paraId="32576E02" w14:textId="77777777" w:rsidR="007D0577" w:rsidRPr="00710858" w:rsidRDefault="007D0577" w:rsidP="007D0577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897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5F240E7A" w14:textId="77777777" w:rsidR="007D0577" w:rsidRPr="00710858" w:rsidRDefault="007D0577" w:rsidP="007D0577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8974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8975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1</w:t>
                  </w:r>
                </w:p>
              </w:tc>
              <w:tc>
                <w:tcPr>
                  <w:tcW w:w="1574" w:type="dxa"/>
                  <w:vAlign w:val="center"/>
                </w:tcPr>
                <w:p w14:paraId="054C50AA" w14:textId="77777777" w:rsidR="007D0577" w:rsidRPr="00710858" w:rsidRDefault="007D0577" w:rsidP="007D0577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897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897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8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8978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897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</w:p>
                <w:p w14:paraId="5BBF4447" w14:textId="77777777" w:rsidR="007D0577" w:rsidRPr="00710858" w:rsidRDefault="007D0577" w:rsidP="007D0577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898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898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53AB2C50" w14:textId="77777777" w:rsidR="007D0577" w:rsidRPr="00710858" w:rsidRDefault="007D0577" w:rsidP="007D0577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898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898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8984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898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</w:tc>
              <w:tc>
                <w:tcPr>
                  <w:tcW w:w="503" w:type="dxa"/>
                  <w:vAlign w:val="center"/>
                </w:tcPr>
                <w:p w14:paraId="68CFCEB4" w14:textId="77777777" w:rsidR="007D0577" w:rsidRPr="00710858" w:rsidRDefault="007D0577" w:rsidP="007D0577">
                  <w:pPr>
                    <w:snapToGrid w:val="0"/>
                    <w:jc w:val="center"/>
                    <w:rPr>
                      <w:rFonts w:eastAsia="標楷體"/>
                      <w:rPrChange w:id="898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898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5EC2028A" w14:textId="77777777" w:rsidR="00CB7C95" w:rsidRPr="00710858" w:rsidRDefault="00CB7C95" w:rsidP="00CB7C95">
                  <w:pPr>
                    <w:snapToGrid w:val="0"/>
                    <w:spacing w:line="400" w:lineRule="exact"/>
                    <w:jc w:val="center"/>
                    <w:rPr>
                      <w:ins w:id="8988" w:author="User" w:date="2025-08-19T11:16:00Z"/>
                      <w:rFonts w:eastAsia="標楷體"/>
                      <w:sz w:val="36"/>
                      <w:szCs w:val="36"/>
                      <w:rPrChange w:id="8989" w:author="User" w:date="2025-08-27T11:49:00Z">
                        <w:rPr>
                          <w:ins w:id="8990" w:author="User" w:date="2025-08-19T11:16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8991" w:author="User" w:date="2025-08-19T11:16:00Z">
                    <w:r w:rsidRPr="00710858">
                      <w:rPr>
                        <w:rFonts w:eastAsia="標楷體"/>
                        <w:sz w:val="36"/>
                        <w:szCs w:val="36"/>
                        <w:rPrChange w:id="8992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101</w:t>
                    </w:r>
                  </w:ins>
                </w:p>
                <w:p w14:paraId="0739C0D6" w14:textId="53E843B2" w:rsidR="00CB0C48" w:rsidRPr="00710858" w:rsidRDefault="00CB7C95" w:rsidP="00CB7C95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899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8994" w:author="User" w:date="2025-08-19T11:16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899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輔導</w:t>
                    </w:r>
                  </w:ins>
                </w:p>
              </w:tc>
              <w:tc>
                <w:tcPr>
                  <w:tcW w:w="1373" w:type="dxa"/>
                  <w:vAlign w:val="center"/>
                </w:tcPr>
                <w:p w14:paraId="4DA7855E" w14:textId="77777777" w:rsidR="0025376C" w:rsidRPr="00710858" w:rsidRDefault="0025376C" w:rsidP="0068070B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899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4" w:type="dxa"/>
                  <w:vAlign w:val="center"/>
                </w:tcPr>
                <w:p w14:paraId="2EB446C2" w14:textId="77777777" w:rsidR="007D0577" w:rsidRPr="00710858" w:rsidRDefault="007D0577" w:rsidP="008D363E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899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40377CBE" w14:textId="77777777" w:rsidR="00CB7C95" w:rsidRPr="00710858" w:rsidRDefault="00CB7C95" w:rsidP="00CB7C95">
                  <w:pPr>
                    <w:snapToGrid w:val="0"/>
                    <w:spacing w:line="400" w:lineRule="exact"/>
                    <w:jc w:val="center"/>
                    <w:rPr>
                      <w:ins w:id="8998" w:author="User" w:date="2025-08-19T11:16:00Z"/>
                      <w:rFonts w:eastAsia="標楷體"/>
                      <w:sz w:val="36"/>
                      <w:szCs w:val="36"/>
                      <w:rPrChange w:id="8999" w:author="User" w:date="2025-08-27T11:49:00Z">
                        <w:rPr>
                          <w:ins w:id="9000" w:author="User" w:date="2025-08-19T11:16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001" w:author="User" w:date="2025-08-19T11:16:00Z">
                    <w:r w:rsidRPr="00710858">
                      <w:rPr>
                        <w:rFonts w:eastAsia="標楷體"/>
                        <w:sz w:val="36"/>
                        <w:szCs w:val="36"/>
                        <w:rPrChange w:id="9002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301</w:t>
                    </w:r>
                  </w:ins>
                </w:p>
                <w:p w14:paraId="514CB4B0" w14:textId="2BB948FC" w:rsidR="00824B48" w:rsidRPr="00710858" w:rsidDel="00CB7C95" w:rsidRDefault="00CB7C95" w:rsidP="00CB7C95">
                  <w:pPr>
                    <w:snapToGrid w:val="0"/>
                    <w:spacing w:line="400" w:lineRule="exact"/>
                    <w:jc w:val="center"/>
                    <w:rPr>
                      <w:ins w:id="9003" w:author="Windows 使用者" w:date="2024-08-15T09:05:00Z"/>
                      <w:del w:id="9004" w:author="User" w:date="2025-08-19T11:15:00Z"/>
                      <w:rFonts w:eastAsia="標楷體"/>
                      <w:sz w:val="36"/>
                      <w:szCs w:val="36"/>
                      <w:rPrChange w:id="9005" w:author="User" w:date="2025-08-27T11:49:00Z">
                        <w:rPr>
                          <w:ins w:id="9006" w:author="Windows 使用者" w:date="2024-08-15T09:05:00Z"/>
                          <w:del w:id="9007" w:author="User" w:date="2025-08-19T11:15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008" w:author="User" w:date="2025-08-19T11:16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900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輔導</w:t>
                    </w:r>
                  </w:ins>
                  <w:ins w:id="9010" w:author="Windows 使用者" w:date="2024-08-15T09:05:00Z">
                    <w:del w:id="9011" w:author="User" w:date="2025-08-19T11:15:00Z">
                      <w:r w:rsidR="00824B48" w:rsidRPr="00710858" w:rsidDel="00CB7C95">
                        <w:rPr>
                          <w:rFonts w:eastAsia="標楷體"/>
                          <w:sz w:val="36"/>
                          <w:szCs w:val="36"/>
                          <w:rPrChange w:id="9012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201</w:delText>
                      </w:r>
                    </w:del>
                  </w:ins>
                </w:p>
                <w:p w14:paraId="550B519F" w14:textId="1D5C1983" w:rsidR="007D0577" w:rsidRPr="00710858" w:rsidRDefault="00824B48" w:rsidP="00824B48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901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014" w:author="Windows 使用者" w:date="2024-08-15T09:05:00Z">
                    <w:del w:id="9015" w:author="User" w:date="2025-08-19T11:15:00Z">
                      <w:r w:rsidRPr="00710858" w:rsidDel="00CB7C95">
                        <w:rPr>
                          <w:rFonts w:eastAsia="標楷體" w:hint="eastAsia"/>
                          <w:sz w:val="36"/>
                          <w:szCs w:val="36"/>
                          <w:rPrChange w:id="9016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輔導</w:delText>
                      </w:r>
                    </w:del>
                  </w:ins>
                </w:p>
              </w:tc>
              <w:tc>
                <w:tcPr>
                  <w:tcW w:w="1372" w:type="dxa"/>
                  <w:vAlign w:val="center"/>
                </w:tcPr>
                <w:p w14:paraId="2E47361A" w14:textId="77777777" w:rsidR="007D0577" w:rsidRPr="00710858" w:rsidRDefault="007D0577" w:rsidP="00101231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901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14:paraId="59100DDD" w14:textId="77777777" w:rsidTr="00387BEB">
              <w:trPr>
                <w:cantSplit/>
              </w:trPr>
              <w:tc>
                <w:tcPr>
                  <w:tcW w:w="1201" w:type="dxa"/>
                  <w:vMerge/>
                  <w:vAlign w:val="center"/>
                </w:tcPr>
                <w:p w14:paraId="1C23EFAA" w14:textId="77777777" w:rsidR="007D0577" w:rsidRPr="00710858" w:rsidRDefault="007D0577" w:rsidP="007D0577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901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29AE0B06" w14:textId="77777777" w:rsidR="007D0577" w:rsidRPr="00710858" w:rsidRDefault="007D0577" w:rsidP="007D0577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9019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9020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2</w:t>
                  </w:r>
                </w:p>
              </w:tc>
              <w:tc>
                <w:tcPr>
                  <w:tcW w:w="1574" w:type="dxa"/>
                  <w:vAlign w:val="center"/>
                </w:tcPr>
                <w:p w14:paraId="14E9BCD9" w14:textId="77777777" w:rsidR="007D0577" w:rsidRPr="00710858" w:rsidRDefault="007D0577" w:rsidP="007D0577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02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02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023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02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</w:p>
                <w:p w14:paraId="65FE983D" w14:textId="77777777" w:rsidR="007D0577" w:rsidRPr="00710858" w:rsidRDefault="007D0577" w:rsidP="007D0577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02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02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732339F8" w14:textId="77777777" w:rsidR="007D0577" w:rsidRPr="00710858" w:rsidRDefault="007D0577" w:rsidP="007D0577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02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02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02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03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</w:tc>
              <w:tc>
                <w:tcPr>
                  <w:tcW w:w="503" w:type="dxa"/>
                  <w:vAlign w:val="center"/>
                </w:tcPr>
                <w:p w14:paraId="2973C8D2" w14:textId="77777777" w:rsidR="007D0577" w:rsidRPr="00710858" w:rsidRDefault="007D0577" w:rsidP="007D0577">
                  <w:pPr>
                    <w:snapToGrid w:val="0"/>
                    <w:jc w:val="center"/>
                    <w:rPr>
                      <w:rFonts w:eastAsia="標楷體"/>
                      <w:rPrChange w:id="903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903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tcBorders>
                    <w:bottom w:val="single" w:sz="4" w:space="0" w:color="auto"/>
                  </w:tcBorders>
                  <w:vAlign w:val="center"/>
                </w:tcPr>
                <w:p w14:paraId="59EBDF27" w14:textId="2075B589" w:rsidR="00B844EF" w:rsidRPr="00710858" w:rsidRDefault="00B844EF" w:rsidP="00CB7C95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903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tcBorders>
                    <w:bottom w:val="single" w:sz="4" w:space="0" w:color="auto"/>
                  </w:tcBorders>
                  <w:vAlign w:val="center"/>
                </w:tcPr>
                <w:p w14:paraId="48DCC438" w14:textId="0835E0D1" w:rsidR="007D0577" w:rsidRPr="00710858" w:rsidRDefault="007D0577" w:rsidP="00571B70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903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4" w:type="dxa"/>
                  <w:tcBorders>
                    <w:bottom w:val="single" w:sz="4" w:space="0" w:color="auto"/>
                  </w:tcBorders>
                  <w:vAlign w:val="center"/>
                </w:tcPr>
                <w:p w14:paraId="05151D41" w14:textId="7F4651F9" w:rsidR="007D0577" w:rsidRPr="00710858" w:rsidRDefault="007D0577" w:rsidP="00AD3966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903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tcBorders>
                    <w:bottom w:val="single" w:sz="4" w:space="0" w:color="auto"/>
                  </w:tcBorders>
                  <w:vAlign w:val="center"/>
                </w:tcPr>
                <w:p w14:paraId="160FEDCE" w14:textId="77777777" w:rsidR="007D0577" w:rsidRPr="00710858" w:rsidRDefault="007D0577" w:rsidP="00B844EF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903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tcBorders>
                    <w:bottom w:val="single" w:sz="4" w:space="0" w:color="auto"/>
                  </w:tcBorders>
                  <w:vAlign w:val="center"/>
                </w:tcPr>
                <w:p w14:paraId="7C22AB3C" w14:textId="5D1B0893" w:rsidR="007D0577" w:rsidRPr="00710858" w:rsidRDefault="007D0577" w:rsidP="00680C90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903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14:paraId="12DE2ED8" w14:textId="77777777" w:rsidTr="00387BEB">
              <w:trPr>
                <w:cantSplit/>
                <w:trHeight w:val="1135"/>
              </w:trPr>
              <w:tc>
                <w:tcPr>
                  <w:tcW w:w="1201" w:type="dxa"/>
                  <w:vMerge/>
                  <w:vAlign w:val="center"/>
                </w:tcPr>
                <w:p w14:paraId="57F0B4DF" w14:textId="77777777" w:rsidR="007D0577" w:rsidRPr="00710858" w:rsidRDefault="007D0577" w:rsidP="007D0577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903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4857A3D5" w14:textId="77777777" w:rsidR="007D0577" w:rsidRPr="00710858" w:rsidRDefault="007D0577" w:rsidP="007D0577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9039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9040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3</w:t>
                  </w:r>
                </w:p>
              </w:tc>
              <w:tc>
                <w:tcPr>
                  <w:tcW w:w="1574" w:type="dxa"/>
                  <w:vAlign w:val="center"/>
                </w:tcPr>
                <w:p w14:paraId="6534ED88" w14:textId="77777777" w:rsidR="007D0577" w:rsidRPr="00710858" w:rsidRDefault="007D0577" w:rsidP="007D0577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04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04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043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04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</w:p>
                <w:p w14:paraId="3A895B5D" w14:textId="77777777" w:rsidR="007D0577" w:rsidRPr="00710858" w:rsidRDefault="007D0577" w:rsidP="007D0577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04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04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4282DA46" w14:textId="77777777" w:rsidR="007D0577" w:rsidRPr="00710858" w:rsidRDefault="007D0577" w:rsidP="007D0577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04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04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04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05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</w:tc>
              <w:tc>
                <w:tcPr>
                  <w:tcW w:w="503" w:type="dxa"/>
                  <w:vAlign w:val="center"/>
                </w:tcPr>
                <w:p w14:paraId="30FC80F4" w14:textId="77777777" w:rsidR="007D0577" w:rsidRPr="00710858" w:rsidRDefault="007D0577" w:rsidP="007D0577">
                  <w:pPr>
                    <w:snapToGrid w:val="0"/>
                    <w:spacing w:before="120" w:after="120"/>
                    <w:jc w:val="center"/>
                    <w:rPr>
                      <w:rFonts w:eastAsia="標楷體"/>
                      <w:rPrChange w:id="905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905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61EBDC17" w14:textId="77777777" w:rsidR="007D0577" w:rsidRPr="00710858" w:rsidRDefault="007D0577" w:rsidP="00BF7480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905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vAlign w:val="center"/>
                </w:tcPr>
                <w:p w14:paraId="30675B30" w14:textId="77777777" w:rsidR="007D0577" w:rsidRPr="00710858" w:rsidRDefault="007D0577" w:rsidP="007D0577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905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4" w:type="dxa"/>
                  <w:vAlign w:val="center"/>
                </w:tcPr>
                <w:p w14:paraId="08220B72" w14:textId="64BB2669" w:rsidR="007D0577" w:rsidRPr="00710858" w:rsidRDefault="007D0577" w:rsidP="00680C90">
                  <w:pPr>
                    <w:snapToGrid w:val="0"/>
                    <w:spacing w:before="120" w:after="120" w:line="400" w:lineRule="exact"/>
                    <w:ind w:leftChars="-17" w:left="-41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905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1D1DC113" w14:textId="77777777" w:rsidR="007D0577" w:rsidRPr="00710858" w:rsidRDefault="007D0577" w:rsidP="00101231">
                  <w:pPr>
                    <w:snapToGrid w:val="0"/>
                    <w:spacing w:before="120" w:after="120"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905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1984B345" w14:textId="77777777" w:rsidR="007D0577" w:rsidRPr="00710858" w:rsidRDefault="007D0577" w:rsidP="007D0577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905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14:paraId="51E9AE63" w14:textId="77777777" w:rsidTr="00387BEB">
              <w:trPr>
                <w:cantSplit/>
                <w:trHeight w:val="1264"/>
              </w:trPr>
              <w:tc>
                <w:tcPr>
                  <w:tcW w:w="1201" w:type="dxa"/>
                  <w:vMerge/>
                  <w:vAlign w:val="center"/>
                </w:tcPr>
                <w:p w14:paraId="70B7C099" w14:textId="77777777" w:rsidR="007D0577" w:rsidRPr="00710858" w:rsidRDefault="007D0577" w:rsidP="007D0577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rPrChange w:id="905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5464AD42" w14:textId="77777777" w:rsidR="007D0577" w:rsidRPr="00710858" w:rsidRDefault="007D0577" w:rsidP="007D0577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9059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9060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4</w:t>
                  </w:r>
                </w:p>
              </w:tc>
              <w:tc>
                <w:tcPr>
                  <w:tcW w:w="1574" w:type="dxa"/>
                  <w:vAlign w:val="center"/>
                </w:tcPr>
                <w:p w14:paraId="3557AA99" w14:textId="77777777" w:rsidR="007D0577" w:rsidRPr="00710858" w:rsidRDefault="007D0577" w:rsidP="007D0577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06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06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063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06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05</w:t>
                  </w:r>
                </w:p>
                <w:p w14:paraId="7F387F74" w14:textId="77777777" w:rsidR="007D0577" w:rsidRPr="00710858" w:rsidRDefault="007D0577" w:rsidP="007D0577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06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06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357E771C" w14:textId="77777777" w:rsidR="007D0577" w:rsidRPr="00710858" w:rsidRDefault="007D0577" w:rsidP="007D0577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06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06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06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07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</w:tc>
              <w:tc>
                <w:tcPr>
                  <w:tcW w:w="503" w:type="dxa"/>
                  <w:vAlign w:val="center"/>
                </w:tcPr>
                <w:p w14:paraId="4FAC2B49" w14:textId="77777777" w:rsidR="007D0577" w:rsidRPr="00710858" w:rsidRDefault="007D0577" w:rsidP="007D0577">
                  <w:pPr>
                    <w:snapToGrid w:val="0"/>
                    <w:spacing w:before="120" w:after="120"/>
                    <w:jc w:val="center"/>
                    <w:rPr>
                      <w:rFonts w:eastAsia="標楷體"/>
                      <w:rPrChange w:id="907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907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1B057F9D" w14:textId="77777777" w:rsidR="00B844EF" w:rsidRPr="00710858" w:rsidRDefault="00B844EF" w:rsidP="007D0577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907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vAlign w:val="center"/>
                </w:tcPr>
                <w:p w14:paraId="3CFD79AF" w14:textId="77777777" w:rsidR="007D0577" w:rsidRPr="00710858" w:rsidRDefault="007D0577" w:rsidP="007D0577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907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4" w:type="dxa"/>
                  <w:vAlign w:val="center"/>
                </w:tcPr>
                <w:p w14:paraId="7124C664" w14:textId="5F2953A7" w:rsidR="004A2A80" w:rsidRPr="00710858" w:rsidDel="00CB7C95" w:rsidRDefault="004A2A80" w:rsidP="004A2A80">
                  <w:pPr>
                    <w:snapToGrid w:val="0"/>
                    <w:spacing w:line="400" w:lineRule="exact"/>
                    <w:jc w:val="center"/>
                    <w:rPr>
                      <w:ins w:id="9075" w:author="Windows 使用者" w:date="2024-08-13T09:34:00Z"/>
                      <w:del w:id="9076" w:author="User" w:date="2025-08-19T11:16:00Z"/>
                      <w:rFonts w:eastAsia="標楷體"/>
                      <w:sz w:val="36"/>
                      <w:szCs w:val="36"/>
                      <w:rPrChange w:id="9077" w:author="User" w:date="2025-08-27T11:49:00Z">
                        <w:rPr>
                          <w:ins w:id="9078" w:author="Windows 使用者" w:date="2024-08-13T09:34:00Z"/>
                          <w:del w:id="9079" w:author="User" w:date="2025-08-19T11:16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080" w:author="Windows 使用者" w:date="2024-08-13T09:34:00Z">
                    <w:del w:id="9081" w:author="User" w:date="2025-08-19T11:16:00Z">
                      <w:r w:rsidRPr="00710858" w:rsidDel="00CB7C95">
                        <w:rPr>
                          <w:rFonts w:eastAsia="標楷體"/>
                          <w:sz w:val="36"/>
                          <w:szCs w:val="36"/>
                          <w:rPrChange w:id="9082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301</w:delText>
                      </w:r>
                    </w:del>
                  </w:ins>
                </w:p>
                <w:p w14:paraId="63320BA2" w14:textId="4F7B173E" w:rsidR="007D0577" w:rsidRPr="00710858" w:rsidRDefault="004A2A80" w:rsidP="004A2A80">
                  <w:pPr>
                    <w:snapToGrid w:val="0"/>
                    <w:spacing w:before="120" w:after="120" w:line="120" w:lineRule="atLeast"/>
                    <w:jc w:val="center"/>
                    <w:rPr>
                      <w:rFonts w:eastAsia="標楷體"/>
                      <w:sz w:val="36"/>
                      <w:szCs w:val="36"/>
                      <w:rPrChange w:id="908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084" w:author="Windows 使用者" w:date="2024-08-13T09:34:00Z">
                    <w:del w:id="9085" w:author="User" w:date="2025-08-19T11:16:00Z">
                      <w:r w:rsidRPr="00710858" w:rsidDel="00CB7C95">
                        <w:rPr>
                          <w:rFonts w:eastAsia="標楷體" w:hint="eastAsia"/>
                          <w:sz w:val="36"/>
                          <w:szCs w:val="36"/>
                          <w:rPrChange w:id="9086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輔導</w:delText>
                      </w:r>
                    </w:del>
                  </w:ins>
                </w:p>
              </w:tc>
              <w:tc>
                <w:tcPr>
                  <w:tcW w:w="1372" w:type="dxa"/>
                  <w:vAlign w:val="center"/>
                </w:tcPr>
                <w:p w14:paraId="11F5369F" w14:textId="77777777" w:rsidR="007D0577" w:rsidRPr="00710858" w:rsidRDefault="007D0577" w:rsidP="007D0577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908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78F3A9CD" w14:textId="672F47A1" w:rsidR="00AD3966" w:rsidRPr="00710858" w:rsidDel="00680C90" w:rsidRDefault="00AD3966" w:rsidP="00AD3966">
                  <w:pPr>
                    <w:snapToGrid w:val="0"/>
                    <w:spacing w:line="400" w:lineRule="exact"/>
                    <w:jc w:val="center"/>
                    <w:rPr>
                      <w:del w:id="9088" w:author="Windows 使用者" w:date="2024-08-12T11:56:00Z"/>
                      <w:rFonts w:eastAsia="標楷體"/>
                      <w:sz w:val="36"/>
                      <w:szCs w:val="36"/>
                      <w:rPrChange w:id="9089" w:author="User" w:date="2025-08-27T11:49:00Z">
                        <w:rPr>
                          <w:del w:id="9090" w:author="Windows 使用者" w:date="2024-08-12T11:56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9091" w:author="Windows 使用者" w:date="2024-08-12T11:56:00Z">
                    <w:r w:rsidRPr="00710858" w:rsidDel="00680C90">
                      <w:rPr>
                        <w:rFonts w:eastAsia="標楷體"/>
                        <w:sz w:val="36"/>
                        <w:szCs w:val="36"/>
                        <w:rPrChange w:id="9092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201</w:delText>
                    </w:r>
                  </w:del>
                </w:p>
                <w:p w14:paraId="073D3367" w14:textId="1BDBC99A" w:rsidR="007D0577" w:rsidRPr="00710858" w:rsidRDefault="00AD3966" w:rsidP="00AD3966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909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9094" w:author="Windows 使用者" w:date="2024-08-12T11:56:00Z">
                    <w:r w:rsidRPr="00710858" w:rsidDel="00680C90">
                      <w:rPr>
                        <w:rFonts w:eastAsia="標楷體" w:hint="eastAsia"/>
                        <w:sz w:val="36"/>
                        <w:szCs w:val="36"/>
                        <w:rPrChange w:id="909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輔導</w:delText>
                    </w:r>
                  </w:del>
                </w:p>
              </w:tc>
            </w:tr>
            <w:tr w:rsidR="00710858" w:rsidRPr="00710858" w14:paraId="1E84B8E1" w14:textId="77777777" w:rsidTr="00387BEB">
              <w:trPr>
                <w:cantSplit/>
                <w:trHeight w:val="133"/>
              </w:trPr>
              <w:tc>
                <w:tcPr>
                  <w:tcW w:w="1201" w:type="dxa"/>
                  <w:vMerge w:val="restart"/>
                  <w:vAlign w:val="center"/>
                </w:tcPr>
                <w:p w14:paraId="0CD4001B" w14:textId="77777777" w:rsidR="007D0577" w:rsidRPr="00710858" w:rsidRDefault="007D0577" w:rsidP="007D0577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9096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9097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下午</w:t>
                  </w:r>
                </w:p>
                <w:p w14:paraId="3C14D41D" w14:textId="77777777" w:rsidR="007D0577" w:rsidRPr="00710858" w:rsidRDefault="007D0577" w:rsidP="007D0577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20"/>
                      <w:szCs w:val="20"/>
                      <w:rPrChange w:id="9098" w:author="User" w:date="2025-08-27T11:49:00Z">
                        <w:rPr>
                          <w:rFonts w:eastAsia="標楷體"/>
                          <w:color w:val="000000" w:themeColor="text1"/>
                          <w:sz w:val="20"/>
                          <w:szCs w:val="20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0"/>
                      <w:szCs w:val="20"/>
                      <w:rPrChange w:id="9099" w:author="User" w:date="2025-08-27T11:49:00Z">
                        <w:rPr>
                          <w:rFonts w:eastAsia="標楷體"/>
                          <w:color w:val="000000" w:themeColor="text1"/>
                          <w:sz w:val="20"/>
                          <w:szCs w:val="20"/>
                        </w:rPr>
                      </w:rPrChange>
                    </w:rPr>
                    <w:t>Afternoon</w:t>
                  </w:r>
                </w:p>
              </w:tc>
              <w:tc>
                <w:tcPr>
                  <w:tcW w:w="2099" w:type="dxa"/>
                  <w:gridSpan w:val="2"/>
                  <w:vMerge w:val="restart"/>
                  <w:vAlign w:val="center"/>
                </w:tcPr>
                <w:p w14:paraId="061A413E" w14:textId="77777777" w:rsidR="007D0577" w:rsidRPr="00710858" w:rsidRDefault="007D0577" w:rsidP="007D0577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10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10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102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10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104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10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12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106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10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</w:tc>
              <w:tc>
                <w:tcPr>
                  <w:tcW w:w="503" w:type="dxa"/>
                  <w:vMerge w:val="restart"/>
                  <w:vAlign w:val="center"/>
                </w:tcPr>
                <w:p w14:paraId="38459FCC" w14:textId="77777777" w:rsidR="007D0577" w:rsidRPr="00710858" w:rsidRDefault="007D0577" w:rsidP="007D0577">
                  <w:pPr>
                    <w:snapToGrid w:val="0"/>
                    <w:jc w:val="center"/>
                    <w:rPr>
                      <w:rFonts w:eastAsia="標楷體"/>
                      <w:rPrChange w:id="910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910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60</w:t>
                  </w:r>
                </w:p>
              </w:tc>
              <w:tc>
                <w:tcPr>
                  <w:tcW w:w="6862" w:type="dxa"/>
                  <w:gridSpan w:val="5"/>
                  <w:tcBorders>
                    <w:bottom w:val="nil"/>
                  </w:tcBorders>
                  <w:vAlign w:val="center"/>
                </w:tcPr>
                <w:p w14:paraId="62101865" w14:textId="77777777" w:rsidR="007D0577" w:rsidRPr="00710858" w:rsidRDefault="007D0577" w:rsidP="007D0577">
                  <w:pPr>
                    <w:snapToGrid w:val="0"/>
                    <w:spacing w:line="400" w:lineRule="exact"/>
                    <w:ind w:leftChars="507" w:left="1217" w:rightChars="532" w:right="1277"/>
                    <w:jc w:val="center"/>
                    <w:rPr>
                      <w:rFonts w:eastAsia="標楷體"/>
                      <w:sz w:val="32"/>
                      <w:szCs w:val="32"/>
                      <w:rPrChange w:id="9110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2"/>
                      <w:szCs w:val="32"/>
                      <w:rPrChange w:id="9111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午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9112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9113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餐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9114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(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9115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午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9116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9117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間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9118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9119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靜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9120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9121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息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9122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)</w:t>
                  </w:r>
                </w:p>
              </w:tc>
            </w:tr>
            <w:tr w:rsidR="00710858" w:rsidRPr="00710858" w14:paraId="36661F7C" w14:textId="77777777" w:rsidTr="00387BEB">
              <w:trPr>
                <w:cantSplit/>
                <w:trHeight w:val="174"/>
              </w:trPr>
              <w:tc>
                <w:tcPr>
                  <w:tcW w:w="1201" w:type="dxa"/>
                  <w:vMerge/>
                  <w:vAlign w:val="center"/>
                </w:tcPr>
                <w:p w14:paraId="64B54F93" w14:textId="77777777" w:rsidR="007D0577" w:rsidRPr="00710858" w:rsidRDefault="007D0577" w:rsidP="007D0577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912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2099" w:type="dxa"/>
                  <w:gridSpan w:val="2"/>
                  <w:vMerge/>
                  <w:vAlign w:val="center"/>
                </w:tcPr>
                <w:p w14:paraId="1ABAB151" w14:textId="77777777" w:rsidR="007D0577" w:rsidRPr="00710858" w:rsidRDefault="007D0577" w:rsidP="007D0577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26"/>
                      <w:szCs w:val="26"/>
                      <w:rPrChange w:id="912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</w:p>
              </w:tc>
              <w:tc>
                <w:tcPr>
                  <w:tcW w:w="503" w:type="dxa"/>
                  <w:vMerge/>
                  <w:vAlign w:val="center"/>
                </w:tcPr>
                <w:p w14:paraId="07312E05" w14:textId="77777777" w:rsidR="007D0577" w:rsidRPr="00710858" w:rsidRDefault="007D0577" w:rsidP="007D0577">
                  <w:pPr>
                    <w:snapToGrid w:val="0"/>
                    <w:jc w:val="center"/>
                    <w:rPr>
                      <w:rFonts w:eastAsia="標楷體"/>
                      <w:rPrChange w:id="912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6862" w:type="dxa"/>
                  <w:gridSpan w:val="5"/>
                  <w:tcBorders>
                    <w:top w:val="nil"/>
                  </w:tcBorders>
                  <w:vAlign w:val="center"/>
                </w:tcPr>
                <w:p w14:paraId="04BF3522" w14:textId="77777777" w:rsidR="007D0577" w:rsidRPr="00710858" w:rsidRDefault="007D0577" w:rsidP="007D0577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2"/>
                      <w:szCs w:val="32"/>
                      <w:rPrChange w:id="9126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32"/>
                      <w:szCs w:val="32"/>
                      <w:rPrChange w:id="9127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Lunch   Time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9128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＆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9129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Break</w:t>
                  </w:r>
                </w:p>
              </w:tc>
            </w:tr>
            <w:tr w:rsidR="00710858" w:rsidRPr="00710858" w14:paraId="5988A263" w14:textId="77777777" w:rsidTr="00387BEB">
              <w:trPr>
                <w:cantSplit/>
              </w:trPr>
              <w:tc>
                <w:tcPr>
                  <w:tcW w:w="1201" w:type="dxa"/>
                  <w:vMerge/>
                  <w:vAlign w:val="center"/>
                </w:tcPr>
                <w:p w14:paraId="06D2B27D" w14:textId="77777777" w:rsidR="007D0577" w:rsidRPr="00710858" w:rsidRDefault="007D0577" w:rsidP="007D0577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913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5C16221A" w14:textId="77777777" w:rsidR="007D0577" w:rsidRPr="00710858" w:rsidRDefault="007D0577" w:rsidP="007D0577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9131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9132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5</w:t>
                  </w:r>
                </w:p>
              </w:tc>
              <w:tc>
                <w:tcPr>
                  <w:tcW w:w="1574" w:type="dxa"/>
                  <w:vAlign w:val="center"/>
                </w:tcPr>
                <w:p w14:paraId="58271E3A" w14:textId="77777777" w:rsidR="007D0577" w:rsidRPr="00710858" w:rsidRDefault="007D0577" w:rsidP="007D0577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13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13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135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13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  <w:p w14:paraId="6FBF8EA7" w14:textId="77777777" w:rsidR="007D0577" w:rsidRPr="00710858" w:rsidRDefault="007D0577" w:rsidP="007D0577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13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13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22D098FA" w14:textId="77777777" w:rsidR="007D0577" w:rsidRPr="00710858" w:rsidRDefault="007D0577" w:rsidP="007D0577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13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14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141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14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503" w:type="dxa"/>
                  <w:vAlign w:val="center"/>
                </w:tcPr>
                <w:p w14:paraId="37896F7C" w14:textId="77777777" w:rsidR="007D0577" w:rsidRPr="00710858" w:rsidRDefault="007D0577" w:rsidP="007D0577">
                  <w:pPr>
                    <w:snapToGrid w:val="0"/>
                    <w:jc w:val="center"/>
                    <w:rPr>
                      <w:rFonts w:eastAsia="標楷體"/>
                      <w:rPrChange w:id="914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914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2E86B885" w14:textId="77777777" w:rsidR="007D0577" w:rsidRPr="00710858" w:rsidRDefault="007D0577" w:rsidP="007D0577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914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vAlign w:val="center"/>
                </w:tcPr>
                <w:p w14:paraId="0161A34E" w14:textId="1E4ED4F6" w:rsidR="007D0577" w:rsidRPr="00710858" w:rsidRDefault="007D0577" w:rsidP="00680C90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914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4" w:type="dxa"/>
                  <w:tcBorders>
                    <w:bottom w:val="single" w:sz="4" w:space="0" w:color="auto"/>
                  </w:tcBorders>
                  <w:vAlign w:val="center"/>
                </w:tcPr>
                <w:p w14:paraId="5C1E33B0" w14:textId="2348C6C4" w:rsidR="007D0577" w:rsidRPr="00710858" w:rsidRDefault="007D0577" w:rsidP="00CB0C48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914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47C3B08C" w14:textId="02EA52A0" w:rsidR="00224D35" w:rsidRPr="00710858" w:rsidDel="00680C90" w:rsidRDefault="00224D35" w:rsidP="00224D35">
                  <w:pPr>
                    <w:snapToGrid w:val="0"/>
                    <w:spacing w:line="400" w:lineRule="exact"/>
                    <w:jc w:val="center"/>
                    <w:rPr>
                      <w:del w:id="9148" w:author="Windows 使用者" w:date="2024-08-12T11:57:00Z"/>
                      <w:rFonts w:eastAsia="標楷體"/>
                      <w:sz w:val="36"/>
                      <w:szCs w:val="36"/>
                      <w:rPrChange w:id="9149" w:author="User" w:date="2025-08-27T11:49:00Z">
                        <w:rPr>
                          <w:del w:id="9150" w:author="Windows 使用者" w:date="2024-08-12T11:5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9151" w:author="Windows 使用者" w:date="2024-08-12T11:57:00Z">
                    <w:r w:rsidRPr="00710858" w:rsidDel="00680C90">
                      <w:rPr>
                        <w:rFonts w:eastAsia="標楷體"/>
                        <w:sz w:val="36"/>
                        <w:szCs w:val="36"/>
                        <w:rPrChange w:id="9152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101</w:delText>
                    </w:r>
                  </w:del>
                </w:p>
                <w:p w14:paraId="0DB1D067" w14:textId="727065FD" w:rsidR="007D0577" w:rsidRPr="00710858" w:rsidRDefault="00224D35" w:rsidP="00224D35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915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9154" w:author="Windows 使用者" w:date="2024-08-12T11:57:00Z">
                    <w:r w:rsidRPr="00710858" w:rsidDel="00680C90">
                      <w:rPr>
                        <w:rFonts w:eastAsia="標楷體" w:hint="eastAsia"/>
                        <w:sz w:val="36"/>
                        <w:szCs w:val="36"/>
                        <w:rPrChange w:id="915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輔導</w:delText>
                    </w:r>
                  </w:del>
                </w:p>
              </w:tc>
              <w:tc>
                <w:tcPr>
                  <w:tcW w:w="1372" w:type="dxa"/>
                  <w:vAlign w:val="center"/>
                </w:tcPr>
                <w:p w14:paraId="7994B8F6" w14:textId="77777777" w:rsidR="007D0577" w:rsidRPr="00710858" w:rsidRDefault="007D0577" w:rsidP="00B844EF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915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14:paraId="542E68C2" w14:textId="77777777" w:rsidTr="00387BEB">
              <w:trPr>
                <w:cantSplit/>
              </w:trPr>
              <w:tc>
                <w:tcPr>
                  <w:tcW w:w="1201" w:type="dxa"/>
                  <w:vMerge/>
                  <w:vAlign w:val="center"/>
                </w:tcPr>
                <w:p w14:paraId="69CA94E4" w14:textId="77777777" w:rsidR="007D0577" w:rsidRPr="00710858" w:rsidRDefault="007D0577" w:rsidP="007D0577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915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1BBEE25F" w14:textId="77777777" w:rsidR="007D0577" w:rsidRPr="00710858" w:rsidRDefault="007D0577" w:rsidP="007D0577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9158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9159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6</w:t>
                  </w:r>
                </w:p>
              </w:tc>
              <w:tc>
                <w:tcPr>
                  <w:tcW w:w="1574" w:type="dxa"/>
                  <w:vAlign w:val="center"/>
                </w:tcPr>
                <w:p w14:paraId="04FF0D70" w14:textId="77777777" w:rsidR="007D0577" w:rsidRPr="00710858" w:rsidRDefault="007D0577" w:rsidP="007D0577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16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16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162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16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  <w:p w14:paraId="47B33AA2" w14:textId="77777777" w:rsidR="007D0577" w:rsidRPr="00710858" w:rsidRDefault="007D0577" w:rsidP="007D0577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16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16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41DD347D" w14:textId="77777777" w:rsidR="007D0577" w:rsidRPr="00710858" w:rsidRDefault="007D0577" w:rsidP="007D0577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16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16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14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168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16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40</w:t>
                  </w:r>
                </w:p>
              </w:tc>
              <w:tc>
                <w:tcPr>
                  <w:tcW w:w="503" w:type="dxa"/>
                  <w:vAlign w:val="center"/>
                </w:tcPr>
                <w:p w14:paraId="5E337EDE" w14:textId="77777777" w:rsidR="007D0577" w:rsidRPr="00710858" w:rsidRDefault="007D0577" w:rsidP="007D0577">
                  <w:pPr>
                    <w:snapToGrid w:val="0"/>
                    <w:jc w:val="center"/>
                    <w:rPr>
                      <w:rFonts w:eastAsia="標楷體"/>
                      <w:rPrChange w:id="917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917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40</w:t>
                  </w:r>
                </w:p>
              </w:tc>
              <w:tc>
                <w:tcPr>
                  <w:tcW w:w="1371" w:type="dxa"/>
                  <w:tcBorders>
                    <w:bottom w:val="single" w:sz="4" w:space="0" w:color="auto"/>
                  </w:tcBorders>
                  <w:vAlign w:val="center"/>
                </w:tcPr>
                <w:p w14:paraId="7896F438" w14:textId="77777777" w:rsidR="007D0577" w:rsidRPr="00710858" w:rsidRDefault="007D0577" w:rsidP="008D363E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917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tcBorders>
                    <w:bottom w:val="single" w:sz="4" w:space="0" w:color="auto"/>
                  </w:tcBorders>
                  <w:vAlign w:val="center"/>
                </w:tcPr>
                <w:p w14:paraId="714B7201" w14:textId="77777777" w:rsidR="00CB7C95" w:rsidRPr="00710858" w:rsidRDefault="00CB7C95" w:rsidP="00CB7C95">
                  <w:pPr>
                    <w:snapToGrid w:val="0"/>
                    <w:spacing w:line="400" w:lineRule="exact"/>
                    <w:jc w:val="center"/>
                    <w:rPr>
                      <w:ins w:id="9173" w:author="User" w:date="2025-08-19T11:15:00Z"/>
                      <w:rFonts w:eastAsia="標楷體"/>
                      <w:sz w:val="36"/>
                      <w:szCs w:val="36"/>
                      <w:rPrChange w:id="9174" w:author="User" w:date="2025-08-27T11:49:00Z">
                        <w:rPr>
                          <w:ins w:id="9175" w:author="User" w:date="2025-08-19T11:15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176" w:author="User" w:date="2025-08-19T11:15:00Z">
                    <w:r w:rsidRPr="00710858">
                      <w:rPr>
                        <w:rFonts w:eastAsia="標楷體"/>
                        <w:sz w:val="36"/>
                        <w:szCs w:val="36"/>
                        <w:rPrChange w:id="9177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201</w:t>
                    </w:r>
                  </w:ins>
                </w:p>
                <w:p w14:paraId="522405EC" w14:textId="76619223" w:rsidR="007D0577" w:rsidRPr="00710858" w:rsidRDefault="00CB7C95" w:rsidP="00CB7C95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shd w:val="pct15" w:color="auto" w:fill="FFFFFF"/>
                      <w:rPrChange w:id="9178" w:author="User" w:date="2025-08-27T11:49:00Z">
                        <w:rPr>
                          <w:rFonts w:eastAsia="標楷體"/>
                          <w:color w:val="000000" w:themeColor="text1"/>
                          <w:shd w:val="pct15" w:color="auto" w:fill="FFFFFF"/>
                        </w:rPr>
                      </w:rPrChange>
                    </w:rPr>
                  </w:pPr>
                  <w:ins w:id="9179" w:author="User" w:date="2025-08-19T11:15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918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輔導</w:t>
                    </w:r>
                  </w:ins>
                </w:p>
              </w:tc>
              <w:tc>
                <w:tcPr>
                  <w:tcW w:w="137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B04190F" w14:textId="2D999B9D" w:rsidR="007D0577" w:rsidRPr="00710858" w:rsidRDefault="007D0577" w:rsidP="00C03A10">
                  <w:pPr>
                    <w:snapToGrid w:val="0"/>
                    <w:jc w:val="center"/>
                    <w:rPr>
                      <w:rFonts w:eastAsia="標楷體"/>
                      <w:sz w:val="28"/>
                      <w:szCs w:val="28"/>
                      <w:rPrChange w:id="9181" w:author="User" w:date="2025-08-27T11:49:00Z">
                        <w:rPr>
                          <w:rFonts w:eastAsia="標楷體"/>
                          <w:color w:val="000000" w:themeColor="text1"/>
                          <w:sz w:val="28"/>
                          <w:szCs w:val="28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tcBorders>
                    <w:bottom w:val="single" w:sz="4" w:space="0" w:color="auto"/>
                  </w:tcBorders>
                  <w:vAlign w:val="center"/>
                </w:tcPr>
                <w:p w14:paraId="7742249F" w14:textId="77777777" w:rsidR="007D0577" w:rsidRPr="00710858" w:rsidRDefault="007D0577" w:rsidP="001D00C4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b/>
                      <w:sz w:val="36"/>
                      <w:szCs w:val="36"/>
                      <w:rPrChange w:id="9182" w:author="User" w:date="2025-08-27T11:49:00Z">
                        <w:rPr>
                          <w:rFonts w:eastAsia="標楷體"/>
                          <w:b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tcBorders>
                    <w:bottom w:val="single" w:sz="4" w:space="0" w:color="auto"/>
                  </w:tcBorders>
                  <w:vAlign w:val="center"/>
                </w:tcPr>
                <w:p w14:paraId="3EB22B28" w14:textId="0C1A2E40" w:rsidR="007D0577" w:rsidRPr="00710858" w:rsidRDefault="007D0577" w:rsidP="00BC4DE3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918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14:paraId="07B74534" w14:textId="77777777" w:rsidTr="00387BEB">
              <w:trPr>
                <w:cantSplit/>
                <w:trHeight w:val="661"/>
              </w:trPr>
              <w:tc>
                <w:tcPr>
                  <w:tcW w:w="1201" w:type="dxa"/>
                  <w:vMerge/>
                  <w:vAlign w:val="center"/>
                </w:tcPr>
                <w:p w14:paraId="1375C268" w14:textId="77777777" w:rsidR="007D0577" w:rsidRPr="00710858" w:rsidRDefault="007D0577" w:rsidP="007D0577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918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2099" w:type="dxa"/>
                  <w:gridSpan w:val="2"/>
                  <w:vAlign w:val="center"/>
                </w:tcPr>
                <w:p w14:paraId="27AFC0C9" w14:textId="77777777" w:rsidR="007D0577" w:rsidRPr="00710858" w:rsidRDefault="007D0577" w:rsidP="007D0577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18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18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14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187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18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18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19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191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19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</w:tc>
              <w:tc>
                <w:tcPr>
                  <w:tcW w:w="503" w:type="dxa"/>
                  <w:vAlign w:val="center"/>
                </w:tcPr>
                <w:p w14:paraId="1C83B0EB" w14:textId="77777777" w:rsidR="007D0577" w:rsidRPr="00710858" w:rsidRDefault="007D0577" w:rsidP="007D0577">
                  <w:pPr>
                    <w:snapToGrid w:val="0"/>
                    <w:jc w:val="center"/>
                    <w:rPr>
                      <w:rFonts w:eastAsia="標楷體"/>
                      <w:rPrChange w:id="919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919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20</w:t>
                  </w:r>
                </w:p>
              </w:tc>
              <w:tc>
                <w:tcPr>
                  <w:tcW w:w="6862" w:type="dxa"/>
                  <w:gridSpan w:val="5"/>
                  <w:tcBorders>
                    <w:bottom w:val="single" w:sz="4" w:space="0" w:color="auto"/>
                  </w:tcBorders>
                  <w:vAlign w:val="center"/>
                </w:tcPr>
                <w:p w14:paraId="0326EF4E" w14:textId="77777777" w:rsidR="007D0577" w:rsidRPr="00710858" w:rsidRDefault="007D0577" w:rsidP="007D0577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919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9196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打掃時間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919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PrChange w:id="9198" w:author="User" w:date="2025-08-27T11:49:00Z">
                        <w:rPr>
                          <w:color w:val="000000" w:themeColor="text1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919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clean  Time</w:t>
                  </w:r>
                </w:p>
              </w:tc>
            </w:tr>
            <w:tr w:rsidR="00710858" w:rsidRPr="00710858" w14:paraId="0EB7A1D7" w14:textId="77777777" w:rsidTr="00387BEB">
              <w:trPr>
                <w:cantSplit/>
                <w:trHeight w:val="1250"/>
              </w:trPr>
              <w:tc>
                <w:tcPr>
                  <w:tcW w:w="1201" w:type="dxa"/>
                  <w:vMerge/>
                  <w:vAlign w:val="center"/>
                </w:tcPr>
                <w:p w14:paraId="1CE68269" w14:textId="77777777" w:rsidR="007D0577" w:rsidRPr="00710858" w:rsidRDefault="007D0577" w:rsidP="007D0577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920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5225A830" w14:textId="77777777" w:rsidR="007D0577" w:rsidRPr="00710858" w:rsidRDefault="007D0577" w:rsidP="007D0577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9201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9202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7</w:t>
                  </w:r>
                </w:p>
              </w:tc>
              <w:tc>
                <w:tcPr>
                  <w:tcW w:w="1574" w:type="dxa"/>
                  <w:vAlign w:val="center"/>
                </w:tcPr>
                <w:p w14:paraId="09B210EB" w14:textId="77777777" w:rsidR="007D0577" w:rsidRPr="00710858" w:rsidRDefault="007D0577" w:rsidP="007D0577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20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20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205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20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  <w:p w14:paraId="0F3FD081" w14:textId="77777777" w:rsidR="007D0577" w:rsidRPr="00710858" w:rsidRDefault="007D0577" w:rsidP="007D0577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20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20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1E2EA322" w14:textId="77777777" w:rsidR="007D0577" w:rsidRPr="00710858" w:rsidRDefault="007D0577" w:rsidP="007D0577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20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21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211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21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503" w:type="dxa"/>
                  <w:vAlign w:val="center"/>
                </w:tcPr>
                <w:p w14:paraId="7E3500A7" w14:textId="77777777" w:rsidR="007D0577" w:rsidRPr="00710858" w:rsidRDefault="007D0577" w:rsidP="007D0577">
                  <w:pPr>
                    <w:snapToGrid w:val="0"/>
                    <w:jc w:val="center"/>
                    <w:rPr>
                      <w:rFonts w:eastAsia="標楷體"/>
                      <w:rPrChange w:id="921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921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40</w:t>
                  </w:r>
                </w:p>
              </w:tc>
              <w:tc>
                <w:tcPr>
                  <w:tcW w:w="1371" w:type="dxa"/>
                  <w:vAlign w:val="center"/>
                </w:tcPr>
                <w:p w14:paraId="7ABD8819" w14:textId="6BAD6EA1" w:rsidR="004A2A80" w:rsidRPr="00710858" w:rsidDel="00CB7C95" w:rsidRDefault="004A2A80" w:rsidP="004A2A80">
                  <w:pPr>
                    <w:snapToGrid w:val="0"/>
                    <w:spacing w:line="400" w:lineRule="exact"/>
                    <w:jc w:val="center"/>
                    <w:rPr>
                      <w:ins w:id="9215" w:author="Windows 使用者" w:date="2024-08-13T09:34:00Z"/>
                      <w:del w:id="9216" w:author="User" w:date="2025-08-19T11:16:00Z"/>
                      <w:rFonts w:eastAsia="標楷體"/>
                      <w:sz w:val="36"/>
                      <w:szCs w:val="36"/>
                      <w:rPrChange w:id="9217" w:author="User" w:date="2025-08-27T11:49:00Z">
                        <w:rPr>
                          <w:ins w:id="9218" w:author="Windows 使用者" w:date="2024-08-13T09:34:00Z"/>
                          <w:del w:id="9219" w:author="User" w:date="2025-08-19T11:16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220" w:author="Windows 使用者" w:date="2024-08-13T09:34:00Z">
                    <w:del w:id="9221" w:author="User" w:date="2025-08-19T11:16:00Z">
                      <w:r w:rsidRPr="00710858" w:rsidDel="00CB7C95">
                        <w:rPr>
                          <w:rFonts w:eastAsia="標楷體"/>
                          <w:sz w:val="36"/>
                          <w:szCs w:val="36"/>
                          <w:rPrChange w:id="9222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101</w:delText>
                      </w:r>
                    </w:del>
                  </w:ins>
                </w:p>
                <w:p w14:paraId="5266F470" w14:textId="7779FC2A" w:rsidR="007D0577" w:rsidRPr="00710858" w:rsidRDefault="004A2A80" w:rsidP="004A2A80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922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224" w:author="Windows 使用者" w:date="2024-08-13T09:34:00Z">
                    <w:del w:id="9225" w:author="User" w:date="2025-08-19T11:16:00Z">
                      <w:r w:rsidRPr="00710858" w:rsidDel="00CB7C95">
                        <w:rPr>
                          <w:rFonts w:eastAsia="標楷體" w:hint="eastAsia"/>
                          <w:sz w:val="36"/>
                          <w:szCs w:val="36"/>
                          <w:rPrChange w:id="9226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輔導</w:delText>
                      </w:r>
                    </w:del>
                  </w:ins>
                </w:p>
              </w:tc>
              <w:tc>
                <w:tcPr>
                  <w:tcW w:w="1373" w:type="dxa"/>
                  <w:vAlign w:val="center"/>
                </w:tcPr>
                <w:p w14:paraId="52BC4A92" w14:textId="77777777" w:rsidR="007D0577" w:rsidRPr="00710858" w:rsidRDefault="007D0577" w:rsidP="008D363E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922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4" w:type="dxa"/>
                  <w:tcBorders>
                    <w:top w:val="single" w:sz="4" w:space="0" w:color="auto"/>
                  </w:tcBorders>
                  <w:vAlign w:val="center"/>
                </w:tcPr>
                <w:p w14:paraId="1C85B3BC" w14:textId="77777777" w:rsidR="007D0577" w:rsidRPr="00710858" w:rsidRDefault="007D0577" w:rsidP="0025376C">
                  <w:pPr>
                    <w:snapToGrid w:val="0"/>
                    <w:jc w:val="center"/>
                    <w:rPr>
                      <w:rFonts w:eastAsia="標楷體"/>
                      <w:sz w:val="28"/>
                      <w:szCs w:val="28"/>
                      <w:rPrChange w:id="9228" w:author="User" w:date="2025-08-27T11:49:00Z">
                        <w:rPr>
                          <w:rFonts w:eastAsia="標楷體"/>
                          <w:color w:val="000000" w:themeColor="text1"/>
                          <w:sz w:val="28"/>
                          <w:szCs w:val="28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15FE7A16" w14:textId="54510263" w:rsidR="00AD3966" w:rsidRPr="00710858" w:rsidDel="00680C90" w:rsidRDefault="00AD3966" w:rsidP="00AD3966">
                  <w:pPr>
                    <w:snapToGrid w:val="0"/>
                    <w:spacing w:line="400" w:lineRule="exact"/>
                    <w:jc w:val="center"/>
                    <w:rPr>
                      <w:del w:id="9229" w:author="Windows 使用者" w:date="2024-08-12T11:57:00Z"/>
                      <w:rFonts w:eastAsia="標楷體"/>
                      <w:sz w:val="36"/>
                      <w:szCs w:val="36"/>
                      <w:rPrChange w:id="9230" w:author="User" w:date="2025-08-27T11:49:00Z">
                        <w:rPr>
                          <w:del w:id="9231" w:author="Windows 使用者" w:date="2024-08-12T11:5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9232" w:author="Windows 使用者" w:date="2024-08-12T11:57:00Z">
                    <w:r w:rsidRPr="00710858" w:rsidDel="00680C90">
                      <w:rPr>
                        <w:rFonts w:eastAsia="標楷體"/>
                        <w:sz w:val="36"/>
                        <w:szCs w:val="36"/>
                        <w:rPrChange w:id="9233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301</w:delText>
                    </w:r>
                  </w:del>
                </w:p>
                <w:p w14:paraId="504CEDF7" w14:textId="42D56934" w:rsidR="007D0577" w:rsidRPr="00710858" w:rsidRDefault="00AD3966" w:rsidP="00AD3966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923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9235" w:author="Windows 使用者" w:date="2024-08-12T11:57:00Z">
                    <w:r w:rsidRPr="00710858" w:rsidDel="00680C90">
                      <w:rPr>
                        <w:rFonts w:eastAsia="標楷體" w:hint="eastAsia"/>
                        <w:sz w:val="36"/>
                        <w:szCs w:val="36"/>
                        <w:rPrChange w:id="923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輔導</w:delText>
                    </w:r>
                  </w:del>
                </w:p>
              </w:tc>
              <w:tc>
                <w:tcPr>
                  <w:tcW w:w="1372" w:type="dxa"/>
                  <w:vAlign w:val="center"/>
                </w:tcPr>
                <w:p w14:paraId="3251FF30" w14:textId="77777777" w:rsidR="007D0577" w:rsidRPr="00710858" w:rsidRDefault="007D0577" w:rsidP="007D0577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923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14:paraId="230FD55B" w14:textId="77777777" w:rsidTr="00387BEB">
              <w:trPr>
                <w:cantSplit/>
                <w:trHeight w:val="1250"/>
              </w:trPr>
              <w:tc>
                <w:tcPr>
                  <w:tcW w:w="1201" w:type="dxa"/>
                  <w:vMerge/>
                  <w:vAlign w:val="center"/>
                </w:tcPr>
                <w:p w14:paraId="35C880EF" w14:textId="77777777" w:rsidR="007D0577" w:rsidRPr="00710858" w:rsidRDefault="007D0577" w:rsidP="007D0577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923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680723C5" w14:textId="77777777" w:rsidR="007D0577" w:rsidRPr="00710858" w:rsidRDefault="007D0577" w:rsidP="007D0577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9239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9240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8</w:t>
                  </w:r>
                </w:p>
              </w:tc>
              <w:tc>
                <w:tcPr>
                  <w:tcW w:w="1574" w:type="dxa"/>
                  <w:vAlign w:val="center"/>
                </w:tcPr>
                <w:p w14:paraId="74F41953" w14:textId="77777777" w:rsidR="007D0577" w:rsidRPr="00710858" w:rsidRDefault="007D0577" w:rsidP="007D0577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24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24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243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24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  <w:p w14:paraId="537C8069" w14:textId="77777777" w:rsidR="007D0577" w:rsidRPr="00710858" w:rsidRDefault="007D0577" w:rsidP="007D0577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24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24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6A570E57" w14:textId="77777777" w:rsidR="007D0577" w:rsidRPr="00710858" w:rsidRDefault="007D0577" w:rsidP="007D0577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24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24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16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24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25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35</w:t>
                  </w:r>
                </w:p>
              </w:tc>
              <w:tc>
                <w:tcPr>
                  <w:tcW w:w="503" w:type="dxa"/>
                  <w:vAlign w:val="center"/>
                </w:tcPr>
                <w:p w14:paraId="28CE0369" w14:textId="77777777" w:rsidR="007D0577" w:rsidRPr="00710858" w:rsidRDefault="007D0577" w:rsidP="007D0577">
                  <w:pPr>
                    <w:snapToGrid w:val="0"/>
                    <w:jc w:val="center"/>
                    <w:rPr>
                      <w:rFonts w:eastAsia="標楷體"/>
                      <w:rPrChange w:id="925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925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0265AAE4" w14:textId="77777777" w:rsidR="007D0577" w:rsidRPr="00710858" w:rsidRDefault="007D0577" w:rsidP="007D0577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925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vAlign w:val="center"/>
                </w:tcPr>
                <w:p w14:paraId="115994D8" w14:textId="77777777" w:rsidR="007D0577" w:rsidRPr="00710858" w:rsidRDefault="007D0577" w:rsidP="007D0577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925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4" w:type="dxa"/>
                  <w:tcBorders>
                    <w:top w:val="single" w:sz="4" w:space="0" w:color="auto"/>
                  </w:tcBorders>
                  <w:vAlign w:val="center"/>
                </w:tcPr>
                <w:p w14:paraId="34AFD5CC" w14:textId="77777777" w:rsidR="007D0577" w:rsidRPr="00710858" w:rsidRDefault="007D0577" w:rsidP="007D0577">
                  <w:pPr>
                    <w:snapToGrid w:val="0"/>
                    <w:spacing w:line="240" w:lineRule="atLeast"/>
                    <w:ind w:leftChars="-17" w:left="-41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925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58A9CDD9" w14:textId="77777777" w:rsidR="007D0577" w:rsidRPr="00710858" w:rsidRDefault="007D0577" w:rsidP="007D0577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925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054AD667" w14:textId="77777777" w:rsidR="007D0577" w:rsidRPr="00710858" w:rsidRDefault="007D0577" w:rsidP="007D0577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925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14:paraId="6F59156A" w14:textId="77777777" w:rsidTr="00387BEB">
              <w:trPr>
                <w:trHeight w:val="1993"/>
              </w:trPr>
              <w:tc>
                <w:tcPr>
                  <w:tcW w:w="1201" w:type="dxa"/>
                  <w:vAlign w:val="center"/>
                </w:tcPr>
                <w:p w14:paraId="3178D6C8" w14:textId="77777777" w:rsidR="007D0577" w:rsidRPr="00710858" w:rsidRDefault="007D0577" w:rsidP="007D0577">
                  <w:pPr>
                    <w:spacing w:line="400" w:lineRule="exact"/>
                    <w:jc w:val="center"/>
                    <w:rPr>
                      <w:rFonts w:eastAsia="標楷體"/>
                      <w:rPrChange w:id="925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9259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備註</w:t>
                  </w:r>
                </w:p>
              </w:tc>
              <w:tc>
                <w:tcPr>
                  <w:tcW w:w="9464" w:type="dxa"/>
                  <w:gridSpan w:val="8"/>
                  <w:vAlign w:val="center"/>
                </w:tcPr>
                <w:p w14:paraId="03D47E84" w14:textId="77777777" w:rsidR="007D0577" w:rsidRPr="00710858" w:rsidRDefault="00B844EF" w:rsidP="007D0577">
                  <w:pPr>
                    <w:snapToGrid w:val="0"/>
                    <w:spacing w:beforeLines="20" w:before="72" w:afterLines="20" w:after="72"/>
                    <w:jc w:val="both"/>
                    <w:rPr>
                      <w:rFonts w:eastAsia="標楷體"/>
                      <w:sz w:val="32"/>
                      <w:szCs w:val="26"/>
                      <w:rPrChange w:id="9260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2"/>
                      <w:szCs w:val="26"/>
                      <w:rPrChange w:id="9261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專任教師</w:t>
                  </w:r>
                  <w:r w:rsidR="008D363E" w:rsidRPr="00710858">
                    <w:rPr>
                      <w:rFonts w:eastAsia="標楷體"/>
                      <w:sz w:val="32"/>
                      <w:szCs w:val="26"/>
                      <w:rPrChange w:id="9262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[</w:t>
                  </w:r>
                  <w:r w:rsidR="00E5335B" w:rsidRPr="00710858">
                    <w:rPr>
                      <w:rFonts w:eastAsia="標楷體"/>
                      <w:sz w:val="32"/>
                      <w:szCs w:val="26"/>
                      <w:rPrChange w:id="9263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3</w:t>
                  </w:r>
                  <w:r w:rsidR="008D363E" w:rsidRPr="00710858">
                    <w:rPr>
                      <w:rFonts w:eastAsia="標楷體"/>
                      <w:sz w:val="32"/>
                      <w:szCs w:val="26"/>
                      <w:rPrChange w:id="9264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]</w:t>
                  </w:r>
                  <w:r w:rsidR="007D0577" w:rsidRPr="00710858">
                    <w:rPr>
                      <w:rFonts w:eastAsia="標楷體" w:hint="eastAsia"/>
                      <w:sz w:val="32"/>
                      <w:szCs w:val="26"/>
                      <w:rPrChange w:id="9265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：基</w:t>
                  </w:r>
                  <w:r w:rsidR="00E5335B" w:rsidRPr="00710858">
                    <w:rPr>
                      <w:rFonts w:eastAsia="標楷體"/>
                      <w:sz w:val="32"/>
                      <w:szCs w:val="26"/>
                      <w:rPrChange w:id="9266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3</w:t>
                  </w:r>
                </w:p>
                <w:p w14:paraId="2267D191" w14:textId="77777777" w:rsidR="007E3815" w:rsidRPr="008C7568" w:rsidRDefault="007E3815" w:rsidP="007E3815">
                  <w:pPr>
                    <w:snapToGrid w:val="0"/>
                    <w:spacing w:beforeLines="20" w:before="72" w:afterLines="20" w:after="72"/>
                    <w:jc w:val="both"/>
                    <w:rPr>
                      <w:ins w:id="9267" w:author="User" w:date="2025-08-20T12:09:00Z"/>
                      <w:rFonts w:eastAsia="標楷體"/>
                      <w:b/>
                      <w:bCs/>
                      <w:color w:val="FF0000"/>
                      <w:sz w:val="20"/>
                      <w:szCs w:val="22"/>
                      <w:rPrChange w:id="9268" w:author="User" w:date="2025-11-28T15:59:00Z">
                        <w:rPr>
                          <w:ins w:id="9269" w:author="User" w:date="2025-08-20T12:09:00Z"/>
                          <w:rFonts w:eastAsia="標楷體"/>
                          <w:b/>
                          <w:bCs/>
                          <w:sz w:val="20"/>
                          <w:szCs w:val="22"/>
                        </w:rPr>
                      </w:rPrChange>
                    </w:rPr>
                  </w:pPr>
                  <w:ins w:id="9270" w:author="User" w:date="2025-08-20T12:09:00Z"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9271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技藝時間：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9272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09/16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9273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9274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09/23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9275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9276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10/07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9277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9278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10/21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9279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9280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11/04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9281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9282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11/18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9283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9284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12/02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9285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9286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12/16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9287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9288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12/30</w:t>
                    </w:r>
                  </w:ins>
                </w:p>
                <w:p w14:paraId="62E39B11" w14:textId="25AD0DA3" w:rsidR="0017316D" w:rsidRPr="008C7568" w:rsidDel="007E3815" w:rsidRDefault="00404631" w:rsidP="007E3815">
                  <w:pPr>
                    <w:snapToGrid w:val="0"/>
                    <w:spacing w:beforeLines="20" w:before="72" w:afterLines="20" w:after="72"/>
                    <w:jc w:val="both"/>
                    <w:rPr>
                      <w:ins w:id="9289" w:author="Windows 使用者" w:date="2024-08-13T08:05:00Z"/>
                      <w:del w:id="9290" w:author="User" w:date="2025-08-20T12:09:00Z"/>
                      <w:rFonts w:eastAsia="標楷體"/>
                      <w:b/>
                      <w:color w:val="FF0000"/>
                      <w:sz w:val="20"/>
                      <w:szCs w:val="22"/>
                      <w:rPrChange w:id="9291" w:author="User" w:date="2025-11-28T15:59:00Z">
                        <w:rPr>
                          <w:ins w:id="9292" w:author="Windows 使用者" w:date="2024-08-13T08:05:00Z"/>
                          <w:del w:id="9293" w:author="User" w:date="2025-08-20T12:09:00Z"/>
                          <w:rFonts w:eastAsia="標楷體"/>
                          <w:b/>
                          <w:color w:val="000000" w:themeColor="text1"/>
                          <w:sz w:val="20"/>
                          <w:szCs w:val="22"/>
                        </w:rPr>
                      </w:rPrChange>
                    </w:rPr>
                  </w:pPr>
                  <w:ins w:id="9294" w:author="User" w:date="2025-08-20T13:30:00Z"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9295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社團時間：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9296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09/04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9297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9298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10/02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9299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9300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10/16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9301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9302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11/06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9303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9304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11/13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9305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9306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11/27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9307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9308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12/04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9309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9310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01/08</w:t>
                    </w:r>
                  </w:ins>
                  <w:ins w:id="9311" w:author="Windows 使用者" w:date="2024-08-13T08:05:00Z">
                    <w:del w:id="9312" w:author="User" w:date="2025-08-20T12:09:00Z">
                      <w:r w:rsidR="0017316D" w:rsidRPr="008C7568" w:rsidDel="007E3815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9313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技藝時間：</w:delText>
                      </w:r>
                      <w:r w:rsidR="0017316D" w:rsidRPr="008C7568" w:rsidDel="007E3815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9314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09/10</w:delText>
                      </w:r>
                      <w:r w:rsidR="0017316D" w:rsidRPr="008C7568" w:rsidDel="007E3815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9315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7E3815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9316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09/24</w:delText>
                      </w:r>
                      <w:r w:rsidR="0017316D" w:rsidRPr="008C7568" w:rsidDel="007E3815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9317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7E3815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9318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10/08</w:delText>
                      </w:r>
                      <w:r w:rsidR="0017316D" w:rsidRPr="008C7568" w:rsidDel="007E3815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9319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7E3815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9320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10/22</w:delText>
                      </w:r>
                      <w:r w:rsidR="0017316D" w:rsidRPr="008C7568" w:rsidDel="007E3815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9321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7E3815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9322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11/05</w:delText>
                      </w:r>
                      <w:r w:rsidR="0017316D" w:rsidRPr="008C7568" w:rsidDel="007E3815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9323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7E3815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9324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11/19</w:delText>
                      </w:r>
                      <w:r w:rsidR="0017316D" w:rsidRPr="008C7568" w:rsidDel="007E3815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9325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7E3815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9326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12/03</w:delText>
                      </w:r>
                      <w:r w:rsidR="0017316D" w:rsidRPr="008C7568" w:rsidDel="007E3815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9327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7E3815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9328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12/17</w:delText>
                      </w:r>
                      <w:r w:rsidR="0017316D" w:rsidRPr="008C7568" w:rsidDel="007E3815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9329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7E3815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9330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12/31</w:delText>
                      </w:r>
                    </w:del>
                  </w:ins>
                </w:p>
                <w:p w14:paraId="42819DEF" w14:textId="2FA32FA6" w:rsidR="007E1983" w:rsidRPr="008C7568" w:rsidDel="00BD2FC2" w:rsidRDefault="0017316D" w:rsidP="0017316D">
                  <w:pPr>
                    <w:snapToGrid w:val="0"/>
                    <w:spacing w:beforeLines="20" w:before="72" w:afterLines="20" w:after="72"/>
                    <w:jc w:val="both"/>
                    <w:rPr>
                      <w:del w:id="9331" w:author="Windows 使用者" w:date="2024-08-12T13:36:00Z"/>
                      <w:rFonts w:eastAsia="標楷體"/>
                      <w:b/>
                      <w:color w:val="FF0000"/>
                      <w:szCs w:val="22"/>
                      <w:rPrChange w:id="9332" w:author="User" w:date="2025-11-28T15:59:00Z">
                        <w:rPr>
                          <w:del w:id="9333" w:author="Windows 使用者" w:date="2024-08-12T13:36:00Z"/>
                          <w:rFonts w:eastAsia="標楷體"/>
                          <w:b/>
                          <w:color w:val="000000" w:themeColor="text1"/>
                          <w:szCs w:val="22"/>
                        </w:rPr>
                      </w:rPrChange>
                    </w:rPr>
                  </w:pPr>
                  <w:ins w:id="9334" w:author="Windows 使用者" w:date="2024-08-13T08:05:00Z">
                    <w:del w:id="9335" w:author="User" w:date="2025-08-20T12:09:00Z">
                      <w:r w:rsidRPr="008C7568" w:rsidDel="007E3815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9336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聯課時間：</w:delText>
                      </w:r>
                      <w:r w:rsidRPr="008C7568" w:rsidDel="007E3815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9337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09/05</w:delText>
                      </w:r>
                      <w:r w:rsidRPr="008C7568" w:rsidDel="007E3815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9338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7E3815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9339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09/12</w:delText>
                      </w:r>
                      <w:r w:rsidRPr="008C7568" w:rsidDel="007E3815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9340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7E3815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9341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10/03</w:delText>
                      </w:r>
                      <w:r w:rsidRPr="008C7568" w:rsidDel="007E3815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9342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7E3815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9343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10/17</w:delText>
                      </w:r>
                      <w:r w:rsidRPr="008C7568" w:rsidDel="007E3815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9344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7E3815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9345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10/24</w:delText>
                      </w:r>
                      <w:r w:rsidRPr="008C7568" w:rsidDel="007E3815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9346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7E3815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9347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11/28</w:delText>
                      </w:r>
                      <w:r w:rsidRPr="008C7568" w:rsidDel="007E3815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9348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7E3815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9349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12/05</w:delText>
                      </w:r>
                      <w:r w:rsidRPr="008C7568" w:rsidDel="007E3815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9350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7E3815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9351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12/19</w:delText>
                      </w:r>
                      <w:r w:rsidRPr="008C7568" w:rsidDel="007E3815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9352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7E3815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9353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01/09</w:delText>
                      </w:r>
                    </w:del>
                  </w:ins>
                  <w:del w:id="9354" w:author="Windows 使用者" w:date="2024-08-12T13:36:00Z">
                    <w:r w:rsidR="007E1983"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9355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技藝時間：</w:delText>
                    </w:r>
                    <w:r w:rsidR="007E1983"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9356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09/05</w:delText>
                    </w:r>
                    <w:r w:rsidR="007E1983"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9357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9358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09/19</w:delText>
                    </w:r>
                    <w:r w:rsidR="007E1983"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9359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9360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10/03</w:delText>
                    </w:r>
                    <w:r w:rsidR="007E1983"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9361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9362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10/24</w:delText>
                    </w:r>
                    <w:r w:rsidR="007E1983"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9363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9364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11/07</w:delText>
                    </w:r>
                    <w:r w:rsidR="007E1983"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9365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9366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11/21</w:delText>
                    </w:r>
                    <w:r w:rsidR="007E1983"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9367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9368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12/05</w:delText>
                    </w:r>
                    <w:r w:rsidR="007E1983"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9369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9370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12/19</w:delText>
                    </w:r>
                    <w:r w:rsidR="007E1983"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9371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9372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01/02</w:delText>
                    </w:r>
                  </w:del>
                </w:p>
                <w:p w14:paraId="2E257DD5" w14:textId="503F5B8D" w:rsidR="007D0577" w:rsidRPr="00710858" w:rsidRDefault="007E1983" w:rsidP="007E1983">
                  <w:pPr>
                    <w:snapToGrid w:val="0"/>
                    <w:spacing w:beforeLines="20" w:before="72" w:afterLines="20" w:after="72"/>
                    <w:jc w:val="both"/>
                    <w:rPr>
                      <w:rFonts w:eastAsia="標楷體"/>
                      <w:sz w:val="26"/>
                      <w:szCs w:val="26"/>
                      <w:rPrChange w:id="937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del w:id="9374" w:author="Windows 使用者" w:date="2024-08-12T13:36:00Z">
                    <w:r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9375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聯課時間：</w:delText>
                    </w:r>
                    <w:r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9376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08/31</w:delText>
                    </w:r>
                    <w:r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9377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9378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09/07</w:delText>
                    </w:r>
                    <w:r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9379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9380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09/21</w:delText>
                    </w:r>
                    <w:r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9381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9382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10/12</w:delText>
                    </w:r>
                    <w:r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9383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9384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11/02</w:delText>
                    </w:r>
                    <w:r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9385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9386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11/16</w:delText>
                    </w:r>
                    <w:r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9387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9388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11/23</w:delText>
                    </w:r>
                    <w:r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9389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9390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12/14</w:delText>
                    </w:r>
                    <w:r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9391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9392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12/21</w:delText>
                    </w:r>
                    <w:r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9393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9394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01/11</w:delText>
                    </w:r>
                  </w:del>
                </w:p>
              </w:tc>
            </w:tr>
          </w:tbl>
          <w:p w14:paraId="479776D3" w14:textId="77777777" w:rsidR="00387BEB" w:rsidRPr="00710858" w:rsidRDefault="00387BEB" w:rsidP="00387BEB">
            <w:pPr>
              <w:jc w:val="center"/>
              <w:rPr>
                <w:rPrChange w:id="9395" w:author="User" w:date="2025-08-27T11:49:00Z">
                  <w:rPr>
                    <w:color w:val="000000" w:themeColor="text1"/>
                  </w:rPr>
                </w:rPrChange>
              </w:rPr>
            </w:pPr>
            <w:r w:rsidRPr="00710858">
              <w:rPr>
                <w:rFonts w:eastAsia="標楷體" w:hint="eastAsia"/>
                <w:b/>
                <w:sz w:val="52"/>
                <w:rPrChange w:id="9396" w:author="User" w:date="2025-08-27T11:49:00Z">
                  <w:rPr>
                    <w:rFonts w:eastAsia="標楷體" w:hint="eastAsia"/>
                    <w:b/>
                    <w:color w:val="000000" w:themeColor="text1"/>
                    <w:sz w:val="52"/>
                  </w:rPr>
                </w:rPrChange>
              </w:rPr>
              <w:t>高雄市立甲仙國民中學</w:t>
            </w:r>
          </w:p>
        </w:tc>
      </w:tr>
      <w:tr w:rsidR="00710858" w:rsidRPr="00710858" w14:paraId="2F8C87CE" w14:textId="77777777" w:rsidTr="00AB0495">
        <w:tc>
          <w:tcPr>
            <w:tcW w:w="10682" w:type="dxa"/>
          </w:tcPr>
          <w:tbl>
            <w:tblPr>
              <w:tblpPr w:leftFromText="180" w:rightFromText="180" w:vertAnchor="page" w:horzAnchor="margin" w:tblpXSpec="center" w:tblpY="901"/>
              <w:tblW w:w="1066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201"/>
              <w:gridCol w:w="525"/>
              <w:gridCol w:w="1574"/>
              <w:gridCol w:w="503"/>
              <w:gridCol w:w="1371"/>
              <w:gridCol w:w="1373"/>
              <w:gridCol w:w="1374"/>
              <w:gridCol w:w="1372"/>
              <w:gridCol w:w="1372"/>
            </w:tblGrid>
            <w:tr w:rsidR="00710858" w:rsidRPr="00710858" w14:paraId="7A00AD04" w14:textId="77777777" w:rsidTr="008763FA">
              <w:trPr>
                <w:trHeight w:val="719"/>
              </w:trPr>
              <w:tc>
                <w:tcPr>
                  <w:tcW w:w="3803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3860F73" w14:textId="77777777" w:rsidR="00A83CC6" w:rsidRPr="00710858" w:rsidRDefault="00A83CC6" w:rsidP="00A83CC6">
                  <w:pPr>
                    <w:spacing w:line="400" w:lineRule="exact"/>
                    <w:ind w:rightChars="72" w:right="173"/>
                    <w:rPr>
                      <w:rFonts w:eastAsia="標楷體"/>
                      <w:sz w:val="40"/>
                      <w:szCs w:val="40"/>
                      <w:rPrChange w:id="9397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</w:pPr>
                </w:p>
              </w:tc>
              <w:tc>
                <w:tcPr>
                  <w:tcW w:w="6862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90B852B" w14:textId="77777777" w:rsidR="00A83CC6" w:rsidRPr="00710858" w:rsidRDefault="00A83CC6" w:rsidP="00A83CC6">
                  <w:pPr>
                    <w:spacing w:line="400" w:lineRule="exact"/>
                    <w:ind w:rightChars="532" w:right="1277"/>
                    <w:rPr>
                      <w:rFonts w:eastAsia="標楷體"/>
                      <w:sz w:val="40"/>
                      <w:szCs w:val="40"/>
                      <w:rPrChange w:id="9398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0"/>
                      <w:szCs w:val="40"/>
                      <w:rPrChange w:id="9399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 xml:space="preserve">     </w:t>
                  </w:r>
                  <w:r w:rsidRPr="00710858">
                    <w:rPr>
                      <w:rFonts w:eastAsia="標楷體" w:hint="eastAsia"/>
                      <w:sz w:val="40"/>
                      <w:szCs w:val="40"/>
                      <w:rPrChange w:id="9400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教</w:t>
                  </w:r>
                  <w:r w:rsidRPr="00710858">
                    <w:rPr>
                      <w:rFonts w:eastAsia="標楷體"/>
                      <w:sz w:val="40"/>
                      <w:szCs w:val="40"/>
                      <w:rPrChange w:id="9401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 xml:space="preserve">     </w:t>
                  </w:r>
                  <w:r w:rsidRPr="00710858">
                    <w:rPr>
                      <w:rFonts w:eastAsia="標楷體" w:hint="eastAsia"/>
                      <w:sz w:val="40"/>
                      <w:szCs w:val="40"/>
                      <w:rPrChange w:id="9402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師：顏良宇老師</w:t>
                  </w:r>
                </w:p>
              </w:tc>
            </w:tr>
            <w:tr w:rsidR="00710858" w:rsidRPr="00710858" w14:paraId="08929697" w14:textId="77777777" w:rsidTr="008763FA">
              <w:tc>
                <w:tcPr>
                  <w:tcW w:w="3803" w:type="dxa"/>
                  <w:gridSpan w:val="4"/>
                  <w:tcBorders>
                    <w:bottom w:val="nil"/>
                  </w:tcBorders>
                </w:tcPr>
                <w:p w14:paraId="06FA6FF6" w14:textId="6E94BFE1" w:rsidR="00A83CC6" w:rsidRPr="00710858" w:rsidRDefault="00EA363D" w:rsidP="00A83CC6">
                  <w:pPr>
                    <w:spacing w:line="400" w:lineRule="exact"/>
                    <w:ind w:leftChars="221" w:left="530" w:rightChars="227" w:right="545"/>
                    <w:jc w:val="distribute"/>
                    <w:rPr>
                      <w:rFonts w:eastAsia="標楷體"/>
                      <w:rPrChange w:id="940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36"/>
                      <w:rPrChange w:id="940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</w:rPr>
                      </w:rPrChange>
                    </w:rPr>
                    <w:t>1</w:t>
                  </w:r>
                  <w:r w:rsidR="00893BC2" w:rsidRPr="00710858">
                    <w:rPr>
                      <w:rFonts w:eastAsia="標楷體"/>
                      <w:sz w:val="36"/>
                      <w:rPrChange w:id="940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</w:rPr>
                      </w:rPrChange>
                    </w:rPr>
                    <w:t>1</w:t>
                  </w:r>
                  <w:ins w:id="9406" w:author="User" w:date="2025-08-19T11:16:00Z">
                    <w:r w:rsidR="00AD0E2C" w:rsidRPr="00710858">
                      <w:rPr>
                        <w:rFonts w:eastAsia="標楷體"/>
                        <w:sz w:val="36"/>
                        <w:rPrChange w:id="9407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</w:rPr>
                        </w:rPrChange>
                      </w:rPr>
                      <w:t>4</w:t>
                    </w:r>
                  </w:ins>
                  <w:ins w:id="9408" w:author="Windows 使用者" w:date="2024-08-02T14:29:00Z">
                    <w:del w:id="9409" w:author="User" w:date="2025-08-19T11:16:00Z">
                      <w:r w:rsidR="009A6733" w:rsidRPr="00710858" w:rsidDel="00AD0E2C">
                        <w:rPr>
                          <w:rFonts w:eastAsia="標楷體"/>
                          <w:sz w:val="36"/>
                          <w:rPrChange w:id="9410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</w:rPr>
                          </w:rPrChange>
                        </w:rPr>
                        <w:delText>3</w:delText>
                      </w:r>
                    </w:del>
                  </w:ins>
                  <w:del w:id="9411" w:author="Windows 使用者" w:date="2024-08-02T14:29:00Z">
                    <w:r w:rsidR="00893BC2" w:rsidRPr="00710858" w:rsidDel="009A6733">
                      <w:rPr>
                        <w:rFonts w:eastAsia="標楷體"/>
                        <w:sz w:val="36"/>
                        <w:rPrChange w:id="9412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</w:rPr>
                        </w:rPrChange>
                      </w:rPr>
                      <w:delText>2</w:delText>
                    </w:r>
                  </w:del>
                  <w:r w:rsidR="005025B5" w:rsidRPr="00710858">
                    <w:rPr>
                      <w:rFonts w:eastAsia="標楷體" w:hint="eastAsia"/>
                      <w:sz w:val="36"/>
                      <w:rPrChange w:id="9413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</w:rPr>
                      </w:rPrChange>
                    </w:rPr>
                    <w:t>學年度</w:t>
                  </w:r>
                  <w:ins w:id="9414" w:author="User" w:date="2025-11-28T15:45:00Z">
                    <w:r w:rsidR="008C02B5">
                      <w:rPr>
                        <w:rFonts w:eastAsia="標楷體" w:hint="eastAsia"/>
                        <w:sz w:val="20"/>
                        <w:szCs w:val="40"/>
                      </w:rPr>
                      <w:t>01</w:t>
                    </w:r>
                    <w:r w:rsidR="008C02B5" w:rsidRPr="007D068A">
                      <w:rPr>
                        <w:rFonts w:eastAsia="標楷體"/>
                        <w:sz w:val="20"/>
                        <w:szCs w:val="40"/>
                      </w:rPr>
                      <w:t>/</w:t>
                    </w:r>
                    <w:r w:rsidR="008C02B5">
                      <w:rPr>
                        <w:rFonts w:eastAsia="標楷體" w:hint="eastAsia"/>
                        <w:sz w:val="20"/>
                        <w:szCs w:val="40"/>
                      </w:rPr>
                      <w:t>05</w:t>
                    </w:r>
                  </w:ins>
                  <w:del w:id="9415" w:author="User" w:date="2025-11-28T15:45:00Z">
                    <w:r w:rsidR="000C50A0" w:rsidRPr="00710858" w:rsidDel="008C02B5">
                      <w:rPr>
                        <w:rFonts w:eastAsia="標楷體"/>
                        <w:sz w:val="20"/>
                        <w:szCs w:val="40"/>
                        <w:rPrChange w:id="9416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0</w:delText>
                    </w:r>
                    <w:r w:rsidR="00352003" w:rsidRPr="00710858" w:rsidDel="008C02B5">
                      <w:rPr>
                        <w:rFonts w:eastAsia="標楷體"/>
                        <w:sz w:val="20"/>
                        <w:szCs w:val="40"/>
                        <w:rPrChange w:id="9417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8</w:delText>
                    </w:r>
                    <w:r w:rsidR="000C50A0" w:rsidRPr="00710858" w:rsidDel="008C02B5">
                      <w:rPr>
                        <w:rFonts w:eastAsia="標楷體"/>
                        <w:sz w:val="20"/>
                        <w:szCs w:val="40"/>
                        <w:rPrChange w:id="9418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/</w:delText>
                    </w:r>
                  </w:del>
                  <w:ins w:id="9419" w:author="Windows 使用者" w:date="2024-08-07T09:11:00Z">
                    <w:del w:id="9420" w:author="User" w:date="2025-08-19T11:16:00Z">
                      <w:r w:rsidR="00CC029C" w:rsidRPr="00710858" w:rsidDel="00AD0E2C">
                        <w:rPr>
                          <w:rFonts w:eastAsia="標楷體"/>
                          <w:sz w:val="20"/>
                          <w:szCs w:val="40"/>
                          <w:rPrChange w:id="9421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40"/>
                            </w:rPr>
                          </w:rPrChange>
                        </w:rPr>
                        <w:delText>07</w:delText>
                      </w:r>
                    </w:del>
                  </w:ins>
                  <w:del w:id="9422" w:author="Windows 使用者" w:date="2024-08-07T09:11:00Z">
                    <w:r w:rsidR="00893BC2" w:rsidRPr="00710858" w:rsidDel="00CC029C">
                      <w:rPr>
                        <w:rFonts w:eastAsia="標楷體"/>
                        <w:sz w:val="20"/>
                        <w:szCs w:val="40"/>
                        <w:rPrChange w:id="9423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23</w:delText>
                    </w:r>
                  </w:del>
                  <w:r w:rsidR="005025B5" w:rsidRPr="00710858">
                    <w:rPr>
                      <w:rFonts w:eastAsia="標楷體" w:hint="eastAsia"/>
                      <w:sz w:val="20"/>
                      <w:szCs w:val="40"/>
                      <w:rPrChange w:id="9424" w:author="User" w:date="2025-08-27T11:49:00Z">
                        <w:rPr>
                          <w:rFonts w:eastAsia="標楷體" w:hint="eastAsia"/>
                          <w:color w:val="000000" w:themeColor="text1"/>
                          <w:sz w:val="20"/>
                          <w:szCs w:val="40"/>
                        </w:rPr>
                      </w:rPrChange>
                    </w:rPr>
                    <w:t>製</w:t>
                  </w:r>
                </w:p>
              </w:tc>
              <w:tc>
                <w:tcPr>
                  <w:tcW w:w="6862" w:type="dxa"/>
                  <w:gridSpan w:val="5"/>
                  <w:tcBorders>
                    <w:bottom w:val="nil"/>
                  </w:tcBorders>
                </w:tcPr>
                <w:p w14:paraId="50A5ED6F" w14:textId="77777777" w:rsidR="00A83CC6" w:rsidRPr="00710858" w:rsidRDefault="00A83CC6" w:rsidP="00A83CC6">
                  <w:pPr>
                    <w:spacing w:line="400" w:lineRule="exact"/>
                    <w:ind w:leftChars="507" w:left="1217" w:rightChars="532" w:right="1277"/>
                    <w:jc w:val="distribute"/>
                    <w:rPr>
                      <w:rFonts w:eastAsia="標楷體"/>
                      <w:rPrChange w:id="942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rPrChange w:id="9426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</w:rPr>
                      </w:rPrChange>
                    </w:rPr>
                    <w:t>週課表</w:t>
                  </w:r>
                </w:p>
              </w:tc>
            </w:tr>
            <w:tr w:rsidR="00710858" w:rsidRPr="00710858" w14:paraId="0418F22F" w14:textId="77777777" w:rsidTr="008763FA">
              <w:trPr>
                <w:cantSplit/>
              </w:trPr>
              <w:tc>
                <w:tcPr>
                  <w:tcW w:w="3803" w:type="dxa"/>
                  <w:gridSpan w:val="4"/>
                  <w:vMerge w:val="restart"/>
                  <w:tcBorders>
                    <w:tl2br w:val="single" w:sz="4" w:space="0" w:color="auto"/>
                  </w:tcBorders>
                </w:tcPr>
                <w:p w14:paraId="7AA7DB78" w14:textId="77777777" w:rsidR="00A83CC6" w:rsidRPr="00710858" w:rsidRDefault="00A83CC6" w:rsidP="00A83CC6">
                  <w:pPr>
                    <w:spacing w:line="180" w:lineRule="exact"/>
                    <w:jc w:val="right"/>
                    <w:rPr>
                      <w:rFonts w:eastAsia="標楷體"/>
                      <w:sz w:val="16"/>
                      <w:szCs w:val="16"/>
                      <w:rPrChange w:id="9427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9428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星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9429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9430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期</w:t>
                  </w:r>
                </w:p>
                <w:p w14:paraId="149B88C7" w14:textId="77777777" w:rsidR="00A83CC6" w:rsidRPr="00710858" w:rsidRDefault="00A83CC6" w:rsidP="00A83CC6">
                  <w:pPr>
                    <w:wordWrap w:val="0"/>
                    <w:spacing w:line="180" w:lineRule="exact"/>
                    <w:jc w:val="right"/>
                    <w:rPr>
                      <w:rFonts w:eastAsia="標楷體"/>
                      <w:sz w:val="16"/>
                      <w:szCs w:val="16"/>
                      <w:rPrChange w:id="9431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9432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科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9433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9434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目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9435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 Week</w:t>
                  </w:r>
                </w:p>
                <w:p w14:paraId="2DDAE946" w14:textId="77777777" w:rsidR="00A83CC6" w:rsidRPr="00710858" w:rsidRDefault="00A83CC6" w:rsidP="00A83CC6">
                  <w:pPr>
                    <w:spacing w:line="180" w:lineRule="exact"/>
                    <w:rPr>
                      <w:rFonts w:eastAsia="標楷體"/>
                      <w:sz w:val="16"/>
                      <w:szCs w:val="16"/>
                      <w:rPrChange w:id="9436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9437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節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9438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9439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次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9440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                       Subject</w:t>
                  </w:r>
                </w:p>
                <w:p w14:paraId="4233F7FF" w14:textId="77777777" w:rsidR="00A83CC6" w:rsidRPr="00710858" w:rsidRDefault="00A83CC6" w:rsidP="00A83CC6">
                  <w:pPr>
                    <w:spacing w:line="180" w:lineRule="exact"/>
                    <w:rPr>
                      <w:rFonts w:eastAsia="標楷體"/>
                      <w:rPrChange w:id="944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16"/>
                      <w:szCs w:val="16"/>
                      <w:rPrChange w:id="9442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Course        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9443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時間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9444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Time</w:t>
                  </w:r>
                </w:p>
              </w:tc>
              <w:tc>
                <w:tcPr>
                  <w:tcW w:w="1371" w:type="dxa"/>
                  <w:tcBorders>
                    <w:bottom w:val="nil"/>
                  </w:tcBorders>
                  <w:vAlign w:val="center"/>
                </w:tcPr>
                <w:p w14:paraId="5EBDDC1C" w14:textId="77777777" w:rsidR="00A83CC6" w:rsidRPr="00710858" w:rsidRDefault="00A83CC6" w:rsidP="00A83CC6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944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9446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一</w:t>
                  </w:r>
                </w:p>
              </w:tc>
              <w:tc>
                <w:tcPr>
                  <w:tcW w:w="1373" w:type="dxa"/>
                  <w:tcBorders>
                    <w:bottom w:val="nil"/>
                  </w:tcBorders>
                  <w:vAlign w:val="center"/>
                </w:tcPr>
                <w:p w14:paraId="34B1FC48" w14:textId="77777777" w:rsidR="00A83CC6" w:rsidRPr="00710858" w:rsidRDefault="00A83CC6" w:rsidP="00A83CC6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944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9448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二</w:t>
                  </w:r>
                </w:p>
              </w:tc>
              <w:tc>
                <w:tcPr>
                  <w:tcW w:w="1374" w:type="dxa"/>
                  <w:tcBorders>
                    <w:bottom w:val="nil"/>
                  </w:tcBorders>
                  <w:vAlign w:val="center"/>
                </w:tcPr>
                <w:p w14:paraId="2B283564" w14:textId="77777777" w:rsidR="00A83CC6" w:rsidRPr="00710858" w:rsidRDefault="00A83CC6" w:rsidP="00A83CC6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944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9450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三</w:t>
                  </w:r>
                </w:p>
              </w:tc>
              <w:tc>
                <w:tcPr>
                  <w:tcW w:w="1372" w:type="dxa"/>
                  <w:tcBorders>
                    <w:bottom w:val="nil"/>
                  </w:tcBorders>
                  <w:vAlign w:val="center"/>
                </w:tcPr>
                <w:p w14:paraId="409511FF" w14:textId="77777777" w:rsidR="00A83CC6" w:rsidRPr="00710858" w:rsidRDefault="00A83CC6" w:rsidP="00A83CC6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945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9452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四</w:t>
                  </w:r>
                </w:p>
              </w:tc>
              <w:tc>
                <w:tcPr>
                  <w:tcW w:w="1372" w:type="dxa"/>
                  <w:tcBorders>
                    <w:bottom w:val="nil"/>
                  </w:tcBorders>
                  <w:vAlign w:val="center"/>
                </w:tcPr>
                <w:p w14:paraId="31E04738" w14:textId="77777777" w:rsidR="00A83CC6" w:rsidRPr="00710858" w:rsidRDefault="00A83CC6" w:rsidP="00A83CC6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945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9454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五</w:t>
                  </w:r>
                </w:p>
              </w:tc>
            </w:tr>
            <w:tr w:rsidR="00710858" w:rsidRPr="00710858" w14:paraId="04870FDF" w14:textId="77777777" w:rsidTr="008763FA">
              <w:trPr>
                <w:cantSplit/>
              </w:trPr>
              <w:tc>
                <w:tcPr>
                  <w:tcW w:w="3803" w:type="dxa"/>
                  <w:gridSpan w:val="4"/>
                  <w:vMerge/>
                </w:tcPr>
                <w:p w14:paraId="4C0FA973" w14:textId="77777777" w:rsidR="00A83CC6" w:rsidRPr="00710858" w:rsidRDefault="00A83CC6" w:rsidP="00A83CC6">
                  <w:pPr>
                    <w:spacing w:line="400" w:lineRule="exact"/>
                    <w:rPr>
                      <w:rFonts w:eastAsia="標楷體"/>
                      <w:rPrChange w:id="945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1371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0FE47959" w14:textId="77777777" w:rsidR="00A83CC6" w:rsidRPr="00710858" w:rsidRDefault="00A83CC6" w:rsidP="00A83CC6">
                  <w:pPr>
                    <w:jc w:val="center"/>
                    <w:rPr>
                      <w:rFonts w:eastAsia="標楷體"/>
                      <w:rPrChange w:id="945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945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Monday</w:t>
                  </w:r>
                </w:p>
              </w:tc>
              <w:tc>
                <w:tcPr>
                  <w:tcW w:w="1373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4B0FF345" w14:textId="77777777" w:rsidR="00A83CC6" w:rsidRPr="00710858" w:rsidRDefault="00A83CC6" w:rsidP="00A83CC6">
                  <w:pPr>
                    <w:jc w:val="center"/>
                    <w:rPr>
                      <w:rFonts w:eastAsia="標楷體"/>
                      <w:rPrChange w:id="945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945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Tuesday</w:t>
                  </w:r>
                </w:p>
              </w:tc>
              <w:tc>
                <w:tcPr>
                  <w:tcW w:w="1374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3DF470CA" w14:textId="77777777" w:rsidR="00A83CC6" w:rsidRPr="00710858" w:rsidRDefault="00A83CC6" w:rsidP="00A83CC6">
                  <w:pPr>
                    <w:jc w:val="center"/>
                    <w:rPr>
                      <w:rFonts w:eastAsia="標楷體"/>
                      <w:spacing w:val="-20"/>
                      <w:rPrChange w:id="9460" w:author="User" w:date="2025-08-27T11:49:00Z">
                        <w:rPr>
                          <w:rFonts w:eastAsia="標楷體"/>
                          <w:color w:val="000000" w:themeColor="text1"/>
                          <w:spacing w:val="-20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pacing w:val="-20"/>
                      <w:rPrChange w:id="9461" w:author="User" w:date="2025-08-27T11:49:00Z">
                        <w:rPr>
                          <w:rFonts w:eastAsia="標楷體"/>
                          <w:color w:val="000000" w:themeColor="text1"/>
                          <w:spacing w:val="-20"/>
                        </w:rPr>
                      </w:rPrChange>
                    </w:rPr>
                    <w:t>Wednesday</w:t>
                  </w:r>
                </w:p>
              </w:tc>
              <w:tc>
                <w:tcPr>
                  <w:tcW w:w="1372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6597BD3D" w14:textId="77777777" w:rsidR="00A83CC6" w:rsidRPr="00710858" w:rsidRDefault="00A83CC6" w:rsidP="00A83CC6">
                  <w:pPr>
                    <w:jc w:val="center"/>
                    <w:rPr>
                      <w:rFonts w:eastAsia="標楷體"/>
                      <w:rPrChange w:id="946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946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Thursday</w:t>
                  </w:r>
                </w:p>
              </w:tc>
              <w:tc>
                <w:tcPr>
                  <w:tcW w:w="1372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0943AE6C" w14:textId="77777777" w:rsidR="00A83CC6" w:rsidRPr="00710858" w:rsidRDefault="00A83CC6" w:rsidP="00A83CC6">
                  <w:pPr>
                    <w:jc w:val="center"/>
                    <w:rPr>
                      <w:rFonts w:eastAsia="標楷體"/>
                      <w:rPrChange w:id="946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946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Friday</w:t>
                  </w:r>
                </w:p>
              </w:tc>
            </w:tr>
            <w:tr w:rsidR="00710858" w:rsidRPr="00710858" w14:paraId="0415BFCC" w14:textId="77777777" w:rsidTr="008763FA">
              <w:trPr>
                <w:cantSplit/>
                <w:trHeight w:val="419"/>
              </w:trPr>
              <w:tc>
                <w:tcPr>
                  <w:tcW w:w="1201" w:type="dxa"/>
                  <w:vMerge w:val="restart"/>
                  <w:vAlign w:val="center"/>
                </w:tcPr>
                <w:p w14:paraId="4C789F0D" w14:textId="77777777" w:rsidR="00A83CC6" w:rsidRPr="00710858" w:rsidRDefault="00A83CC6" w:rsidP="00A83CC6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9466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9467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上午</w:t>
                  </w:r>
                </w:p>
                <w:p w14:paraId="4A7A82AC" w14:textId="77777777" w:rsidR="00A83CC6" w:rsidRPr="00710858" w:rsidRDefault="00A83CC6" w:rsidP="00A83CC6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9468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2"/>
                      <w:szCs w:val="22"/>
                      <w:rPrChange w:id="9469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2"/>
                        </w:rPr>
                      </w:rPrChange>
                    </w:rPr>
                    <w:t>Morning</w:t>
                  </w:r>
                </w:p>
              </w:tc>
              <w:tc>
                <w:tcPr>
                  <w:tcW w:w="2099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14:paraId="58F3EF3A" w14:textId="77777777" w:rsidR="00A83CC6" w:rsidRPr="00710858" w:rsidRDefault="00A83CC6" w:rsidP="00A83CC6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47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47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7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472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47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30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474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47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8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476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47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05</w:t>
                  </w:r>
                </w:p>
              </w:tc>
              <w:tc>
                <w:tcPr>
                  <w:tcW w:w="503" w:type="dxa"/>
                  <w:tcBorders>
                    <w:bottom w:val="single" w:sz="4" w:space="0" w:color="auto"/>
                  </w:tcBorders>
                  <w:vAlign w:val="center"/>
                </w:tcPr>
                <w:p w14:paraId="212D6FBF" w14:textId="77777777" w:rsidR="00A83CC6" w:rsidRPr="00710858" w:rsidRDefault="00A83CC6" w:rsidP="00A83CC6">
                  <w:pPr>
                    <w:snapToGrid w:val="0"/>
                    <w:jc w:val="center"/>
                    <w:rPr>
                      <w:rFonts w:eastAsia="標楷體"/>
                      <w:rPrChange w:id="947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947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35</w:t>
                  </w:r>
                </w:p>
              </w:tc>
              <w:tc>
                <w:tcPr>
                  <w:tcW w:w="6862" w:type="dxa"/>
                  <w:gridSpan w:val="5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724A689" w14:textId="77777777" w:rsidR="00A83CC6" w:rsidRPr="00710858" w:rsidRDefault="00A83CC6" w:rsidP="00A83CC6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2"/>
                      <w:szCs w:val="32"/>
                      <w:rPrChange w:id="9480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2"/>
                      <w:szCs w:val="32"/>
                      <w:rPrChange w:id="9481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升旗早會、早自習</w:t>
                  </w:r>
                </w:p>
              </w:tc>
            </w:tr>
            <w:tr w:rsidR="00710858" w:rsidRPr="00710858" w14:paraId="69086A99" w14:textId="77777777" w:rsidTr="008763FA">
              <w:trPr>
                <w:cantSplit/>
              </w:trPr>
              <w:tc>
                <w:tcPr>
                  <w:tcW w:w="1201" w:type="dxa"/>
                  <w:vMerge/>
                  <w:vAlign w:val="center"/>
                </w:tcPr>
                <w:p w14:paraId="516BA969" w14:textId="77777777" w:rsidR="00A83CC6" w:rsidRPr="00710858" w:rsidRDefault="00A83CC6" w:rsidP="00A83CC6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948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2A4EF2BE" w14:textId="77777777" w:rsidR="00A83CC6" w:rsidRPr="00710858" w:rsidRDefault="00A83CC6" w:rsidP="00A83CC6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9483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9484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1</w:t>
                  </w:r>
                </w:p>
              </w:tc>
              <w:tc>
                <w:tcPr>
                  <w:tcW w:w="1574" w:type="dxa"/>
                  <w:vAlign w:val="center"/>
                </w:tcPr>
                <w:p w14:paraId="31C33572" w14:textId="77777777" w:rsidR="00A83CC6" w:rsidRPr="00710858" w:rsidRDefault="00A83CC6" w:rsidP="00A83CC6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48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48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8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487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48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</w:p>
                <w:p w14:paraId="28E628C3" w14:textId="77777777" w:rsidR="00A83CC6" w:rsidRPr="00710858" w:rsidRDefault="00A83CC6" w:rsidP="00A83CC6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48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49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20B68C38" w14:textId="77777777" w:rsidR="00A83CC6" w:rsidRPr="00710858" w:rsidRDefault="00A83CC6" w:rsidP="00A83CC6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49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49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493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49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</w:tc>
              <w:tc>
                <w:tcPr>
                  <w:tcW w:w="503" w:type="dxa"/>
                  <w:vAlign w:val="center"/>
                </w:tcPr>
                <w:p w14:paraId="162E0FD8" w14:textId="77777777" w:rsidR="00A83CC6" w:rsidRPr="00710858" w:rsidRDefault="00A83CC6" w:rsidP="00A83CC6">
                  <w:pPr>
                    <w:snapToGrid w:val="0"/>
                    <w:jc w:val="center"/>
                    <w:rPr>
                      <w:rFonts w:eastAsia="標楷體"/>
                      <w:rPrChange w:id="949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949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42F78C7C" w14:textId="4B90B5A3" w:rsidR="00EF1D54" w:rsidRPr="00710858" w:rsidDel="00AD0E2C" w:rsidRDefault="00EF1D54" w:rsidP="00EF1D54">
                  <w:pPr>
                    <w:snapToGrid w:val="0"/>
                    <w:spacing w:line="400" w:lineRule="exact"/>
                    <w:jc w:val="center"/>
                    <w:rPr>
                      <w:ins w:id="9497" w:author="Windows 使用者" w:date="2024-08-21T15:53:00Z"/>
                      <w:del w:id="9498" w:author="User" w:date="2025-08-19T11:17:00Z"/>
                      <w:rFonts w:eastAsia="標楷體"/>
                      <w:sz w:val="36"/>
                      <w:szCs w:val="36"/>
                      <w:rPrChange w:id="9499" w:author="User" w:date="2025-08-27T11:49:00Z">
                        <w:rPr>
                          <w:ins w:id="9500" w:author="Windows 使用者" w:date="2024-08-21T15:53:00Z"/>
                          <w:del w:id="9501" w:author="User" w:date="2025-08-19T11:1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502" w:author="Windows 使用者" w:date="2024-08-21T15:53:00Z">
                    <w:del w:id="9503" w:author="User" w:date="2025-08-19T11:17:00Z">
                      <w:r w:rsidRPr="00710858" w:rsidDel="00AD0E2C">
                        <w:rPr>
                          <w:rFonts w:eastAsia="標楷體"/>
                          <w:sz w:val="36"/>
                          <w:szCs w:val="36"/>
                          <w:rPrChange w:id="9504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201</w:delText>
                      </w:r>
                    </w:del>
                  </w:ins>
                </w:p>
                <w:p w14:paraId="0022A099" w14:textId="0995140C" w:rsidR="0067551A" w:rsidRPr="00710858" w:rsidRDefault="00EF1D54" w:rsidP="00EF1D54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950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506" w:author="Windows 使用者" w:date="2024-08-21T15:53:00Z">
                    <w:del w:id="9507" w:author="User" w:date="2025-08-19T11:17:00Z">
                      <w:r w:rsidRPr="00710858" w:rsidDel="00AD0E2C">
                        <w:rPr>
                          <w:rFonts w:eastAsia="標楷體" w:hint="eastAsia"/>
                          <w:sz w:val="36"/>
                          <w:szCs w:val="36"/>
                          <w:rPrChange w:id="9508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國文</w:delText>
                      </w:r>
                    </w:del>
                  </w:ins>
                </w:p>
              </w:tc>
              <w:tc>
                <w:tcPr>
                  <w:tcW w:w="1373" w:type="dxa"/>
                  <w:vAlign w:val="center"/>
                </w:tcPr>
                <w:p w14:paraId="537B7F96" w14:textId="43328BF4" w:rsidR="006A6DFD" w:rsidRPr="00710858" w:rsidDel="00AD0E2C" w:rsidRDefault="006A6DFD" w:rsidP="006A6DFD">
                  <w:pPr>
                    <w:snapToGrid w:val="0"/>
                    <w:spacing w:line="400" w:lineRule="exact"/>
                    <w:jc w:val="center"/>
                    <w:rPr>
                      <w:ins w:id="9509" w:author="Windows 使用者" w:date="2024-08-12T12:00:00Z"/>
                      <w:del w:id="9510" w:author="User" w:date="2025-08-19T11:17:00Z"/>
                      <w:rFonts w:eastAsia="標楷體"/>
                      <w:sz w:val="36"/>
                      <w:szCs w:val="36"/>
                      <w:rPrChange w:id="9511" w:author="User" w:date="2025-08-27T11:49:00Z">
                        <w:rPr>
                          <w:ins w:id="9512" w:author="Windows 使用者" w:date="2024-08-12T12:00:00Z"/>
                          <w:del w:id="9513" w:author="User" w:date="2025-08-19T11:1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514" w:author="Windows 使用者" w:date="2024-08-12T12:00:00Z">
                    <w:del w:id="9515" w:author="User" w:date="2025-08-19T11:17:00Z">
                      <w:r w:rsidRPr="00710858" w:rsidDel="00AD0E2C">
                        <w:rPr>
                          <w:rFonts w:eastAsia="標楷體"/>
                          <w:sz w:val="36"/>
                          <w:szCs w:val="36"/>
                          <w:rPrChange w:id="9516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301</w:delText>
                      </w:r>
                    </w:del>
                  </w:ins>
                </w:p>
                <w:p w14:paraId="119C4A17" w14:textId="052FF9D1" w:rsidR="00033C53" w:rsidRPr="00710858" w:rsidDel="0026586E" w:rsidRDefault="006A6DFD" w:rsidP="006A6DFD">
                  <w:pPr>
                    <w:snapToGrid w:val="0"/>
                    <w:spacing w:line="400" w:lineRule="exact"/>
                    <w:jc w:val="center"/>
                    <w:rPr>
                      <w:del w:id="9517" w:author="Windows 使用者" w:date="2024-08-06T14:59:00Z"/>
                      <w:rFonts w:eastAsia="標楷體"/>
                      <w:sz w:val="36"/>
                      <w:szCs w:val="36"/>
                      <w:rPrChange w:id="9518" w:author="User" w:date="2025-08-27T11:49:00Z">
                        <w:rPr>
                          <w:del w:id="9519" w:author="Windows 使用者" w:date="2024-08-06T14:59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520" w:author="Windows 使用者" w:date="2024-08-12T12:00:00Z">
                    <w:del w:id="9521" w:author="User" w:date="2025-08-19T11:17:00Z">
                      <w:r w:rsidRPr="00710858" w:rsidDel="00AD0E2C">
                        <w:rPr>
                          <w:rFonts w:eastAsia="標楷體" w:hint="eastAsia"/>
                          <w:sz w:val="36"/>
                          <w:szCs w:val="36"/>
                          <w:rPrChange w:id="9522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國文</w:delText>
                      </w:r>
                    </w:del>
                  </w:ins>
                  <w:del w:id="9523" w:author="Windows 使用者" w:date="2024-08-06T14:59:00Z">
                    <w:r w:rsidR="00033C53" w:rsidRPr="00710858" w:rsidDel="0026586E">
                      <w:rPr>
                        <w:rFonts w:eastAsia="標楷體"/>
                        <w:sz w:val="36"/>
                        <w:szCs w:val="36"/>
                        <w:rPrChange w:id="9524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201</w:delText>
                    </w:r>
                  </w:del>
                </w:p>
                <w:p w14:paraId="4B77B9DD" w14:textId="09E5AA16" w:rsidR="00A83CC6" w:rsidRPr="00710858" w:rsidRDefault="00033C53" w:rsidP="00033C53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952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9526" w:author="Windows 使用者" w:date="2024-08-06T14:59:00Z">
                    <w:r w:rsidRPr="00710858" w:rsidDel="0026586E">
                      <w:rPr>
                        <w:rFonts w:eastAsia="標楷體" w:hint="eastAsia"/>
                        <w:sz w:val="36"/>
                        <w:szCs w:val="36"/>
                        <w:rPrChange w:id="952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國文</w:delText>
                    </w:r>
                  </w:del>
                </w:p>
              </w:tc>
              <w:tc>
                <w:tcPr>
                  <w:tcW w:w="1374" w:type="dxa"/>
                  <w:vAlign w:val="center"/>
                </w:tcPr>
                <w:p w14:paraId="7598EF4C" w14:textId="62143031" w:rsidR="00AD0E2C" w:rsidRPr="00710858" w:rsidRDefault="00421B5B" w:rsidP="00AD0E2C">
                  <w:pPr>
                    <w:snapToGrid w:val="0"/>
                    <w:spacing w:line="400" w:lineRule="exact"/>
                    <w:jc w:val="center"/>
                    <w:rPr>
                      <w:ins w:id="9528" w:author="User" w:date="2025-08-19T11:18:00Z"/>
                      <w:rFonts w:eastAsia="標楷體"/>
                      <w:sz w:val="36"/>
                      <w:szCs w:val="36"/>
                      <w:rPrChange w:id="9529" w:author="User" w:date="2025-08-27T11:49:00Z">
                        <w:rPr>
                          <w:ins w:id="9530" w:author="User" w:date="2025-08-19T11:1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531" w:author="User" w:date="2025-11-28T15:49:00Z">
                    <w:r w:rsidRPr="007D068A">
                      <w:rPr>
                        <w:rFonts w:eastAsia="標楷體" w:hint="eastAsia"/>
                        <w:sz w:val="36"/>
                        <w:szCs w:val="36"/>
                      </w:rPr>
                      <w:t>※</w:t>
                    </w:r>
                  </w:ins>
                  <w:ins w:id="9532" w:author="User" w:date="2025-08-19T11:18:00Z">
                    <w:r w:rsidR="00AD0E2C" w:rsidRPr="00710858">
                      <w:rPr>
                        <w:rFonts w:eastAsia="標楷體"/>
                        <w:sz w:val="36"/>
                        <w:szCs w:val="36"/>
                        <w:rPrChange w:id="9533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101</w:t>
                    </w:r>
                  </w:ins>
                </w:p>
                <w:p w14:paraId="1533EA7C" w14:textId="072137A4" w:rsidR="0026586E" w:rsidRPr="00710858" w:rsidDel="00AD0E2C" w:rsidRDefault="00AD0E2C" w:rsidP="00AD0E2C">
                  <w:pPr>
                    <w:snapToGrid w:val="0"/>
                    <w:spacing w:line="400" w:lineRule="exact"/>
                    <w:jc w:val="center"/>
                    <w:rPr>
                      <w:ins w:id="9534" w:author="Windows 使用者" w:date="2024-08-06T15:00:00Z"/>
                      <w:del w:id="9535" w:author="User" w:date="2025-08-19T11:18:00Z"/>
                      <w:rFonts w:eastAsia="標楷體"/>
                      <w:sz w:val="36"/>
                      <w:szCs w:val="36"/>
                      <w:rPrChange w:id="9536" w:author="User" w:date="2025-08-27T11:49:00Z">
                        <w:rPr>
                          <w:ins w:id="9537" w:author="Windows 使用者" w:date="2024-08-06T15:00:00Z"/>
                          <w:del w:id="9538" w:author="User" w:date="2025-08-19T11:1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539" w:author="User" w:date="2025-08-19T11:18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954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國文</w:t>
                    </w:r>
                  </w:ins>
                  <w:ins w:id="9541" w:author="Windows 使用者" w:date="2024-08-06T15:00:00Z">
                    <w:del w:id="9542" w:author="User" w:date="2025-08-19T11:18:00Z">
                      <w:r w:rsidR="0026586E" w:rsidRPr="00710858" w:rsidDel="00AD0E2C">
                        <w:rPr>
                          <w:rFonts w:eastAsia="標楷體"/>
                          <w:sz w:val="36"/>
                          <w:szCs w:val="36"/>
                          <w:rPrChange w:id="9543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201</w:delText>
                      </w:r>
                    </w:del>
                  </w:ins>
                </w:p>
                <w:p w14:paraId="354250E7" w14:textId="12A538A7" w:rsidR="00A83CC6" w:rsidRPr="00710858" w:rsidDel="0026586E" w:rsidRDefault="0026586E" w:rsidP="0026586E">
                  <w:pPr>
                    <w:snapToGrid w:val="0"/>
                    <w:spacing w:line="400" w:lineRule="exact"/>
                    <w:jc w:val="center"/>
                    <w:rPr>
                      <w:del w:id="9544" w:author="Windows 使用者" w:date="2024-08-06T15:00:00Z"/>
                      <w:rFonts w:eastAsia="標楷體"/>
                      <w:sz w:val="36"/>
                      <w:szCs w:val="36"/>
                      <w:rPrChange w:id="9545" w:author="User" w:date="2025-08-27T11:49:00Z">
                        <w:rPr>
                          <w:del w:id="9546" w:author="Windows 使用者" w:date="2024-08-06T15:0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547" w:author="Windows 使用者" w:date="2024-08-06T15:00:00Z">
                    <w:del w:id="9548" w:author="User" w:date="2025-08-19T11:18:00Z">
                      <w:r w:rsidRPr="00710858" w:rsidDel="00AD0E2C">
                        <w:rPr>
                          <w:rFonts w:eastAsia="標楷體" w:hint="eastAsia"/>
                          <w:sz w:val="36"/>
                          <w:szCs w:val="36"/>
                          <w:rPrChange w:id="9549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國文</w:delText>
                      </w:r>
                    </w:del>
                  </w:ins>
                  <w:del w:id="9550" w:author="Windows 使用者" w:date="2024-08-06T15:00:00Z">
                    <w:r w:rsidR="003B4595" w:rsidRPr="00710858" w:rsidDel="0026586E">
                      <w:rPr>
                        <w:rFonts w:eastAsia="標楷體"/>
                        <w:sz w:val="36"/>
                        <w:szCs w:val="36"/>
                        <w:rPrChange w:id="9551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201</w:delText>
                    </w:r>
                  </w:del>
                </w:p>
                <w:p w14:paraId="7B2C8D88" w14:textId="21DC22E8" w:rsidR="003B4595" w:rsidRPr="00710858" w:rsidRDefault="003B4595" w:rsidP="0026555F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955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9553" w:author="Windows 使用者" w:date="2024-08-06T15:00:00Z">
                    <w:r w:rsidRPr="00710858" w:rsidDel="0026586E">
                      <w:rPr>
                        <w:rFonts w:eastAsia="標楷體" w:hint="eastAsia"/>
                        <w:sz w:val="36"/>
                        <w:szCs w:val="36"/>
                        <w:rPrChange w:id="955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本土語</w:delText>
                    </w:r>
                  </w:del>
                </w:p>
              </w:tc>
              <w:tc>
                <w:tcPr>
                  <w:tcW w:w="1372" w:type="dxa"/>
                  <w:vAlign w:val="center"/>
                </w:tcPr>
                <w:p w14:paraId="773E8C98" w14:textId="77777777" w:rsidR="00A83CC6" w:rsidRPr="00710858" w:rsidRDefault="00A83CC6" w:rsidP="00741C46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955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769F2EA4" w14:textId="385F24C7" w:rsidR="00AC2EFA" w:rsidRPr="00710858" w:rsidDel="00AD0E2C" w:rsidRDefault="00AC2EFA" w:rsidP="00AC2EFA">
                  <w:pPr>
                    <w:snapToGrid w:val="0"/>
                    <w:spacing w:line="400" w:lineRule="exact"/>
                    <w:jc w:val="center"/>
                    <w:rPr>
                      <w:ins w:id="9556" w:author="Windows 使用者" w:date="2024-08-13T09:44:00Z"/>
                      <w:del w:id="9557" w:author="User" w:date="2025-08-19T11:17:00Z"/>
                      <w:rFonts w:eastAsia="標楷體"/>
                      <w:sz w:val="36"/>
                      <w:szCs w:val="36"/>
                      <w:rPrChange w:id="9558" w:author="User" w:date="2025-08-27T11:49:00Z">
                        <w:rPr>
                          <w:ins w:id="9559" w:author="Windows 使用者" w:date="2024-08-13T09:44:00Z"/>
                          <w:del w:id="9560" w:author="User" w:date="2025-08-19T11:1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561" w:author="Windows 使用者" w:date="2024-08-13T09:44:00Z">
                    <w:del w:id="9562" w:author="User" w:date="2025-08-19T11:17:00Z">
                      <w:r w:rsidRPr="00710858" w:rsidDel="00AD0E2C">
                        <w:rPr>
                          <w:rFonts w:eastAsia="標楷體" w:hint="eastAsia"/>
                          <w:sz w:val="36"/>
                          <w:szCs w:val="36"/>
                          <w:rPrChange w:id="9563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※</w:delText>
                      </w:r>
                      <w:r w:rsidRPr="00710858" w:rsidDel="00AD0E2C">
                        <w:rPr>
                          <w:rFonts w:eastAsia="標楷體"/>
                          <w:sz w:val="36"/>
                          <w:szCs w:val="36"/>
                          <w:rPrChange w:id="9564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101</w:delText>
                      </w:r>
                    </w:del>
                  </w:ins>
                </w:p>
                <w:p w14:paraId="0715C3E2" w14:textId="3512B771" w:rsidR="00A83CC6" w:rsidRPr="00710858" w:rsidRDefault="00AC2EFA" w:rsidP="00AC2EFA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956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566" w:author="Windows 使用者" w:date="2024-08-13T09:44:00Z">
                    <w:del w:id="9567" w:author="User" w:date="2025-08-19T11:17:00Z">
                      <w:r w:rsidRPr="00710858" w:rsidDel="00AD0E2C">
                        <w:rPr>
                          <w:rFonts w:eastAsia="標楷體" w:hint="eastAsia"/>
                          <w:sz w:val="36"/>
                          <w:szCs w:val="36"/>
                          <w:rPrChange w:id="9568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國文</w:delText>
                      </w:r>
                    </w:del>
                  </w:ins>
                </w:p>
              </w:tc>
            </w:tr>
            <w:tr w:rsidR="00710858" w:rsidRPr="00710858" w14:paraId="383DE991" w14:textId="77777777" w:rsidTr="008763FA">
              <w:trPr>
                <w:cantSplit/>
              </w:trPr>
              <w:tc>
                <w:tcPr>
                  <w:tcW w:w="1201" w:type="dxa"/>
                  <w:vMerge/>
                  <w:vAlign w:val="center"/>
                </w:tcPr>
                <w:p w14:paraId="02EE63F3" w14:textId="77777777" w:rsidR="00295A75" w:rsidRPr="00710858" w:rsidRDefault="00295A75" w:rsidP="00295A75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956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0E7D1821" w14:textId="77777777" w:rsidR="00295A75" w:rsidRPr="00710858" w:rsidRDefault="00295A75" w:rsidP="00295A75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9570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9571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2</w:t>
                  </w:r>
                </w:p>
              </w:tc>
              <w:tc>
                <w:tcPr>
                  <w:tcW w:w="1574" w:type="dxa"/>
                  <w:vAlign w:val="center"/>
                </w:tcPr>
                <w:p w14:paraId="70135BF7" w14:textId="77777777" w:rsidR="00295A75" w:rsidRPr="00710858" w:rsidRDefault="00295A75" w:rsidP="00295A75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57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57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574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57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</w:p>
                <w:p w14:paraId="31BC097E" w14:textId="77777777" w:rsidR="00295A75" w:rsidRPr="00710858" w:rsidRDefault="00295A75" w:rsidP="00295A75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57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57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15C4FCDE" w14:textId="77777777" w:rsidR="00295A75" w:rsidRPr="00710858" w:rsidRDefault="00295A75" w:rsidP="00295A75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57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57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580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58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</w:tc>
              <w:tc>
                <w:tcPr>
                  <w:tcW w:w="503" w:type="dxa"/>
                  <w:vAlign w:val="center"/>
                </w:tcPr>
                <w:p w14:paraId="41259F2C" w14:textId="77777777" w:rsidR="00295A75" w:rsidRPr="00710858" w:rsidRDefault="00295A75" w:rsidP="00295A75">
                  <w:pPr>
                    <w:snapToGrid w:val="0"/>
                    <w:jc w:val="center"/>
                    <w:rPr>
                      <w:rFonts w:eastAsia="標楷體"/>
                      <w:rPrChange w:id="958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958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tcBorders>
                    <w:bottom w:val="single" w:sz="4" w:space="0" w:color="auto"/>
                  </w:tcBorders>
                  <w:vAlign w:val="center"/>
                </w:tcPr>
                <w:p w14:paraId="4621E88B" w14:textId="77777777" w:rsidR="00AD0E2C" w:rsidRPr="00710858" w:rsidRDefault="00AD0E2C" w:rsidP="00AD0E2C">
                  <w:pPr>
                    <w:snapToGrid w:val="0"/>
                    <w:spacing w:line="400" w:lineRule="exact"/>
                    <w:jc w:val="center"/>
                    <w:rPr>
                      <w:ins w:id="9584" w:author="User" w:date="2025-08-19T11:17:00Z"/>
                      <w:rFonts w:eastAsia="標楷體"/>
                      <w:sz w:val="36"/>
                      <w:szCs w:val="36"/>
                      <w:rPrChange w:id="9585" w:author="User" w:date="2025-08-27T11:49:00Z">
                        <w:rPr>
                          <w:ins w:id="9586" w:author="User" w:date="2025-08-19T11:1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587" w:author="User" w:date="2025-08-19T11:17:00Z">
                    <w:r w:rsidRPr="00710858">
                      <w:rPr>
                        <w:rFonts w:eastAsia="標楷體"/>
                        <w:sz w:val="36"/>
                        <w:szCs w:val="36"/>
                        <w:rPrChange w:id="9588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101</w:t>
                    </w:r>
                  </w:ins>
                </w:p>
                <w:p w14:paraId="5B58429C" w14:textId="1DE2EA93" w:rsidR="00295A75" w:rsidRPr="00710858" w:rsidRDefault="00AD0E2C" w:rsidP="00AD0E2C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958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590" w:author="User" w:date="2025-08-19T11:17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959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國文</w:t>
                    </w:r>
                  </w:ins>
                </w:p>
              </w:tc>
              <w:tc>
                <w:tcPr>
                  <w:tcW w:w="1373" w:type="dxa"/>
                  <w:tcBorders>
                    <w:bottom w:val="single" w:sz="4" w:space="0" w:color="auto"/>
                  </w:tcBorders>
                  <w:vAlign w:val="center"/>
                </w:tcPr>
                <w:p w14:paraId="2A143907" w14:textId="77777777" w:rsidR="00AD0E2C" w:rsidRPr="00710858" w:rsidRDefault="00AD0E2C" w:rsidP="00AD0E2C">
                  <w:pPr>
                    <w:snapToGrid w:val="0"/>
                    <w:spacing w:line="400" w:lineRule="exact"/>
                    <w:jc w:val="center"/>
                    <w:rPr>
                      <w:ins w:id="9592" w:author="User" w:date="2025-08-19T11:17:00Z"/>
                      <w:rFonts w:eastAsia="標楷體"/>
                      <w:sz w:val="36"/>
                      <w:szCs w:val="36"/>
                      <w:rPrChange w:id="9593" w:author="User" w:date="2025-08-27T11:49:00Z">
                        <w:rPr>
                          <w:ins w:id="9594" w:author="User" w:date="2025-08-19T11:1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595" w:author="User" w:date="2025-08-19T11:17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959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※</w:t>
                    </w:r>
                    <w:r w:rsidRPr="00710858">
                      <w:rPr>
                        <w:rFonts w:eastAsia="標楷體"/>
                        <w:sz w:val="36"/>
                        <w:szCs w:val="36"/>
                        <w:rPrChange w:id="9597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101</w:t>
                    </w:r>
                  </w:ins>
                </w:p>
                <w:p w14:paraId="64003C87" w14:textId="64DC8640" w:rsidR="00295A75" w:rsidRPr="00710858" w:rsidRDefault="00AD0E2C" w:rsidP="00AD0E2C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959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599" w:author="User" w:date="2025-08-19T11:17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960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國文</w:t>
                    </w:r>
                  </w:ins>
                </w:p>
              </w:tc>
              <w:tc>
                <w:tcPr>
                  <w:tcW w:w="1374" w:type="dxa"/>
                  <w:tcBorders>
                    <w:bottom w:val="single" w:sz="4" w:space="0" w:color="auto"/>
                  </w:tcBorders>
                  <w:vAlign w:val="center"/>
                </w:tcPr>
                <w:p w14:paraId="0F56E19E" w14:textId="70A8DCE6" w:rsidR="00F35959" w:rsidRPr="00710858" w:rsidDel="00AD0E2C" w:rsidRDefault="00F35959" w:rsidP="00F35959">
                  <w:pPr>
                    <w:snapToGrid w:val="0"/>
                    <w:spacing w:line="400" w:lineRule="exact"/>
                    <w:jc w:val="center"/>
                    <w:rPr>
                      <w:ins w:id="9601" w:author="Windows 使用者" w:date="2024-08-09T08:42:00Z"/>
                      <w:del w:id="9602" w:author="User" w:date="2025-08-19T11:17:00Z"/>
                      <w:rFonts w:eastAsia="標楷體"/>
                      <w:sz w:val="36"/>
                      <w:szCs w:val="36"/>
                      <w:rPrChange w:id="9603" w:author="User" w:date="2025-08-27T11:49:00Z">
                        <w:rPr>
                          <w:ins w:id="9604" w:author="Windows 使用者" w:date="2024-08-09T08:42:00Z"/>
                          <w:del w:id="9605" w:author="User" w:date="2025-08-19T11:1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606" w:author="Windows 使用者" w:date="2024-08-09T08:42:00Z">
                    <w:del w:id="9607" w:author="User" w:date="2025-08-19T11:17:00Z">
                      <w:r w:rsidRPr="00710858" w:rsidDel="00AD0E2C">
                        <w:rPr>
                          <w:rFonts w:eastAsia="標楷體"/>
                          <w:sz w:val="36"/>
                          <w:szCs w:val="36"/>
                          <w:rPrChange w:id="9608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101</w:delText>
                      </w:r>
                    </w:del>
                  </w:ins>
                </w:p>
                <w:p w14:paraId="54EDC108" w14:textId="192F4976" w:rsidR="00295A75" w:rsidRPr="00710858" w:rsidRDefault="00F35959" w:rsidP="00F35959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960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610" w:author="Windows 使用者" w:date="2024-08-09T08:42:00Z">
                    <w:del w:id="9611" w:author="User" w:date="2025-08-19T11:17:00Z">
                      <w:r w:rsidRPr="00710858" w:rsidDel="00AD0E2C">
                        <w:rPr>
                          <w:rFonts w:eastAsia="標楷體" w:hint="eastAsia"/>
                          <w:sz w:val="36"/>
                          <w:szCs w:val="36"/>
                          <w:rPrChange w:id="9612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國文</w:delText>
                      </w:r>
                    </w:del>
                  </w:ins>
                </w:p>
              </w:tc>
              <w:tc>
                <w:tcPr>
                  <w:tcW w:w="1372" w:type="dxa"/>
                  <w:tcBorders>
                    <w:bottom w:val="single" w:sz="4" w:space="0" w:color="auto"/>
                  </w:tcBorders>
                  <w:vAlign w:val="center"/>
                </w:tcPr>
                <w:p w14:paraId="677B0DB9" w14:textId="77777777" w:rsidR="00AD0E2C" w:rsidRPr="00710858" w:rsidRDefault="00AD0E2C" w:rsidP="00AD0E2C">
                  <w:pPr>
                    <w:snapToGrid w:val="0"/>
                    <w:spacing w:line="400" w:lineRule="exact"/>
                    <w:jc w:val="center"/>
                    <w:rPr>
                      <w:ins w:id="9613" w:author="User" w:date="2025-08-19T11:18:00Z"/>
                      <w:rFonts w:eastAsia="標楷體"/>
                      <w:sz w:val="36"/>
                      <w:szCs w:val="36"/>
                      <w:rPrChange w:id="9614" w:author="User" w:date="2025-08-27T11:49:00Z">
                        <w:rPr>
                          <w:ins w:id="9615" w:author="User" w:date="2025-08-19T11:1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616" w:author="User" w:date="2025-08-19T11:18:00Z">
                    <w:r w:rsidRPr="00710858">
                      <w:rPr>
                        <w:rFonts w:eastAsia="標楷體"/>
                        <w:sz w:val="36"/>
                        <w:szCs w:val="36"/>
                        <w:rPrChange w:id="9617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201</w:t>
                    </w:r>
                  </w:ins>
                </w:p>
                <w:p w14:paraId="25E25877" w14:textId="76CA4EBE" w:rsidR="00552824" w:rsidRPr="00710858" w:rsidDel="00AD0E2C" w:rsidRDefault="00AD0E2C" w:rsidP="00AD0E2C">
                  <w:pPr>
                    <w:snapToGrid w:val="0"/>
                    <w:spacing w:line="400" w:lineRule="exact"/>
                    <w:jc w:val="center"/>
                    <w:rPr>
                      <w:ins w:id="9618" w:author="Windows 使用者" w:date="2024-08-13T09:36:00Z"/>
                      <w:del w:id="9619" w:author="User" w:date="2025-08-19T11:17:00Z"/>
                      <w:rFonts w:eastAsia="標楷體"/>
                      <w:sz w:val="36"/>
                      <w:szCs w:val="36"/>
                      <w:rPrChange w:id="9620" w:author="User" w:date="2025-08-27T11:49:00Z">
                        <w:rPr>
                          <w:ins w:id="9621" w:author="Windows 使用者" w:date="2024-08-13T09:36:00Z"/>
                          <w:del w:id="9622" w:author="User" w:date="2025-08-19T11:1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623" w:author="User" w:date="2025-08-19T11:18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962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國文</w:t>
                    </w:r>
                  </w:ins>
                  <w:ins w:id="9625" w:author="Windows 使用者" w:date="2024-08-13T09:36:00Z">
                    <w:del w:id="9626" w:author="User" w:date="2025-08-19T11:17:00Z">
                      <w:r w:rsidR="00552824" w:rsidRPr="00710858" w:rsidDel="00AD0E2C">
                        <w:rPr>
                          <w:rFonts w:eastAsia="標楷體"/>
                          <w:sz w:val="36"/>
                          <w:szCs w:val="36"/>
                          <w:rPrChange w:id="9627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201</w:delText>
                      </w:r>
                    </w:del>
                  </w:ins>
                </w:p>
                <w:p w14:paraId="38B9E721" w14:textId="622FF9F2" w:rsidR="00295A75" w:rsidRPr="00710858" w:rsidRDefault="00552824" w:rsidP="00552824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962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629" w:author="Windows 使用者" w:date="2024-08-13T09:36:00Z">
                    <w:del w:id="9630" w:author="User" w:date="2025-08-19T11:17:00Z">
                      <w:r w:rsidRPr="00710858" w:rsidDel="00AD0E2C">
                        <w:rPr>
                          <w:rFonts w:eastAsia="標楷體" w:hint="eastAsia"/>
                          <w:sz w:val="36"/>
                          <w:szCs w:val="36"/>
                          <w:rPrChange w:id="9631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國文</w:delText>
                      </w:r>
                    </w:del>
                  </w:ins>
                </w:p>
              </w:tc>
              <w:tc>
                <w:tcPr>
                  <w:tcW w:w="1372" w:type="dxa"/>
                  <w:tcBorders>
                    <w:bottom w:val="single" w:sz="4" w:space="0" w:color="auto"/>
                  </w:tcBorders>
                  <w:vAlign w:val="center"/>
                </w:tcPr>
                <w:p w14:paraId="1C8F892A" w14:textId="77777777" w:rsidR="00AD0E2C" w:rsidRPr="00710858" w:rsidRDefault="00AD0E2C" w:rsidP="00AD0E2C">
                  <w:pPr>
                    <w:snapToGrid w:val="0"/>
                    <w:spacing w:line="400" w:lineRule="exact"/>
                    <w:jc w:val="center"/>
                    <w:rPr>
                      <w:ins w:id="9632" w:author="User" w:date="2025-08-19T11:17:00Z"/>
                      <w:rFonts w:eastAsia="標楷體"/>
                      <w:sz w:val="36"/>
                      <w:szCs w:val="36"/>
                      <w:rPrChange w:id="9633" w:author="User" w:date="2025-08-27T11:49:00Z">
                        <w:rPr>
                          <w:ins w:id="9634" w:author="User" w:date="2025-08-19T11:1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635" w:author="User" w:date="2025-08-19T11:17:00Z">
                    <w:r w:rsidRPr="00710858">
                      <w:rPr>
                        <w:rFonts w:eastAsia="標楷體"/>
                        <w:sz w:val="36"/>
                        <w:szCs w:val="36"/>
                        <w:rPrChange w:id="9636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301</w:t>
                    </w:r>
                  </w:ins>
                </w:p>
                <w:p w14:paraId="4EE4BD45" w14:textId="498DD99D" w:rsidR="00295A75" w:rsidRPr="00710858" w:rsidRDefault="00AD0E2C" w:rsidP="00AD0E2C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963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638" w:author="User" w:date="2025-08-19T11:17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963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國文</w:t>
                    </w:r>
                  </w:ins>
                </w:p>
              </w:tc>
            </w:tr>
            <w:tr w:rsidR="00710858" w:rsidRPr="00710858" w14:paraId="51B8DC36" w14:textId="77777777" w:rsidTr="008763FA">
              <w:trPr>
                <w:cantSplit/>
                <w:trHeight w:val="1135"/>
              </w:trPr>
              <w:tc>
                <w:tcPr>
                  <w:tcW w:w="1201" w:type="dxa"/>
                  <w:vMerge/>
                  <w:vAlign w:val="center"/>
                </w:tcPr>
                <w:p w14:paraId="3A362FED" w14:textId="77777777" w:rsidR="00295A75" w:rsidRPr="00710858" w:rsidRDefault="00295A75" w:rsidP="00295A75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964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4BD95F2E" w14:textId="77777777" w:rsidR="00295A75" w:rsidRPr="00710858" w:rsidRDefault="00295A75" w:rsidP="00295A75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9641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9642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3</w:t>
                  </w:r>
                </w:p>
              </w:tc>
              <w:tc>
                <w:tcPr>
                  <w:tcW w:w="1574" w:type="dxa"/>
                  <w:vAlign w:val="center"/>
                </w:tcPr>
                <w:p w14:paraId="6D253782" w14:textId="77777777" w:rsidR="00295A75" w:rsidRPr="00710858" w:rsidRDefault="00295A75" w:rsidP="00295A75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64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64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645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64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</w:p>
                <w:p w14:paraId="47CF6139" w14:textId="77777777" w:rsidR="00295A75" w:rsidRPr="00710858" w:rsidRDefault="00295A75" w:rsidP="00295A75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64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64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79D1B03B" w14:textId="77777777" w:rsidR="00295A75" w:rsidRPr="00710858" w:rsidRDefault="00295A75" w:rsidP="00295A75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64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65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651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65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</w:tc>
              <w:tc>
                <w:tcPr>
                  <w:tcW w:w="503" w:type="dxa"/>
                  <w:vAlign w:val="center"/>
                </w:tcPr>
                <w:p w14:paraId="7C62B02E" w14:textId="77777777" w:rsidR="00295A75" w:rsidRPr="00710858" w:rsidRDefault="00295A75" w:rsidP="00295A75">
                  <w:pPr>
                    <w:snapToGrid w:val="0"/>
                    <w:spacing w:before="120" w:after="120"/>
                    <w:jc w:val="center"/>
                    <w:rPr>
                      <w:rFonts w:eastAsia="標楷體"/>
                      <w:rPrChange w:id="965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965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34490F33" w14:textId="77777777" w:rsidR="006A6DFD" w:rsidRPr="00710858" w:rsidRDefault="006A6DFD" w:rsidP="006A6DFD">
                  <w:pPr>
                    <w:snapToGrid w:val="0"/>
                    <w:spacing w:line="400" w:lineRule="exact"/>
                    <w:jc w:val="center"/>
                    <w:rPr>
                      <w:ins w:id="9655" w:author="Windows 使用者" w:date="2024-08-12T11:59:00Z"/>
                      <w:rFonts w:eastAsia="標楷體"/>
                      <w:sz w:val="36"/>
                      <w:szCs w:val="36"/>
                      <w:rPrChange w:id="9656" w:author="User" w:date="2025-08-27T11:49:00Z">
                        <w:rPr>
                          <w:ins w:id="9657" w:author="Windows 使用者" w:date="2024-08-12T11:59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658" w:author="Windows 使用者" w:date="2024-08-12T11:59:00Z">
                    <w:r w:rsidRPr="00710858">
                      <w:rPr>
                        <w:rFonts w:eastAsia="標楷體"/>
                        <w:sz w:val="36"/>
                        <w:szCs w:val="36"/>
                        <w:rPrChange w:id="9659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301</w:t>
                    </w:r>
                  </w:ins>
                </w:p>
                <w:p w14:paraId="710DD283" w14:textId="71D8EF31" w:rsidR="00295A75" w:rsidRPr="00710858" w:rsidRDefault="006A6DFD" w:rsidP="006A6DFD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966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661" w:author="Windows 使用者" w:date="2024-08-12T11:59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966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國文</w:t>
                    </w:r>
                  </w:ins>
                </w:p>
              </w:tc>
              <w:tc>
                <w:tcPr>
                  <w:tcW w:w="1373" w:type="dxa"/>
                  <w:vAlign w:val="center"/>
                </w:tcPr>
                <w:p w14:paraId="38791D9E" w14:textId="77777777" w:rsidR="00AD0E2C" w:rsidRPr="00710858" w:rsidRDefault="00AD0E2C" w:rsidP="00AD0E2C">
                  <w:pPr>
                    <w:snapToGrid w:val="0"/>
                    <w:spacing w:line="400" w:lineRule="exact"/>
                    <w:jc w:val="center"/>
                    <w:rPr>
                      <w:ins w:id="9663" w:author="User" w:date="2025-08-19T11:17:00Z"/>
                      <w:rFonts w:eastAsia="標楷體"/>
                      <w:sz w:val="36"/>
                      <w:szCs w:val="36"/>
                      <w:rPrChange w:id="9664" w:author="User" w:date="2025-08-27T11:49:00Z">
                        <w:rPr>
                          <w:ins w:id="9665" w:author="User" w:date="2025-08-19T11:1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666" w:author="User" w:date="2025-08-19T11:17:00Z">
                    <w:r w:rsidRPr="00710858">
                      <w:rPr>
                        <w:rFonts w:eastAsia="標楷體"/>
                        <w:sz w:val="36"/>
                        <w:szCs w:val="36"/>
                        <w:rPrChange w:id="9667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101</w:t>
                    </w:r>
                  </w:ins>
                </w:p>
                <w:p w14:paraId="3A51EAE5" w14:textId="1972194E" w:rsidR="00295A75" w:rsidRPr="00710858" w:rsidRDefault="00AD0E2C" w:rsidP="00AD0E2C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966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669" w:author="User" w:date="2025-08-19T11:17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967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國文</w:t>
                    </w:r>
                  </w:ins>
                </w:p>
              </w:tc>
              <w:tc>
                <w:tcPr>
                  <w:tcW w:w="1374" w:type="dxa"/>
                  <w:vAlign w:val="center"/>
                </w:tcPr>
                <w:p w14:paraId="665FB1D9" w14:textId="4FA3BD6C" w:rsidR="00CD50E2" w:rsidRPr="00710858" w:rsidDel="006A6DFD" w:rsidRDefault="00185508" w:rsidP="00CD50E2">
                  <w:pPr>
                    <w:snapToGrid w:val="0"/>
                    <w:spacing w:line="400" w:lineRule="exact"/>
                    <w:jc w:val="center"/>
                    <w:rPr>
                      <w:del w:id="9671" w:author="Windows 使用者" w:date="2024-08-12T11:59:00Z"/>
                      <w:rFonts w:eastAsia="標楷體"/>
                      <w:sz w:val="36"/>
                      <w:szCs w:val="36"/>
                      <w:rPrChange w:id="9672" w:author="User" w:date="2025-08-27T11:49:00Z">
                        <w:rPr>
                          <w:del w:id="9673" w:author="Windows 使用者" w:date="2024-08-12T11:59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9674" w:author="Windows 使用者" w:date="2024-08-06T15:02:00Z">
                    <w:r w:rsidRPr="00710858" w:rsidDel="00B85F3D">
                      <w:rPr>
                        <w:rFonts w:eastAsia="標楷體" w:hint="eastAsia"/>
                        <w:szCs w:val="26"/>
                        <w:rPrChange w:id="9675" w:author="User" w:date="2025-08-27T11:49:00Z">
                          <w:rPr>
                            <w:rFonts w:eastAsia="標楷體" w:hint="eastAsia"/>
                            <w:color w:val="000000" w:themeColor="text1"/>
                            <w:szCs w:val="26"/>
                          </w:rPr>
                        </w:rPrChange>
                      </w:rPr>
                      <w:delText>※</w:delText>
                    </w:r>
                  </w:del>
                  <w:del w:id="9676" w:author="Windows 使用者" w:date="2024-08-12T11:59:00Z">
                    <w:r w:rsidR="00CD50E2" w:rsidRPr="00710858" w:rsidDel="006A6DFD">
                      <w:rPr>
                        <w:rFonts w:eastAsia="標楷體"/>
                        <w:sz w:val="36"/>
                        <w:szCs w:val="36"/>
                        <w:rPrChange w:id="9677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301</w:delText>
                    </w:r>
                  </w:del>
                </w:p>
                <w:p w14:paraId="73AD1E0B" w14:textId="57A6C7BA" w:rsidR="00295A75" w:rsidRPr="00710858" w:rsidRDefault="00CD50E2" w:rsidP="00CD50E2">
                  <w:pPr>
                    <w:snapToGrid w:val="0"/>
                    <w:spacing w:before="120" w:after="120" w:line="400" w:lineRule="exact"/>
                    <w:ind w:leftChars="-17" w:left="-41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967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9679" w:author="Windows 使用者" w:date="2024-08-12T11:59:00Z">
                    <w:r w:rsidRPr="00710858" w:rsidDel="006A6DFD">
                      <w:rPr>
                        <w:rFonts w:eastAsia="標楷體" w:hint="eastAsia"/>
                        <w:sz w:val="36"/>
                        <w:szCs w:val="36"/>
                        <w:rPrChange w:id="968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國文</w:delText>
                    </w:r>
                  </w:del>
                </w:p>
              </w:tc>
              <w:tc>
                <w:tcPr>
                  <w:tcW w:w="1372" w:type="dxa"/>
                  <w:vAlign w:val="center"/>
                </w:tcPr>
                <w:p w14:paraId="72C0EA1B" w14:textId="05D81548" w:rsidR="006A6DFD" w:rsidRPr="00710858" w:rsidDel="00AD0E2C" w:rsidRDefault="006A6DFD" w:rsidP="006A6DFD">
                  <w:pPr>
                    <w:snapToGrid w:val="0"/>
                    <w:spacing w:line="400" w:lineRule="exact"/>
                    <w:jc w:val="center"/>
                    <w:rPr>
                      <w:ins w:id="9681" w:author="Windows 使用者" w:date="2024-08-12T12:01:00Z"/>
                      <w:del w:id="9682" w:author="User" w:date="2025-08-19T11:17:00Z"/>
                      <w:rFonts w:eastAsia="標楷體"/>
                      <w:sz w:val="36"/>
                      <w:szCs w:val="36"/>
                      <w:rPrChange w:id="9683" w:author="User" w:date="2025-08-27T11:49:00Z">
                        <w:rPr>
                          <w:ins w:id="9684" w:author="Windows 使用者" w:date="2024-08-12T12:01:00Z"/>
                          <w:del w:id="9685" w:author="User" w:date="2025-08-19T11:1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686" w:author="Windows 使用者" w:date="2024-08-12T12:01:00Z">
                    <w:del w:id="9687" w:author="User" w:date="2025-08-19T11:17:00Z">
                      <w:r w:rsidRPr="00710858" w:rsidDel="00AD0E2C">
                        <w:rPr>
                          <w:rFonts w:eastAsia="標楷體"/>
                          <w:sz w:val="36"/>
                          <w:szCs w:val="36"/>
                          <w:rPrChange w:id="9688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101</w:delText>
                      </w:r>
                    </w:del>
                  </w:ins>
                </w:p>
                <w:p w14:paraId="1D01162D" w14:textId="4DB51F28" w:rsidR="00295A75" w:rsidRPr="00710858" w:rsidRDefault="006A6DFD" w:rsidP="006A6DFD">
                  <w:pPr>
                    <w:snapToGrid w:val="0"/>
                    <w:spacing w:before="120" w:after="120"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968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690" w:author="Windows 使用者" w:date="2024-08-12T12:01:00Z">
                    <w:del w:id="9691" w:author="User" w:date="2025-08-19T11:17:00Z">
                      <w:r w:rsidRPr="00710858" w:rsidDel="00AD0E2C">
                        <w:rPr>
                          <w:rFonts w:eastAsia="標楷體" w:hint="eastAsia"/>
                          <w:sz w:val="36"/>
                          <w:szCs w:val="36"/>
                          <w:rPrChange w:id="9692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國文</w:delText>
                      </w:r>
                    </w:del>
                  </w:ins>
                </w:p>
              </w:tc>
              <w:tc>
                <w:tcPr>
                  <w:tcW w:w="1372" w:type="dxa"/>
                  <w:vAlign w:val="center"/>
                </w:tcPr>
                <w:p w14:paraId="5B734891" w14:textId="0B29EA75" w:rsidR="00AD0E2C" w:rsidRPr="00710858" w:rsidRDefault="00421B5B" w:rsidP="00AD0E2C">
                  <w:pPr>
                    <w:snapToGrid w:val="0"/>
                    <w:spacing w:line="400" w:lineRule="exact"/>
                    <w:jc w:val="center"/>
                    <w:rPr>
                      <w:ins w:id="9693" w:author="User" w:date="2025-08-19T11:19:00Z"/>
                      <w:rFonts w:eastAsia="標楷體"/>
                      <w:sz w:val="36"/>
                      <w:szCs w:val="36"/>
                      <w:rPrChange w:id="9694" w:author="User" w:date="2025-08-27T11:49:00Z">
                        <w:rPr>
                          <w:ins w:id="9695" w:author="User" w:date="2025-08-19T11:19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696" w:author="User" w:date="2025-11-28T15:49:00Z">
                    <w:r w:rsidRPr="007D068A">
                      <w:rPr>
                        <w:rFonts w:eastAsia="標楷體" w:hint="eastAsia"/>
                        <w:sz w:val="36"/>
                        <w:szCs w:val="36"/>
                      </w:rPr>
                      <w:t>※</w:t>
                    </w:r>
                  </w:ins>
                  <w:ins w:id="9697" w:author="User" w:date="2025-08-19T11:19:00Z">
                    <w:r w:rsidR="00AD0E2C" w:rsidRPr="00710858">
                      <w:rPr>
                        <w:rFonts w:eastAsia="標楷體"/>
                        <w:sz w:val="36"/>
                        <w:szCs w:val="36"/>
                        <w:rPrChange w:id="9698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301</w:t>
                    </w:r>
                  </w:ins>
                </w:p>
                <w:p w14:paraId="4DBC73F2" w14:textId="70B3DC22" w:rsidR="00295A75" w:rsidRPr="00710858" w:rsidRDefault="00AD0E2C" w:rsidP="00AD0E2C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969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700" w:author="User" w:date="2025-08-19T11:19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970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國文</w:t>
                    </w:r>
                  </w:ins>
                </w:p>
              </w:tc>
            </w:tr>
            <w:tr w:rsidR="00710858" w:rsidRPr="00710858" w14:paraId="10FFAE08" w14:textId="77777777" w:rsidTr="008763FA">
              <w:trPr>
                <w:cantSplit/>
                <w:trHeight w:val="1264"/>
              </w:trPr>
              <w:tc>
                <w:tcPr>
                  <w:tcW w:w="1201" w:type="dxa"/>
                  <w:vMerge/>
                  <w:vAlign w:val="center"/>
                </w:tcPr>
                <w:p w14:paraId="3BE4E087" w14:textId="77777777" w:rsidR="00AD0E2C" w:rsidRPr="00710858" w:rsidRDefault="00AD0E2C" w:rsidP="00AD0E2C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rPrChange w:id="970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56867DDF" w14:textId="77777777" w:rsidR="00AD0E2C" w:rsidRPr="00710858" w:rsidRDefault="00AD0E2C" w:rsidP="00AD0E2C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9703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9704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4</w:t>
                  </w:r>
                </w:p>
              </w:tc>
              <w:tc>
                <w:tcPr>
                  <w:tcW w:w="1574" w:type="dxa"/>
                  <w:vAlign w:val="center"/>
                </w:tcPr>
                <w:p w14:paraId="0097C442" w14:textId="77777777" w:rsidR="00AD0E2C" w:rsidRPr="00710858" w:rsidRDefault="00AD0E2C" w:rsidP="00AD0E2C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70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70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707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70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05</w:t>
                  </w:r>
                </w:p>
                <w:p w14:paraId="5950CF33" w14:textId="77777777" w:rsidR="00AD0E2C" w:rsidRPr="00710858" w:rsidRDefault="00AD0E2C" w:rsidP="00AD0E2C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70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71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0C29AC5A" w14:textId="77777777" w:rsidR="00AD0E2C" w:rsidRPr="00710858" w:rsidRDefault="00AD0E2C" w:rsidP="00AD0E2C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71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71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713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71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</w:tc>
              <w:tc>
                <w:tcPr>
                  <w:tcW w:w="503" w:type="dxa"/>
                  <w:vAlign w:val="center"/>
                </w:tcPr>
                <w:p w14:paraId="35C5A8F3" w14:textId="77777777" w:rsidR="00AD0E2C" w:rsidRPr="00710858" w:rsidRDefault="00AD0E2C" w:rsidP="00AD0E2C">
                  <w:pPr>
                    <w:snapToGrid w:val="0"/>
                    <w:spacing w:before="120" w:after="120"/>
                    <w:jc w:val="center"/>
                    <w:rPr>
                      <w:rFonts w:eastAsia="標楷體"/>
                      <w:rPrChange w:id="971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971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5BC040CC" w14:textId="7755474D" w:rsidR="00AD0E2C" w:rsidRPr="00710858" w:rsidDel="0026586E" w:rsidRDefault="00AD0E2C" w:rsidP="00AD0E2C">
                  <w:pPr>
                    <w:snapToGrid w:val="0"/>
                    <w:spacing w:line="400" w:lineRule="exact"/>
                    <w:jc w:val="center"/>
                    <w:rPr>
                      <w:del w:id="9717" w:author="Windows 使用者" w:date="2024-08-06T15:00:00Z"/>
                      <w:rFonts w:eastAsia="標楷體"/>
                      <w:sz w:val="36"/>
                      <w:szCs w:val="36"/>
                      <w:rPrChange w:id="9718" w:author="User" w:date="2025-08-27T11:49:00Z">
                        <w:rPr>
                          <w:del w:id="9719" w:author="Windows 使用者" w:date="2024-08-06T15:0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9720" w:author="Windows 使用者" w:date="2024-08-06T15:00:00Z">
                    <w:r w:rsidRPr="00710858" w:rsidDel="0026586E">
                      <w:rPr>
                        <w:rFonts w:eastAsia="標楷體"/>
                        <w:sz w:val="36"/>
                        <w:szCs w:val="36"/>
                        <w:rPrChange w:id="9721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201</w:delText>
                    </w:r>
                  </w:del>
                </w:p>
                <w:p w14:paraId="7AEF4B37" w14:textId="1D9D3BDA" w:rsidR="00AD0E2C" w:rsidRPr="00710858" w:rsidRDefault="00AD0E2C" w:rsidP="00AD0E2C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972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9723" w:author="Windows 使用者" w:date="2024-08-06T15:00:00Z">
                    <w:r w:rsidRPr="00710858" w:rsidDel="0026586E">
                      <w:rPr>
                        <w:rFonts w:eastAsia="標楷體" w:hint="eastAsia"/>
                        <w:sz w:val="36"/>
                        <w:szCs w:val="36"/>
                        <w:rPrChange w:id="972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國文</w:delText>
                    </w:r>
                  </w:del>
                </w:p>
              </w:tc>
              <w:tc>
                <w:tcPr>
                  <w:tcW w:w="1373" w:type="dxa"/>
                  <w:vAlign w:val="center"/>
                </w:tcPr>
                <w:p w14:paraId="0D99A607" w14:textId="3BC766EE" w:rsidR="00AD0E2C" w:rsidRPr="00710858" w:rsidDel="00AD0E2C" w:rsidRDefault="00AD0E2C" w:rsidP="00AD0E2C">
                  <w:pPr>
                    <w:snapToGrid w:val="0"/>
                    <w:spacing w:line="400" w:lineRule="exact"/>
                    <w:jc w:val="center"/>
                    <w:rPr>
                      <w:ins w:id="9725" w:author="Windows 使用者" w:date="2024-08-06T14:56:00Z"/>
                      <w:del w:id="9726" w:author="User" w:date="2025-08-19T11:17:00Z"/>
                      <w:rFonts w:eastAsia="標楷體"/>
                      <w:sz w:val="36"/>
                      <w:szCs w:val="36"/>
                      <w:rPrChange w:id="9727" w:author="User" w:date="2025-08-27T11:49:00Z">
                        <w:rPr>
                          <w:ins w:id="9728" w:author="Windows 使用者" w:date="2024-08-06T14:56:00Z"/>
                          <w:del w:id="9729" w:author="User" w:date="2025-08-19T11:1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730" w:author="Windows 使用者" w:date="2024-08-06T14:56:00Z">
                    <w:del w:id="9731" w:author="User" w:date="2025-08-19T11:17:00Z">
                      <w:r w:rsidRPr="00710858" w:rsidDel="00AD0E2C">
                        <w:rPr>
                          <w:rFonts w:eastAsia="標楷體" w:hint="eastAsia"/>
                          <w:szCs w:val="26"/>
                          <w:rPrChange w:id="9732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Cs w:val="26"/>
                            </w:rPr>
                          </w:rPrChange>
                        </w:rPr>
                        <w:delText>※</w:delText>
                      </w:r>
                    </w:del>
                  </w:ins>
                  <w:ins w:id="9733" w:author="Windows 使用者" w:date="2024-08-09T08:40:00Z">
                    <w:del w:id="9734" w:author="User" w:date="2025-08-19T11:17:00Z">
                      <w:r w:rsidRPr="00710858" w:rsidDel="00AD0E2C">
                        <w:rPr>
                          <w:rFonts w:eastAsia="標楷體"/>
                          <w:sz w:val="36"/>
                          <w:szCs w:val="36"/>
                          <w:rPrChange w:id="9735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3</w:delText>
                      </w:r>
                    </w:del>
                  </w:ins>
                  <w:ins w:id="9736" w:author="Windows 使用者" w:date="2024-08-06T14:56:00Z">
                    <w:del w:id="9737" w:author="User" w:date="2025-08-19T11:17:00Z">
                      <w:r w:rsidRPr="00710858" w:rsidDel="00AD0E2C">
                        <w:rPr>
                          <w:rFonts w:eastAsia="標楷體"/>
                          <w:sz w:val="36"/>
                          <w:szCs w:val="36"/>
                          <w:rPrChange w:id="9738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01</w:delText>
                      </w:r>
                    </w:del>
                  </w:ins>
                </w:p>
                <w:p w14:paraId="3BFE7FE4" w14:textId="6BC48ACE" w:rsidR="00AD0E2C" w:rsidRPr="00710858" w:rsidRDefault="00AD0E2C" w:rsidP="00AD0E2C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973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740" w:author="Windows 使用者" w:date="2024-08-09T08:41:00Z">
                    <w:del w:id="9741" w:author="User" w:date="2025-08-19T11:17:00Z">
                      <w:r w:rsidRPr="00710858" w:rsidDel="00AD0E2C">
                        <w:rPr>
                          <w:rFonts w:eastAsia="標楷體" w:hint="eastAsia"/>
                          <w:sz w:val="36"/>
                          <w:szCs w:val="36"/>
                          <w:rPrChange w:id="9742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童軍</w:delText>
                      </w:r>
                    </w:del>
                  </w:ins>
                </w:p>
              </w:tc>
              <w:tc>
                <w:tcPr>
                  <w:tcW w:w="1374" w:type="dxa"/>
                  <w:vAlign w:val="center"/>
                </w:tcPr>
                <w:p w14:paraId="3514408B" w14:textId="6F8F9C9F" w:rsidR="00AD0E2C" w:rsidRPr="00710858" w:rsidRDefault="00AD0E2C" w:rsidP="00AD0E2C">
                  <w:pPr>
                    <w:snapToGrid w:val="0"/>
                    <w:spacing w:before="120" w:after="120" w:line="120" w:lineRule="atLeast"/>
                    <w:jc w:val="center"/>
                    <w:rPr>
                      <w:rFonts w:eastAsia="標楷體"/>
                      <w:sz w:val="36"/>
                      <w:szCs w:val="36"/>
                      <w:rPrChange w:id="974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587B9CAE" w14:textId="3B89AFA7" w:rsidR="00AD0E2C" w:rsidRPr="00710858" w:rsidRDefault="00421B5B" w:rsidP="00AD0E2C">
                  <w:pPr>
                    <w:snapToGrid w:val="0"/>
                    <w:spacing w:line="400" w:lineRule="exact"/>
                    <w:jc w:val="center"/>
                    <w:rPr>
                      <w:ins w:id="9744" w:author="User" w:date="2025-08-19T11:18:00Z"/>
                      <w:rFonts w:eastAsia="標楷體"/>
                      <w:sz w:val="36"/>
                      <w:szCs w:val="36"/>
                      <w:rPrChange w:id="9745" w:author="User" w:date="2025-08-27T11:49:00Z">
                        <w:rPr>
                          <w:ins w:id="9746" w:author="User" w:date="2025-08-19T11:1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747" w:author="User" w:date="2025-11-28T15:49:00Z">
                    <w:r w:rsidRPr="007D068A">
                      <w:rPr>
                        <w:rFonts w:eastAsia="標楷體" w:hint="eastAsia"/>
                        <w:sz w:val="36"/>
                        <w:szCs w:val="36"/>
                      </w:rPr>
                      <w:t>※</w:t>
                    </w:r>
                  </w:ins>
                  <w:ins w:id="9748" w:author="User" w:date="2025-08-19T11:18:00Z">
                    <w:r w:rsidR="00AD0E2C" w:rsidRPr="00710858">
                      <w:rPr>
                        <w:rFonts w:eastAsia="標楷體"/>
                        <w:sz w:val="36"/>
                        <w:szCs w:val="36"/>
                        <w:rPrChange w:id="9749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301</w:t>
                    </w:r>
                  </w:ins>
                </w:p>
                <w:p w14:paraId="2F614C58" w14:textId="19369BAD" w:rsidR="00AD0E2C" w:rsidRPr="00710858" w:rsidDel="006954A3" w:rsidRDefault="00AD0E2C" w:rsidP="00AD0E2C">
                  <w:pPr>
                    <w:snapToGrid w:val="0"/>
                    <w:spacing w:line="400" w:lineRule="exact"/>
                    <w:jc w:val="center"/>
                    <w:rPr>
                      <w:del w:id="9750" w:author="User" w:date="2025-08-19T11:18:00Z"/>
                      <w:rFonts w:eastAsia="標楷體"/>
                      <w:sz w:val="36"/>
                      <w:szCs w:val="36"/>
                      <w:rPrChange w:id="9751" w:author="User" w:date="2025-08-27T11:49:00Z">
                        <w:rPr>
                          <w:del w:id="9752" w:author="User" w:date="2025-08-19T11:1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753" w:author="User" w:date="2025-08-19T11:18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975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國文</w:t>
                    </w:r>
                  </w:ins>
                  <w:del w:id="9755" w:author="User" w:date="2025-08-19T11:18:00Z">
                    <w:r w:rsidRPr="00710858" w:rsidDel="006954A3">
                      <w:rPr>
                        <w:rFonts w:eastAsia="標楷體"/>
                        <w:sz w:val="36"/>
                        <w:szCs w:val="36"/>
                        <w:rPrChange w:id="9756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201</w:delText>
                    </w:r>
                  </w:del>
                </w:p>
                <w:p w14:paraId="64FCF24E" w14:textId="24C29930" w:rsidR="00AD0E2C" w:rsidRPr="00710858" w:rsidRDefault="00AD0E2C" w:rsidP="00AD0E2C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975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9758" w:author="User" w:date="2025-08-19T11:18:00Z">
                    <w:r w:rsidRPr="00710858" w:rsidDel="006954A3">
                      <w:rPr>
                        <w:rFonts w:eastAsia="標楷體" w:hint="eastAsia"/>
                        <w:sz w:val="36"/>
                        <w:szCs w:val="36"/>
                        <w:rPrChange w:id="975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國文</w:delText>
                    </w:r>
                  </w:del>
                </w:p>
              </w:tc>
              <w:tc>
                <w:tcPr>
                  <w:tcW w:w="1372" w:type="dxa"/>
                  <w:vAlign w:val="center"/>
                </w:tcPr>
                <w:p w14:paraId="056BBE43" w14:textId="1C69BA28" w:rsidR="00AD0E2C" w:rsidRPr="00710858" w:rsidDel="00AD0E2C" w:rsidRDefault="00AD0E2C" w:rsidP="00AD0E2C">
                  <w:pPr>
                    <w:snapToGrid w:val="0"/>
                    <w:spacing w:line="400" w:lineRule="exact"/>
                    <w:jc w:val="center"/>
                    <w:rPr>
                      <w:ins w:id="9760" w:author="Windows 使用者" w:date="2024-08-22T11:58:00Z"/>
                      <w:del w:id="9761" w:author="User" w:date="2025-08-19T11:19:00Z"/>
                      <w:rFonts w:eastAsia="標楷體"/>
                      <w:sz w:val="36"/>
                      <w:szCs w:val="36"/>
                      <w:rPrChange w:id="9762" w:author="User" w:date="2025-08-27T11:49:00Z">
                        <w:rPr>
                          <w:ins w:id="9763" w:author="Windows 使用者" w:date="2024-08-22T11:58:00Z"/>
                          <w:del w:id="9764" w:author="User" w:date="2025-08-19T11:19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765" w:author="Windows 使用者" w:date="2024-08-22T11:58:00Z">
                    <w:del w:id="9766" w:author="User" w:date="2025-08-19T11:19:00Z">
                      <w:r w:rsidRPr="00710858" w:rsidDel="00AD0E2C">
                        <w:rPr>
                          <w:rFonts w:eastAsia="標楷體"/>
                          <w:sz w:val="36"/>
                          <w:szCs w:val="36"/>
                          <w:rPrChange w:id="9767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201</w:delText>
                      </w:r>
                    </w:del>
                  </w:ins>
                </w:p>
                <w:p w14:paraId="311F189B" w14:textId="1F1749B4" w:rsidR="00AD0E2C" w:rsidRPr="00710858" w:rsidRDefault="00AD0E2C" w:rsidP="00AD0E2C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976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769" w:author="Windows 使用者" w:date="2024-08-22T11:58:00Z">
                    <w:del w:id="9770" w:author="User" w:date="2025-08-19T11:19:00Z">
                      <w:r w:rsidRPr="00710858" w:rsidDel="00AD0E2C">
                        <w:rPr>
                          <w:rFonts w:eastAsia="標楷體" w:hint="eastAsia"/>
                          <w:sz w:val="36"/>
                          <w:szCs w:val="36"/>
                          <w:rPrChange w:id="9771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國文</w:delText>
                      </w:r>
                    </w:del>
                  </w:ins>
                </w:p>
              </w:tc>
            </w:tr>
            <w:tr w:rsidR="00710858" w:rsidRPr="00710858" w14:paraId="1861EDA6" w14:textId="77777777" w:rsidTr="008763FA">
              <w:trPr>
                <w:cantSplit/>
                <w:trHeight w:val="133"/>
              </w:trPr>
              <w:tc>
                <w:tcPr>
                  <w:tcW w:w="1201" w:type="dxa"/>
                  <w:vMerge w:val="restart"/>
                  <w:vAlign w:val="center"/>
                </w:tcPr>
                <w:p w14:paraId="3BC41377" w14:textId="77777777" w:rsidR="00AD0E2C" w:rsidRPr="00710858" w:rsidRDefault="00AD0E2C" w:rsidP="00AD0E2C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9772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9773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下午</w:t>
                  </w:r>
                </w:p>
                <w:p w14:paraId="6C2B9CA9" w14:textId="77777777" w:rsidR="00AD0E2C" w:rsidRPr="00710858" w:rsidRDefault="00AD0E2C" w:rsidP="00AD0E2C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20"/>
                      <w:szCs w:val="20"/>
                      <w:rPrChange w:id="9774" w:author="User" w:date="2025-08-27T11:49:00Z">
                        <w:rPr>
                          <w:rFonts w:eastAsia="標楷體"/>
                          <w:color w:val="000000" w:themeColor="text1"/>
                          <w:sz w:val="20"/>
                          <w:szCs w:val="20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0"/>
                      <w:szCs w:val="20"/>
                      <w:rPrChange w:id="9775" w:author="User" w:date="2025-08-27T11:49:00Z">
                        <w:rPr>
                          <w:rFonts w:eastAsia="標楷體"/>
                          <w:color w:val="000000" w:themeColor="text1"/>
                          <w:sz w:val="20"/>
                          <w:szCs w:val="20"/>
                        </w:rPr>
                      </w:rPrChange>
                    </w:rPr>
                    <w:t>Afternoon</w:t>
                  </w:r>
                </w:p>
              </w:tc>
              <w:tc>
                <w:tcPr>
                  <w:tcW w:w="2099" w:type="dxa"/>
                  <w:gridSpan w:val="2"/>
                  <w:vMerge w:val="restart"/>
                  <w:vAlign w:val="center"/>
                </w:tcPr>
                <w:p w14:paraId="6025F6D4" w14:textId="77777777" w:rsidR="00AD0E2C" w:rsidRPr="00710858" w:rsidRDefault="00AD0E2C" w:rsidP="00AD0E2C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77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77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778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77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780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78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12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782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78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</w:tc>
              <w:tc>
                <w:tcPr>
                  <w:tcW w:w="503" w:type="dxa"/>
                  <w:vMerge w:val="restart"/>
                  <w:vAlign w:val="center"/>
                </w:tcPr>
                <w:p w14:paraId="2B7B1189" w14:textId="77777777" w:rsidR="00AD0E2C" w:rsidRPr="00710858" w:rsidRDefault="00AD0E2C" w:rsidP="00AD0E2C">
                  <w:pPr>
                    <w:snapToGrid w:val="0"/>
                    <w:jc w:val="center"/>
                    <w:rPr>
                      <w:rFonts w:eastAsia="標楷體"/>
                      <w:rPrChange w:id="978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978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60</w:t>
                  </w:r>
                </w:p>
              </w:tc>
              <w:tc>
                <w:tcPr>
                  <w:tcW w:w="6862" w:type="dxa"/>
                  <w:gridSpan w:val="5"/>
                  <w:tcBorders>
                    <w:bottom w:val="nil"/>
                  </w:tcBorders>
                  <w:vAlign w:val="center"/>
                </w:tcPr>
                <w:p w14:paraId="2B5C8B8A" w14:textId="77777777" w:rsidR="00AD0E2C" w:rsidRPr="00710858" w:rsidRDefault="00AD0E2C" w:rsidP="00AD0E2C">
                  <w:pPr>
                    <w:snapToGrid w:val="0"/>
                    <w:spacing w:line="400" w:lineRule="exact"/>
                    <w:ind w:leftChars="507" w:left="1217" w:rightChars="532" w:right="1277"/>
                    <w:jc w:val="center"/>
                    <w:rPr>
                      <w:rFonts w:eastAsia="標楷體"/>
                      <w:sz w:val="32"/>
                      <w:szCs w:val="32"/>
                      <w:rPrChange w:id="9786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2"/>
                      <w:szCs w:val="32"/>
                      <w:rPrChange w:id="9787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午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9788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9789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餐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9790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(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9791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午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9792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9793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間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9794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9795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靜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9796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9797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息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9798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)</w:t>
                  </w:r>
                </w:p>
              </w:tc>
            </w:tr>
            <w:tr w:rsidR="00710858" w:rsidRPr="00710858" w14:paraId="3ABB5930" w14:textId="77777777" w:rsidTr="008763FA">
              <w:trPr>
                <w:cantSplit/>
                <w:trHeight w:val="174"/>
              </w:trPr>
              <w:tc>
                <w:tcPr>
                  <w:tcW w:w="1201" w:type="dxa"/>
                  <w:vMerge/>
                  <w:vAlign w:val="center"/>
                </w:tcPr>
                <w:p w14:paraId="7FE6BBD6" w14:textId="77777777" w:rsidR="00AD0E2C" w:rsidRPr="00710858" w:rsidRDefault="00AD0E2C" w:rsidP="00AD0E2C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979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2099" w:type="dxa"/>
                  <w:gridSpan w:val="2"/>
                  <w:vMerge/>
                  <w:vAlign w:val="center"/>
                </w:tcPr>
                <w:p w14:paraId="51C10C55" w14:textId="77777777" w:rsidR="00AD0E2C" w:rsidRPr="00710858" w:rsidRDefault="00AD0E2C" w:rsidP="00AD0E2C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26"/>
                      <w:szCs w:val="26"/>
                      <w:rPrChange w:id="980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</w:p>
              </w:tc>
              <w:tc>
                <w:tcPr>
                  <w:tcW w:w="503" w:type="dxa"/>
                  <w:vMerge/>
                  <w:vAlign w:val="center"/>
                </w:tcPr>
                <w:p w14:paraId="76030200" w14:textId="77777777" w:rsidR="00AD0E2C" w:rsidRPr="00710858" w:rsidRDefault="00AD0E2C" w:rsidP="00AD0E2C">
                  <w:pPr>
                    <w:snapToGrid w:val="0"/>
                    <w:jc w:val="center"/>
                    <w:rPr>
                      <w:rFonts w:eastAsia="標楷體"/>
                      <w:rPrChange w:id="980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6862" w:type="dxa"/>
                  <w:gridSpan w:val="5"/>
                  <w:tcBorders>
                    <w:top w:val="nil"/>
                  </w:tcBorders>
                  <w:vAlign w:val="center"/>
                </w:tcPr>
                <w:p w14:paraId="6C70B421" w14:textId="77777777" w:rsidR="00AD0E2C" w:rsidRPr="00710858" w:rsidRDefault="00AD0E2C" w:rsidP="00AD0E2C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2"/>
                      <w:szCs w:val="32"/>
                      <w:rPrChange w:id="9802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32"/>
                      <w:szCs w:val="32"/>
                      <w:rPrChange w:id="9803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Lunch   Time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9804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＆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9805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Break</w:t>
                  </w:r>
                </w:p>
              </w:tc>
            </w:tr>
            <w:tr w:rsidR="00710858" w:rsidRPr="00710858" w14:paraId="20714DEA" w14:textId="77777777" w:rsidTr="008763FA">
              <w:trPr>
                <w:cantSplit/>
              </w:trPr>
              <w:tc>
                <w:tcPr>
                  <w:tcW w:w="1201" w:type="dxa"/>
                  <w:vMerge/>
                  <w:vAlign w:val="center"/>
                </w:tcPr>
                <w:p w14:paraId="40596260" w14:textId="77777777" w:rsidR="00AD0E2C" w:rsidRPr="00710858" w:rsidRDefault="00AD0E2C" w:rsidP="00AD0E2C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980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401FD1D8" w14:textId="77777777" w:rsidR="00AD0E2C" w:rsidRPr="00710858" w:rsidRDefault="00AD0E2C" w:rsidP="00AD0E2C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9807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9808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5</w:t>
                  </w:r>
                </w:p>
              </w:tc>
              <w:tc>
                <w:tcPr>
                  <w:tcW w:w="1574" w:type="dxa"/>
                  <w:vAlign w:val="center"/>
                </w:tcPr>
                <w:p w14:paraId="1FC22490" w14:textId="77777777" w:rsidR="00AD0E2C" w:rsidRPr="00710858" w:rsidRDefault="00AD0E2C" w:rsidP="00AD0E2C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80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81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811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81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  <w:p w14:paraId="76015AA9" w14:textId="77777777" w:rsidR="00AD0E2C" w:rsidRPr="00710858" w:rsidRDefault="00AD0E2C" w:rsidP="00AD0E2C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81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81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2D0007FF" w14:textId="77777777" w:rsidR="00AD0E2C" w:rsidRPr="00710858" w:rsidRDefault="00AD0E2C" w:rsidP="00AD0E2C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81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81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817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81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503" w:type="dxa"/>
                  <w:vAlign w:val="center"/>
                </w:tcPr>
                <w:p w14:paraId="753F8C30" w14:textId="77777777" w:rsidR="00AD0E2C" w:rsidRPr="00710858" w:rsidRDefault="00AD0E2C" w:rsidP="00AD0E2C">
                  <w:pPr>
                    <w:snapToGrid w:val="0"/>
                    <w:jc w:val="center"/>
                    <w:rPr>
                      <w:rFonts w:eastAsia="標楷體"/>
                      <w:rPrChange w:id="981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982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372EBE11" w14:textId="73B1E84E" w:rsidR="00AD0E2C" w:rsidRPr="00710858" w:rsidRDefault="00421B5B" w:rsidP="00AD0E2C">
                  <w:pPr>
                    <w:snapToGrid w:val="0"/>
                    <w:spacing w:line="400" w:lineRule="exact"/>
                    <w:jc w:val="center"/>
                    <w:rPr>
                      <w:ins w:id="9821" w:author="User" w:date="2025-08-19T11:17:00Z"/>
                      <w:rFonts w:eastAsia="標楷體"/>
                      <w:sz w:val="36"/>
                      <w:szCs w:val="36"/>
                      <w:rPrChange w:id="9822" w:author="User" w:date="2025-08-27T11:49:00Z">
                        <w:rPr>
                          <w:ins w:id="9823" w:author="User" w:date="2025-08-19T11:1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824" w:author="User" w:date="2025-11-28T15:48:00Z">
                    <w:r w:rsidRPr="007D068A">
                      <w:rPr>
                        <w:rFonts w:eastAsia="標楷體" w:hint="eastAsia"/>
                        <w:sz w:val="36"/>
                        <w:szCs w:val="36"/>
                      </w:rPr>
                      <w:t>※</w:t>
                    </w:r>
                  </w:ins>
                  <w:ins w:id="9825" w:author="User" w:date="2025-08-19T11:17:00Z">
                    <w:r w:rsidR="00AD0E2C" w:rsidRPr="00710858">
                      <w:rPr>
                        <w:rFonts w:eastAsia="標楷體"/>
                        <w:sz w:val="36"/>
                        <w:szCs w:val="36"/>
                        <w:rPrChange w:id="9826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201</w:t>
                    </w:r>
                  </w:ins>
                </w:p>
                <w:p w14:paraId="2714A9A9" w14:textId="762A4A53" w:rsidR="00AD0E2C" w:rsidRPr="00710858" w:rsidDel="00AD0E2C" w:rsidRDefault="00AD0E2C" w:rsidP="00807F70">
                  <w:pPr>
                    <w:snapToGrid w:val="0"/>
                    <w:spacing w:line="400" w:lineRule="exact"/>
                    <w:jc w:val="center"/>
                    <w:rPr>
                      <w:ins w:id="9827" w:author="Windows 使用者" w:date="2024-08-06T14:56:00Z"/>
                      <w:del w:id="9828" w:author="User" w:date="2025-08-19T11:17:00Z"/>
                      <w:rFonts w:eastAsia="標楷體"/>
                      <w:sz w:val="36"/>
                      <w:szCs w:val="36"/>
                      <w:rPrChange w:id="9829" w:author="User" w:date="2025-08-27T11:49:00Z">
                        <w:rPr>
                          <w:ins w:id="9830" w:author="Windows 使用者" w:date="2024-08-06T14:56:00Z"/>
                          <w:del w:id="9831" w:author="User" w:date="2025-08-19T11:1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832" w:author="User" w:date="2025-08-19T11:17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983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國文</w:t>
                    </w:r>
                  </w:ins>
                  <w:ins w:id="9834" w:author="Windows 使用者" w:date="2024-08-06T14:56:00Z">
                    <w:del w:id="9835" w:author="User" w:date="2025-08-19T11:17:00Z">
                      <w:r w:rsidRPr="00710858" w:rsidDel="00AD0E2C">
                        <w:rPr>
                          <w:rFonts w:eastAsia="標楷體" w:hint="eastAsia"/>
                          <w:sz w:val="36"/>
                          <w:szCs w:val="36"/>
                          <w:rPrChange w:id="9836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Cs w:val="26"/>
                            </w:rPr>
                          </w:rPrChange>
                        </w:rPr>
                        <w:delText>※</w:delText>
                      </w:r>
                      <w:r w:rsidRPr="00710858" w:rsidDel="00AD0E2C">
                        <w:rPr>
                          <w:rFonts w:eastAsia="標楷體"/>
                          <w:sz w:val="36"/>
                          <w:szCs w:val="36"/>
                          <w:rPrChange w:id="9837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101</w:delText>
                      </w:r>
                    </w:del>
                  </w:ins>
                </w:p>
                <w:p w14:paraId="21F20360" w14:textId="4F723C53" w:rsidR="00AD0E2C" w:rsidRPr="00710858" w:rsidRDefault="00AD0E2C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983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9839" w:author="User" w:date="2025-08-19T11:17:00Z">
                      <w:pPr>
                        <w:snapToGrid w:val="0"/>
                        <w:jc w:val="center"/>
                      </w:pPr>
                    </w:pPrChange>
                  </w:pPr>
                  <w:ins w:id="9840" w:author="Windows 使用者" w:date="2024-08-06T14:56:00Z">
                    <w:del w:id="9841" w:author="User" w:date="2025-08-19T11:17:00Z">
                      <w:r w:rsidRPr="00710858" w:rsidDel="00AD0E2C">
                        <w:rPr>
                          <w:rFonts w:eastAsia="標楷體" w:hint="eastAsia"/>
                          <w:sz w:val="36"/>
                          <w:szCs w:val="36"/>
                          <w:rPrChange w:id="9842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國文</w:delText>
                      </w:r>
                    </w:del>
                  </w:ins>
                </w:p>
              </w:tc>
              <w:tc>
                <w:tcPr>
                  <w:tcW w:w="1373" w:type="dxa"/>
                  <w:vAlign w:val="center"/>
                </w:tcPr>
                <w:p w14:paraId="73786A4F" w14:textId="77777777" w:rsidR="008C02B5" w:rsidRPr="008C02B5" w:rsidRDefault="008C02B5" w:rsidP="008C02B5">
                  <w:pPr>
                    <w:snapToGrid w:val="0"/>
                    <w:spacing w:line="400" w:lineRule="exact"/>
                    <w:jc w:val="center"/>
                    <w:rPr>
                      <w:ins w:id="9843" w:author="User" w:date="2025-11-28T15:46:00Z"/>
                      <w:rFonts w:eastAsia="標楷體"/>
                      <w:color w:val="FF0000"/>
                      <w:sz w:val="36"/>
                      <w:szCs w:val="36"/>
                      <w:rPrChange w:id="9844" w:author="User" w:date="2025-11-28T15:46:00Z">
                        <w:rPr>
                          <w:ins w:id="9845" w:author="User" w:date="2025-11-28T15:46:00Z"/>
                          <w:rFonts w:eastAsia="標楷體"/>
                          <w:sz w:val="36"/>
                          <w:szCs w:val="36"/>
                        </w:rPr>
                      </w:rPrChange>
                    </w:rPr>
                  </w:pPr>
                  <w:ins w:id="9846" w:author="User" w:date="2025-11-28T15:46:00Z">
                    <w:r w:rsidRPr="008C02B5">
                      <w:rPr>
                        <w:rFonts w:eastAsia="標楷體"/>
                        <w:color w:val="FF0000"/>
                        <w:sz w:val="36"/>
                        <w:szCs w:val="36"/>
                        <w:rPrChange w:id="9847" w:author="User" w:date="2025-11-28T15:46:00Z">
                          <w:rPr>
                            <w:rFonts w:eastAsia="標楷體"/>
                            <w:sz w:val="36"/>
                            <w:szCs w:val="36"/>
                          </w:rPr>
                        </w:rPrChange>
                      </w:rPr>
                      <w:t>201</w:t>
                    </w:r>
                  </w:ins>
                </w:p>
                <w:p w14:paraId="0D21F4F0" w14:textId="6D933DED" w:rsidR="00AD0E2C" w:rsidRPr="00710858" w:rsidDel="00AD0E2C" w:rsidRDefault="008C02B5" w:rsidP="008C02B5">
                  <w:pPr>
                    <w:snapToGrid w:val="0"/>
                    <w:spacing w:line="360" w:lineRule="exact"/>
                    <w:jc w:val="center"/>
                    <w:rPr>
                      <w:ins w:id="9848" w:author="Windows 使用者" w:date="2024-08-06T15:04:00Z"/>
                      <w:del w:id="9849" w:author="User" w:date="2025-08-19T11:17:00Z"/>
                      <w:rFonts w:eastAsia="標楷體"/>
                      <w:sz w:val="36"/>
                      <w:szCs w:val="36"/>
                      <w:rPrChange w:id="9850" w:author="User" w:date="2025-08-27T11:49:00Z">
                        <w:rPr>
                          <w:ins w:id="9851" w:author="Windows 使用者" w:date="2024-08-06T15:04:00Z"/>
                          <w:del w:id="9852" w:author="User" w:date="2025-08-19T11:1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853" w:author="User" w:date="2025-11-28T15:46:00Z">
                    <w:r w:rsidRPr="008C02B5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9854" w:author="User" w:date="2025-11-28T15:46:00Z">
                          <w:rPr>
                            <w:rFonts w:eastAsia="標楷體" w:hint="eastAsia"/>
                            <w:sz w:val="36"/>
                            <w:szCs w:val="36"/>
                          </w:rPr>
                        </w:rPrChange>
                      </w:rPr>
                      <w:t>國文</w:t>
                    </w:r>
                  </w:ins>
                  <w:ins w:id="9855" w:author="Windows 使用者" w:date="2024-08-06T15:05:00Z">
                    <w:del w:id="9856" w:author="User" w:date="2025-08-19T11:17:00Z">
                      <w:r w:rsidR="00AD0E2C" w:rsidRPr="00710858" w:rsidDel="00AD0E2C">
                        <w:rPr>
                          <w:rFonts w:eastAsia="標楷體" w:hint="eastAsia"/>
                          <w:sz w:val="36"/>
                          <w:szCs w:val="36"/>
                          <w:rPrChange w:id="9857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Cs w:val="26"/>
                            </w:rPr>
                          </w:rPrChange>
                        </w:rPr>
                        <w:delText>※</w:delText>
                      </w:r>
                    </w:del>
                  </w:ins>
                  <w:ins w:id="9858" w:author="Windows 使用者" w:date="2024-08-06T15:04:00Z">
                    <w:del w:id="9859" w:author="User" w:date="2025-08-19T11:17:00Z">
                      <w:r w:rsidR="00AD0E2C" w:rsidRPr="00710858" w:rsidDel="00AD0E2C">
                        <w:rPr>
                          <w:rFonts w:eastAsia="標楷體"/>
                          <w:sz w:val="36"/>
                          <w:szCs w:val="36"/>
                          <w:rPrChange w:id="9860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301</w:delText>
                      </w:r>
                    </w:del>
                  </w:ins>
                </w:p>
                <w:p w14:paraId="471EC00D" w14:textId="20884D51" w:rsidR="00AD0E2C" w:rsidRPr="00710858" w:rsidDel="0026586E" w:rsidRDefault="00AD0E2C" w:rsidP="00AD0E2C">
                  <w:pPr>
                    <w:snapToGrid w:val="0"/>
                    <w:spacing w:line="400" w:lineRule="exact"/>
                    <w:jc w:val="center"/>
                    <w:rPr>
                      <w:del w:id="9861" w:author="Windows 使用者" w:date="2024-08-06T14:59:00Z"/>
                      <w:rFonts w:eastAsia="標楷體"/>
                      <w:sz w:val="36"/>
                      <w:szCs w:val="36"/>
                      <w:rPrChange w:id="9862" w:author="User" w:date="2025-08-27T11:49:00Z">
                        <w:rPr>
                          <w:del w:id="9863" w:author="Windows 使用者" w:date="2024-08-06T14:59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864" w:author="Windows 使用者" w:date="2024-08-14T12:34:00Z">
                    <w:del w:id="9865" w:author="User" w:date="2025-08-19T11:17:00Z">
                      <w:r w:rsidRPr="00710858" w:rsidDel="00AD0E2C">
                        <w:rPr>
                          <w:rFonts w:eastAsia="標楷體" w:hint="eastAsia"/>
                          <w:sz w:val="28"/>
                          <w:szCs w:val="15"/>
                          <w:shd w:val="pct15" w:color="auto" w:fill="FFFFFF"/>
                          <w:rPrChange w:id="9866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15"/>
                              <w:shd w:val="pct15" w:color="auto" w:fill="FFFFFF"/>
                            </w:rPr>
                          </w:rPrChange>
                        </w:rPr>
                        <w:delText>國文</w:delText>
                      </w:r>
                    </w:del>
                  </w:ins>
                  <w:del w:id="9867" w:author="Windows 使用者" w:date="2024-08-06T14:59:00Z">
                    <w:r w:rsidRPr="00710858" w:rsidDel="0026586E">
                      <w:rPr>
                        <w:rFonts w:eastAsia="標楷體"/>
                        <w:sz w:val="36"/>
                        <w:szCs w:val="36"/>
                        <w:rPrChange w:id="9868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201</w:delText>
                    </w:r>
                  </w:del>
                </w:p>
                <w:p w14:paraId="0EA66B5D" w14:textId="7347F913" w:rsidR="00AD0E2C" w:rsidRPr="00710858" w:rsidRDefault="00AD0E2C" w:rsidP="00AD0E2C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986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9870" w:author="Windows 使用者" w:date="2024-08-06T14:59:00Z">
                    <w:r w:rsidRPr="00710858" w:rsidDel="0026586E">
                      <w:rPr>
                        <w:rFonts w:eastAsia="標楷體" w:hint="eastAsia"/>
                        <w:sz w:val="36"/>
                        <w:szCs w:val="36"/>
                        <w:rPrChange w:id="987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閱讀</w:delText>
                    </w:r>
                  </w:del>
                </w:p>
              </w:tc>
              <w:tc>
                <w:tcPr>
                  <w:tcW w:w="1374" w:type="dxa"/>
                  <w:tcBorders>
                    <w:bottom w:val="single" w:sz="4" w:space="0" w:color="auto"/>
                  </w:tcBorders>
                  <w:vAlign w:val="center"/>
                </w:tcPr>
                <w:p w14:paraId="4854B4E1" w14:textId="78EDC1EA" w:rsidR="00AD0E2C" w:rsidRPr="00710858" w:rsidDel="00AD0E2C" w:rsidRDefault="00AD0E2C" w:rsidP="00AD0E2C">
                  <w:pPr>
                    <w:snapToGrid w:val="0"/>
                    <w:spacing w:line="400" w:lineRule="exact"/>
                    <w:jc w:val="center"/>
                    <w:rPr>
                      <w:del w:id="9872" w:author="User" w:date="2025-08-19T11:18:00Z"/>
                      <w:rFonts w:eastAsia="標楷體"/>
                      <w:sz w:val="36"/>
                      <w:szCs w:val="36"/>
                      <w:rPrChange w:id="9873" w:author="User" w:date="2025-08-27T11:49:00Z">
                        <w:rPr>
                          <w:del w:id="9874" w:author="User" w:date="2025-08-19T11:1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875" w:author="Windows 使用者" w:date="2024-08-12T12:00:00Z">
                    <w:del w:id="9876" w:author="User" w:date="2025-08-19T11:18:00Z">
                      <w:r w:rsidRPr="00710858" w:rsidDel="00AD0E2C">
                        <w:rPr>
                          <w:rFonts w:eastAsia="標楷體"/>
                          <w:sz w:val="36"/>
                          <w:szCs w:val="36"/>
                          <w:rPrChange w:id="9877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3</w:delText>
                      </w:r>
                    </w:del>
                  </w:ins>
                  <w:del w:id="9878" w:author="User" w:date="2025-08-19T11:18:00Z">
                    <w:r w:rsidRPr="00710858" w:rsidDel="00AD0E2C">
                      <w:rPr>
                        <w:rFonts w:eastAsia="標楷體"/>
                        <w:sz w:val="36"/>
                        <w:szCs w:val="36"/>
                        <w:rPrChange w:id="9879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201</w:delText>
                    </w:r>
                  </w:del>
                </w:p>
                <w:p w14:paraId="217187CF" w14:textId="54351F26" w:rsidR="00AD0E2C" w:rsidRPr="00710858" w:rsidRDefault="00AD0E2C" w:rsidP="00AD0E2C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988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9881" w:author="User" w:date="2025-08-19T11:18:00Z">
                    <w:r w:rsidRPr="00710858" w:rsidDel="00AD0E2C">
                      <w:rPr>
                        <w:rFonts w:eastAsia="標楷體" w:hint="eastAsia"/>
                        <w:sz w:val="36"/>
                        <w:szCs w:val="36"/>
                        <w:rPrChange w:id="988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國文</w:delText>
                    </w:r>
                  </w:del>
                </w:p>
              </w:tc>
              <w:tc>
                <w:tcPr>
                  <w:tcW w:w="1372" w:type="dxa"/>
                  <w:vAlign w:val="center"/>
                </w:tcPr>
                <w:p w14:paraId="3716B3EC" w14:textId="27521229" w:rsidR="00AD0E2C" w:rsidRPr="00710858" w:rsidDel="00552824" w:rsidRDefault="00AD0E2C" w:rsidP="00AD0E2C">
                  <w:pPr>
                    <w:snapToGrid w:val="0"/>
                    <w:spacing w:line="400" w:lineRule="exact"/>
                    <w:jc w:val="center"/>
                    <w:rPr>
                      <w:del w:id="9883" w:author="Windows 使用者" w:date="2024-08-13T09:35:00Z"/>
                      <w:rFonts w:eastAsia="標楷體"/>
                      <w:sz w:val="36"/>
                      <w:szCs w:val="36"/>
                      <w:rPrChange w:id="9884" w:author="User" w:date="2025-08-27T11:49:00Z">
                        <w:rPr>
                          <w:del w:id="9885" w:author="Windows 使用者" w:date="2024-08-13T09:35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9886" w:author="Windows 使用者" w:date="2024-08-12T12:01:00Z">
                    <w:r w:rsidRPr="00710858" w:rsidDel="006A6DFD">
                      <w:rPr>
                        <w:rFonts w:eastAsia="標楷體"/>
                        <w:sz w:val="36"/>
                        <w:szCs w:val="36"/>
                        <w:rPrChange w:id="9887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3</w:delText>
                    </w:r>
                  </w:del>
                  <w:del w:id="9888" w:author="Windows 使用者" w:date="2024-08-13T09:35:00Z">
                    <w:r w:rsidRPr="00710858" w:rsidDel="00552824">
                      <w:rPr>
                        <w:rFonts w:eastAsia="標楷體"/>
                        <w:sz w:val="36"/>
                        <w:szCs w:val="36"/>
                        <w:rPrChange w:id="9889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01</w:delText>
                    </w:r>
                  </w:del>
                </w:p>
                <w:p w14:paraId="1B73CC72" w14:textId="128F7E06" w:rsidR="00AD0E2C" w:rsidRPr="00710858" w:rsidRDefault="00AD0E2C" w:rsidP="00AD0E2C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989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9891" w:author="Windows 使用者" w:date="2024-08-13T09:35:00Z">
                    <w:r w:rsidRPr="00710858" w:rsidDel="00552824">
                      <w:rPr>
                        <w:rFonts w:eastAsia="標楷體" w:hint="eastAsia"/>
                        <w:sz w:val="36"/>
                        <w:szCs w:val="36"/>
                        <w:rPrChange w:id="989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國文</w:delText>
                    </w:r>
                  </w:del>
                </w:p>
              </w:tc>
              <w:tc>
                <w:tcPr>
                  <w:tcW w:w="1372" w:type="dxa"/>
                  <w:vAlign w:val="center"/>
                </w:tcPr>
                <w:p w14:paraId="6E53BDA5" w14:textId="72A5E956" w:rsidR="00AD0E2C" w:rsidRPr="00710858" w:rsidRDefault="00421B5B" w:rsidP="00AD0E2C">
                  <w:pPr>
                    <w:snapToGrid w:val="0"/>
                    <w:spacing w:line="400" w:lineRule="exact"/>
                    <w:jc w:val="center"/>
                    <w:rPr>
                      <w:ins w:id="9893" w:author="User" w:date="2025-08-19T11:18:00Z"/>
                      <w:rFonts w:eastAsia="標楷體"/>
                      <w:sz w:val="36"/>
                      <w:szCs w:val="36"/>
                      <w:rPrChange w:id="9894" w:author="User" w:date="2025-08-27T11:49:00Z">
                        <w:rPr>
                          <w:ins w:id="9895" w:author="User" w:date="2025-08-19T11:1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896" w:author="User" w:date="2025-11-28T15:49:00Z">
                    <w:r w:rsidRPr="007D068A">
                      <w:rPr>
                        <w:rFonts w:eastAsia="標楷體" w:hint="eastAsia"/>
                        <w:sz w:val="36"/>
                        <w:szCs w:val="36"/>
                      </w:rPr>
                      <w:t>※</w:t>
                    </w:r>
                  </w:ins>
                  <w:ins w:id="9897" w:author="User" w:date="2025-08-19T11:18:00Z">
                    <w:r w:rsidR="00AD0E2C" w:rsidRPr="00710858">
                      <w:rPr>
                        <w:rFonts w:eastAsia="標楷體"/>
                        <w:sz w:val="36"/>
                        <w:szCs w:val="36"/>
                        <w:rPrChange w:id="9898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201</w:t>
                    </w:r>
                  </w:ins>
                </w:p>
                <w:p w14:paraId="0D836CD0" w14:textId="1D9F5596" w:rsidR="00AD0E2C" w:rsidRPr="00710858" w:rsidDel="00AD0E2C" w:rsidRDefault="00AD0E2C" w:rsidP="00AD0E2C">
                  <w:pPr>
                    <w:snapToGrid w:val="0"/>
                    <w:spacing w:line="400" w:lineRule="exact"/>
                    <w:jc w:val="center"/>
                    <w:rPr>
                      <w:ins w:id="9899" w:author="Windows 使用者" w:date="2024-08-12T12:02:00Z"/>
                      <w:del w:id="9900" w:author="User" w:date="2025-08-19T11:18:00Z"/>
                      <w:rFonts w:eastAsia="標楷體"/>
                      <w:sz w:val="36"/>
                      <w:szCs w:val="36"/>
                      <w:rPrChange w:id="9901" w:author="User" w:date="2025-08-27T11:49:00Z">
                        <w:rPr>
                          <w:ins w:id="9902" w:author="Windows 使用者" w:date="2024-08-12T12:02:00Z"/>
                          <w:del w:id="9903" w:author="User" w:date="2025-08-19T11:1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904" w:author="User" w:date="2025-08-19T11:18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990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國文</w:t>
                    </w:r>
                  </w:ins>
                  <w:ins w:id="9906" w:author="Windows 使用者" w:date="2024-08-12T12:02:00Z">
                    <w:del w:id="9907" w:author="User" w:date="2025-08-19T11:18:00Z">
                      <w:r w:rsidRPr="00710858" w:rsidDel="00AD0E2C">
                        <w:rPr>
                          <w:rFonts w:eastAsia="標楷體"/>
                          <w:sz w:val="36"/>
                          <w:szCs w:val="36"/>
                          <w:rPrChange w:id="9908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301</w:delText>
                      </w:r>
                    </w:del>
                  </w:ins>
                </w:p>
                <w:p w14:paraId="4476E663" w14:textId="57A4F4E4" w:rsidR="00AD0E2C" w:rsidRPr="00710858" w:rsidRDefault="00AD0E2C" w:rsidP="00AD0E2C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990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910" w:author="Windows 使用者" w:date="2024-08-12T12:02:00Z">
                    <w:del w:id="9911" w:author="User" w:date="2025-08-19T11:18:00Z">
                      <w:r w:rsidRPr="00710858" w:rsidDel="00AD0E2C">
                        <w:rPr>
                          <w:rFonts w:eastAsia="標楷體" w:hint="eastAsia"/>
                          <w:sz w:val="36"/>
                          <w:szCs w:val="36"/>
                          <w:rPrChange w:id="9912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國文</w:delText>
                      </w:r>
                    </w:del>
                  </w:ins>
                </w:p>
              </w:tc>
            </w:tr>
            <w:tr w:rsidR="00710858" w:rsidRPr="00710858" w14:paraId="59E6B013" w14:textId="77777777" w:rsidTr="008763FA">
              <w:trPr>
                <w:cantSplit/>
              </w:trPr>
              <w:tc>
                <w:tcPr>
                  <w:tcW w:w="1201" w:type="dxa"/>
                  <w:vMerge/>
                  <w:vAlign w:val="center"/>
                </w:tcPr>
                <w:p w14:paraId="35C6DDB4" w14:textId="77777777" w:rsidR="00AD0E2C" w:rsidRPr="00710858" w:rsidRDefault="00AD0E2C" w:rsidP="00AD0E2C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991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2934181C" w14:textId="77777777" w:rsidR="00AD0E2C" w:rsidRPr="00710858" w:rsidRDefault="00AD0E2C" w:rsidP="00AD0E2C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9914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9915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6</w:t>
                  </w:r>
                </w:p>
              </w:tc>
              <w:tc>
                <w:tcPr>
                  <w:tcW w:w="1574" w:type="dxa"/>
                  <w:vAlign w:val="center"/>
                </w:tcPr>
                <w:p w14:paraId="4E8DBC38" w14:textId="77777777" w:rsidR="00AD0E2C" w:rsidRPr="00710858" w:rsidRDefault="00AD0E2C" w:rsidP="00AD0E2C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91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91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918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91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  <w:p w14:paraId="2E7A8637" w14:textId="77777777" w:rsidR="00AD0E2C" w:rsidRPr="00710858" w:rsidRDefault="00AD0E2C" w:rsidP="00AD0E2C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92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92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2D7BA59A" w14:textId="77777777" w:rsidR="00AD0E2C" w:rsidRPr="00710858" w:rsidRDefault="00AD0E2C" w:rsidP="00AD0E2C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92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92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14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924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92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40</w:t>
                  </w:r>
                </w:p>
              </w:tc>
              <w:tc>
                <w:tcPr>
                  <w:tcW w:w="503" w:type="dxa"/>
                  <w:vAlign w:val="center"/>
                </w:tcPr>
                <w:p w14:paraId="7B8CD291" w14:textId="77777777" w:rsidR="00AD0E2C" w:rsidRPr="00710858" w:rsidRDefault="00AD0E2C" w:rsidP="00AD0E2C">
                  <w:pPr>
                    <w:snapToGrid w:val="0"/>
                    <w:jc w:val="center"/>
                    <w:rPr>
                      <w:rFonts w:eastAsia="標楷體"/>
                      <w:rPrChange w:id="992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992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40</w:t>
                  </w:r>
                </w:p>
              </w:tc>
              <w:tc>
                <w:tcPr>
                  <w:tcW w:w="1371" w:type="dxa"/>
                  <w:tcBorders>
                    <w:bottom w:val="single" w:sz="4" w:space="0" w:color="auto"/>
                  </w:tcBorders>
                  <w:vAlign w:val="center"/>
                </w:tcPr>
                <w:p w14:paraId="65949EAA" w14:textId="77777777" w:rsidR="00AD0E2C" w:rsidRPr="00710858" w:rsidRDefault="00AD0E2C" w:rsidP="00AD0E2C">
                  <w:pPr>
                    <w:snapToGrid w:val="0"/>
                    <w:spacing w:line="400" w:lineRule="exact"/>
                    <w:jc w:val="center"/>
                    <w:rPr>
                      <w:ins w:id="9928" w:author="User" w:date="2025-08-19T11:17:00Z"/>
                      <w:rFonts w:eastAsia="標楷體"/>
                      <w:sz w:val="36"/>
                      <w:szCs w:val="36"/>
                      <w:rPrChange w:id="9929" w:author="User" w:date="2025-08-27T11:49:00Z">
                        <w:rPr>
                          <w:ins w:id="9930" w:author="User" w:date="2025-08-19T11:1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931" w:author="User" w:date="2025-08-19T11:17:00Z">
                    <w:r w:rsidRPr="00710858">
                      <w:rPr>
                        <w:rFonts w:eastAsia="標楷體"/>
                        <w:sz w:val="36"/>
                        <w:szCs w:val="36"/>
                        <w:rPrChange w:id="9932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201</w:t>
                    </w:r>
                  </w:ins>
                </w:p>
                <w:p w14:paraId="255B8A9D" w14:textId="1197D33A" w:rsidR="00AD0E2C" w:rsidRPr="00710858" w:rsidDel="00AD0E2C" w:rsidRDefault="00AD0E2C" w:rsidP="00AD0E2C">
                  <w:pPr>
                    <w:snapToGrid w:val="0"/>
                    <w:spacing w:line="400" w:lineRule="exact"/>
                    <w:jc w:val="center"/>
                    <w:rPr>
                      <w:ins w:id="9933" w:author="Windows 使用者" w:date="2024-08-06T14:56:00Z"/>
                      <w:del w:id="9934" w:author="User" w:date="2025-08-19T11:17:00Z"/>
                      <w:rFonts w:eastAsia="標楷體"/>
                      <w:sz w:val="36"/>
                      <w:szCs w:val="36"/>
                      <w:rPrChange w:id="9935" w:author="User" w:date="2025-08-27T11:49:00Z">
                        <w:rPr>
                          <w:ins w:id="9936" w:author="Windows 使用者" w:date="2024-08-06T14:56:00Z"/>
                          <w:del w:id="9937" w:author="User" w:date="2025-08-19T11:1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938" w:author="User" w:date="2025-08-19T11:17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993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國文</w:t>
                    </w:r>
                  </w:ins>
                  <w:ins w:id="9940" w:author="Windows 使用者" w:date="2024-08-06T14:56:00Z">
                    <w:del w:id="9941" w:author="User" w:date="2025-08-19T11:17:00Z">
                      <w:r w:rsidRPr="00710858" w:rsidDel="00AD0E2C">
                        <w:rPr>
                          <w:rFonts w:eastAsia="標楷體" w:hint="eastAsia"/>
                          <w:sz w:val="36"/>
                          <w:szCs w:val="36"/>
                          <w:rPrChange w:id="9942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Cs w:val="26"/>
                            </w:rPr>
                          </w:rPrChange>
                        </w:rPr>
                        <w:delText>※</w:delText>
                      </w:r>
                      <w:r w:rsidRPr="00710858" w:rsidDel="00AD0E2C">
                        <w:rPr>
                          <w:rFonts w:eastAsia="標楷體"/>
                          <w:sz w:val="36"/>
                          <w:szCs w:val="36"/>
                          <w:rPrChange w:id="9943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101</w:delText>
                      </w:r>
                    </w:del>
                  </w:ins>
                </w:p>
                <w:p w14:paraId="64770BC5" w14:textId="54B70846" w:rsidR="00AD0E2C" w:rsidRPr="00710858" w:rsidRDefault="00AD0E2C" w:rsidP="00AD0E2C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994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945" w:author="Windows 使用者" w:date="2024-08-06T14:56:00Z">
                    <w:del w:id="9946" w:author="User" w:date="2025-08-19T11:17:00Z">
                      <w:r w:rsidRPr="00710858" w:rsidDel="00AD0E2C">
                        <w:rPr>
                          <w:rFonts w:eastAsia="標楷體" w:hint="eastAsia"/>
                          <w:sz w:val="36"/>
                          <w:szCs w:val="36"/>
                          <w:rPrChange w:id="9947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國文</w:delText>
                      </w:r>
                    </w:del>
                  </w:ins>
                </w:p>
              </w:tc>
              <w:tc>
                <w:tcPr>
                  <w:tcW w:w="1373" w:type="dxa"/>
                  <w:tcBorders>
                    <w:bottom w:val="single" w:sz="4" w:space="0" w:color="auto"/>
                  </w:tcBorders>
                  <w:vAlign w:val="center"/>
                </w:tcPr>
                <w:p w14:paraId="6466F890" w14:textId="77777777" w:rsidR="008C02B5" w:rsidRPr="008C02B5" w:rsidRDefault="008C02B5" w:rsidP="008C02B5">
                  <w:pPr>
                    <w:snapToGrid w:val="0"/>
                    <w:spacing w:line="400" w:lineRule="exact"/>
                    <w:jc w:val="center"/>
                    <w:rPr>
                      <w:ins w:id="9948" w:author="User" w:date="2025-11-28T15:46:00Z"/>
                      <w:rFonts w:eastAsia="標楷體"/>
                      <w:color w:val="FF0000"/>
                      <w:sz w:val="36"/>
                      <w:szCs w:val="36"/>
                      <w:rPrChange w:id="9949" w:author="User" w:date="2025-11-28T15:46:00Z">
                        <w:rPr>
                          <w:ins w:id="9950" w:author="User" w:date="2025-11-28T15:46:00Z"/>
                          <w:rFonts w:eastAsia="標楷體"/>
                          <w:sz w:val="36"/>
                          <w:szCs w:val="36"/>
                        </w:rPr>
                      </w:rPrChange>
                    </w:rPr>
                  </w:pPr>
                  <w:ins w:id="9951" w:author="User" w:date="2025-11-28T15:46:00Z">
                    <w:r w:rsidRPr="008C02B5">
                      <w:rPr>
                        <w:rFonts w:eastAsia="標楷體"/>
                        <w:color w:val="FF0000"/>
                        <w:sz w:val="36"/>
                        <w:szCs w:val="36"/>
                        <w:rPrChange w:id="9952" w:author="User" w:date="2025-11-28T15:46:00Z">
                          <w:rPr>
                            <w:rFonts w:eastAsia="標楷體"/>
                            <w:sz w:val="36"/>
                            <w:szCs w:val="36"/>
                          </w:rPr>
                        </w:rPrChange>
                      </w:rPr>
                      <w:t>301</w:t>
                    </w:r>
                  </w:ins>
                </w:p>
                <w:p w14:paraId="213CF3CE" w14:textId="5D5A9609" w:rsidR="00AD0E2C" w:rsidRPr="00710858" w:rsidDel="00AD0E2C" w:rsidRDefault="008C02B5" w:rsidP="008C02B5">
                  <w:pPr>
                    <w:snapToGrid w:val="0"/>
                    <w:jc w:val="center"/>
                    <w:rPr>
                      <w:ins w:id="9953" w:author="Windows 使用者" w:date="2024-08-06T15:05:00Z"/>
                      <w:del w:id="9954" w:author="User" w:date="2025-08-19T11:17:00Z"/>
                      <w:rFonts w:eastAsia="標楷體"/>
                      <w:sz w:val="36"/>
                      <w:szCs w:val="36"/>
                      <w:rPrChange w:id="9955" w:author="User" w:date="2025-08-27T11:49:00Z">
                        <w:rPr>
                          <w:ins w:id="9956" w:author="Windows 使用者" w:date="2024-08-06T15:05:00Z"/>
                          <w:del w:id="9957" w:author="User" w:date="2025-08-19T11:1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958" w:author="User" w:date="2025-11-28T15:46:00Z">
                    <w:r w:rsidRPr="008C02B5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9959" w:author="User" w:date="2025-11-28T15:46:00Z">
                          <w:rPr>
                            <w:rFonts w:eastAsia="標楷體" w:hint="eastAsia"/>
                            <w:sz w:val="36"/>
                            <w:szCs w:val="36"/>
                          </w:rPr>
                        </w:rPrChange>
                      </w:rPr>
                      <w:t>國文</w:t>
                    </w:r>
                  </w:ins>
                  <w:ins w:id="9960" w:author="Windows 使用者" w:date="2024-08-06T15:05:00Z">
                    <w:del w:id="9961" w:author="User" w:date="2025-08-19T11:17:00Z">
                      <w:r w:rsidR="00AD0E2C" w:rsidRPr="00710858" w:rsidDel="00AD0E2C">
                        <w:rPr>
                          <w:rFonts w:eastAsia="標楷體" w:hint="eastAsia"/>
                          <w:sz w:val="36"/>
                          <w:szCs w:val="36"/>
                          <w:rPrChange w:id="9962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Cs w:val="26"/>
                            </w:rPr>
                          </w:rPrChange>
                        </w:rPr>
                        <w:delText>※</w:delText>
                      </w:r>
                      <w:r w:rsidR="00AD0E2C" w:rsidRPr="00710858" w:rsidDel="00AD0E2C">
                        <w:rPr>
                          <w:rFonts w:eastAsia="標楷體"/>
                          <w:sz w:val="36"/>
                          <w:szCs w:val="36"/>
                          <w:rPrChange w:id="9963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301</w:delText>
                      </w:r>
                    </w:del>
                  </w:ins>
                </w:p>
                <w:p w14:paraId="40116C59" w14:textId="00BF5EB1" w:rsidR="00AD0E2C" w:rsidRPr="00710858" w:rsidRDefault="00AD0E2C" w:rsidP="00AD0E2C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996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9965" w:author="Windows 使用者" w:date="2024-08-14T12:34:00Z">
                    <w:del w:id="9966" w:author="User" w:date="2025-08-19T11:17:00Z">
                      <w:r w:rsidRPr="00710858" w:rsidDel="00AD0E2C">
                        <w:rPr>
                          <w:rFonts w:eastAsia="標楷體" w:hint="eastAsia"/>
                          <w:sz w:val="28"/>
                          <w:szCs w:val="36"/>
                          <w:shd w:val="pct15" w:color="auto" w:fill="FFFFFF"/>
                          <w:rPrChange w:id="9967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36"/>
                              <w:shd w:val="pct15" w:color="auto" w:fill="FFFFFF"/>
                            </w:rPr>
                          </w:rPrChange>
                        </w:rPr>
                        <w:delText>音樂</w:delText>
                      </w:r>
                    </w:del>
                  </w:ins>
                </w:p>
              </w:tc>
              <w:tc>
                <w:tcPr>
                  <w:tcW w:w="137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9FA32DC" w14:textId="6FCB46C5" w:rsidR="00AD0E2C" w:rsidRPr="00710858" w:rsidDel="006A6DFD" w:rsidRDefault="00AD0E2C" w:rsidP="00AD0E2C">
                  <w:pPr>
                    <w:snapToGrid w:val="0"/>
                    <w:spacing w:line="400" w:lineRule="exact"/>
                    <w:jc w:val="center"/>
                    <w:rPr>
                      <w:del w:id="9968" w:author="Windows 使用者" w:date="2024-08-12T12:01:00Z"/>
                      <w:rFonts w:eastAsia="標楷體"/>
                      <w:sz w:val="36"/>
                      <w:szCs w:val="36"/>
                      <w:rPrChange w:id="9969" w:author="User" w:date="2025-08-27T11:49:00Z">
                        <w:rPr>
                          <w:del w:id="9970" w:author="Windows 使用者" w:date="2024-08-12T12:0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9971" w:author="Windows 使用者" w:date="2024-08-06T15:02:00Z">
                    <w:r w:rsidRPr="00710858" w:rsidDel="00B85F3D">
                      <w:rPr>
                        <w:rFonts w:eastAsia="標楷體" w:hint="eastAsia"/>
                        <w:szCs w:val="26"/>
                        <w:rPrChange w:id="9972" w:author="User" w:date="2025-08-27T11:49:00Z">
                          <w:rPr>
                            <w:rFonts w:eastAsia="標楷體" w:hint="eastAsia"/>
                            <w:color w:val="000000" w:themeColor="text1"/>
                            <w:szCs w:val="26"/>
                          </w:rPr>
                        </w:rPrChange>
                      </w:rPr>
                      <w:delText>※</w:delText>
                    </w:r>
                  </w:del>
                  <w:del w:id="9973" w:author="Windows 使用者" w:date="2024-08-12T12:01:00Z">
                    <w:r w:rsidRPr="00710858" w:rsidDel="006A6DFD">
                      <w:rPr>
                        <w:rFonts w:eastAsia="標楷體"/>
                        <w:sz w:val="36"/>
                        <w:szCs w:val="36"/>
                        <w:rPrChange w:id="9974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301</w:delText>
                    </w:r>
                  </w:del>
                </w:p>
                <w:p w14:paraId="122F878B" w14:textId="50D2C573" w:rsidR="00AD0E2C" w:rsidRPr="00710858" w:rsidRDefault="00AD0E2C" w:rsidP="00AD0E2C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997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9976" w:author="Windows 使用者" w:date="2024-08-12T12:01:00Z">
                    <w:r w:rsidRPr="00710858" w:rsidDel="006A6DFD">
                      <w:rPr>
                        <w:rFonts w:eastAsia="標楷體" w:hint="eastAsia"/>
                        <w:sz w:val="36"/>
                        <w:szCs w:val="36"/>
                        <w:rPrChange w:id="997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國文</w:delText>
                    </w:r>
                  </w:del>
                </w:p>
              </w:tc>
              <w:tc>
                <w:tcPr>
                  <w:tcW w:w="1372" w:type="dxa"/>
                  <w:tcBorders>
                    <w:bottom w:val="single" w:sz="4" w:space="0" w:color="auto"/>
                  </w:tcBorders>
                  <w:vAlign w:val="center"/>
                </w:tcPr>
                <w:p w14:paraId="0829A357" w14:textId="0C5EFDC0" w:rsidR="00AD0E2C" w:rsidRPr="00710858" w:rsidRDefault="00AD0E2C" w:rsidP="00AD0E2C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997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tcBorders>
                    <w:bottom w:val="single" w:sz="4" w:space="0" w:color="auto"/>
                  </w:tcBorders>
                  <w:vAlign w:val="center"/>
                </w:tcPr>
                <w:p w14:paraId="16C1C0F4" w14:textId="0FDDFC11" w:rsidR="00AD0E2C" w:rsidRPr="00710858" w:rsidDel="006A6DFD" w:rsidRDefault="00AD0E2C" w:rsidP="00AD0E2C">
                  <w:pPr>
                    <w:snapToGrid w:val="0"/>
                    <w:spacing w:line="400" w:lineRule="exact"/>
                    <w:jc w:val="center"/>
                    <w:rPr>
                      <w:del w:id="9979" w:author="Windows 使用者" w:date="2024-08-12T12:01:00Z"/>
                      <w:rFonts w:eastAsia="標楷體"/>
                      <w:sz w:val="36"/>
                      <w:szCs w:val="36"/>
                      <w:rPrChange w:id="9980" w:author="User" w:date="2025-08-27T11:49:00Z">
                        <w:rPr>
                          <w:del w:id="9981" w:author="Windows 使用者" w:date="2024-08-12T12:0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9982" w:author="Windows 使用者" w:date="2024-08-06T15:02:00Z">
                    <w:r w:rsidRPr="00710858" w:rsidDel="00B85F3D">
                      <w:rPr>
                        <w:rFonts w:eastAsia="標楷體" w:hint="eastAsia"/>
                        <w:szCs w:val="26"/>
                        <w:rPrChange w:id="9983" w:author="User" w:date="2025-08-27T11:49:00Z">
                          <w:rPr>
                            <w:rFonts w:eastAsia="標楷體" w:hint="eastAsia"/>
                            <w:color w:val="000000" w:themeColor="text1"/>
                            <w:szCs w:val="26"/>
                          </w:rPr>
                        </w:rPrChange>
                      </w:rPr>
                      <w:delText>※</w:delText>
                    </w:r>
                  </w:del>
                  <w:del w:id="9984" w:author="Windows 使用者" w:date="2024-08-12T12:01:00Z">
                    <w:r w:rsidRPr="00710858" w:rsidDel="006A6DFD">
                      <w:rPr>
                        <w:rFonts w:eastAsia="標楷體"/>
                        <w:sz w:val="36"/>
                        <w:szCs w:val="36"/>
                        <w:rPrChange w:id="9985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301</w:delText>
                    </w:r>
                  </w:del>
                </w:p>
                <w:p w14:paraId="06ADF041" w14:textId="521BBF36" w:rsidR="00AD0E2C" w:rsidRPr="00710858" w:rsidRDefault="00AD0E2C" w:rsidP="00AD0E2C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998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9987" w:author="Windows 使用者" w:date="2024-08-12T12:01:00Z">
                    <w:r w:rsidRPr="00710858" w:rsidDel="006A6DFD">
                      <w:rPr>
                        <w:rFonts w:eastAsia="標楷體" w:hint="eastAsia"/>
                        <w:sz w:val="36"/>
                        <w:szCs w:val="36"/>
                        <w:rPrChange w:id="998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國文</w:delText>
                    </w:r>
                  </w:del>
                </w:p>
              </w:tc>
            </w:tr>
            <w:tr w:rsidR="00710858" w:rsidRPr="00710858" w14:paraId="5E2798C0" w14:textId="77777777" w:rsidTr="008763FA">
              <w:trPr>
                <w:cantSplit/>
                <w:trHeight w:val="661"/>
              </w:trPr>
              <w:tc>
                <w:tcPr>
                  <w:tcW w:w="1201" w:type="dxa"/>
                  <w:vMerge/>
                  <w:vAlign w:val="center"/>
                </w:tcPr>
                <w:p w14:paraId="01FDA72B" w14:textId="77777777" w:rsidR="00AD0E2C" w:rsidRPr="00710858" w:rsidRDefault="00AD0E2C" w:rsidP="00AD0E2C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998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2099" w:type="dxa"/>
                  <w:gridSpan w:val="2"/>
                  <w:vAlign w:val="center"/>
                </w:tcPr>
                <w:p w14:paraId="7B02BD10" w14:textId="77777777" w:rsidR="00AD0E2C" w:rsidRPr="00710858" w:rsidRDefault="00AD0E2C" w:rsidP="00AD0E2C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999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999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14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992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99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994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99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9996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999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</w:tc>
              <w:tc>
                <w:tcPr>
                  <w:tcW w:w="503" w:type="dxa"/>
                  <w:vAlign w:val="center"/>
                </w:tcPr>
                <w:p w14:paraId="331C019B" w14:textId="77777777" w:rsidR="00AD0E2C" w:rsidRPr="00710858" w:rsidRDefault="00AD0E2C" w:rsidP="00AD0E2C">
                  <w:pPr>
                    <w:snapToGrid w:val="0"/>
                    <w:jc w:val="center"/>
                    <w:rPr>
                      <w:rFonts w:eastAsia="標楷體"/>
                      <w:rPrChange w:id="999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999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20</w:t>
                  </w:r>
                </w:p>
              </w:tc>
              <w:tc>
                <w:tcPr>
                  <w:tcW w:w="6862" w:type="dxa"/>
                  <w:gridSpan w:val="5"/>
                  <w:tcBorders>
                    <w:bottom w:val="single" w:sz="4" w:space="0" w:color="auto"/>
                  </w:tcBorders>
                  <w:vAlign w:val="center"/>
                </w:tcPr>
                <w:p w14:paraId="54766C5A" w14:textId="77777777" w:rsidR="00AD0E2C" w:rsidRPr="00710858" w:rsidRDefault="00AD0E2C" w:rsidP="00AD0E2C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1000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10001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打掃時間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1000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PrChange w:id="10003" w:author="User" w:date="2025-08-27T11:49:00Z">
                        <w:rPr>
                          <w:color w:val="000000" w:themeColor="text1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1000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clean  Time</w:t>
                  </w:r>
                </w:p>
              </w:tc>
            </w:tr>
            <w:tr w:rsidR="00710858" w:rsidRPr="00710858" w14:paraId="72136A35" w14:textId="77777777" w:rsidTr="008763FA">
              <w:trPr>
                <w:cantSplit/>
                <w:trHeight w:val="1250"/>
              </w:trPr>
              <w:tc>
                <w:tcPr>
                  <w:tcW w:w="1201" w:type="dxa"/>
                  <w:vMerge/>
                  <w:vAlign w:val="center"/>
                </w:tcPr>
                <w:p w14:paraId="301BF8B5" w14:textId="77777777" w:rsidR="00AD0E2C" w:rsidRPr="00710858" w:rsidRDefault="00AD0E2C" w:rsidP="00AD0E2C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000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3C21145E" w14:textId="77777777" w:rsidR="00AD0E2C" w:rsidRPr="00710858" w:rsidRDefault="00AD0E2C" w:rsidP="00AD0E2C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0006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0007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7</w:t>
                  </w:r>
                </w:p>
              </w:tc>
              <w:tc>
                <w:tcPr>
                  <w:tcW w:w="1574" w:type="dxa"/>
                  <w:vAlign w:val="center"/>
                </w:tcPr>
                <w:p w14:paraId="5C17211B" w14:textId="77777777" w:rsidR="00AD0E2C" w:rsidRPr="00710858" w:rsidRDefault="00AD0E2C" w:rsidP="00AD0E2C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000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000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0010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001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  <w:p w14:paraId="7E5DE32B" w14:textId="77777777" w:rsidR="00AD0E2C" w:rsidRPr="00710858" w:rsidRDefault="00AD0E2C" w:rsidP="00AD0E2C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001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001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72E0EB12" w14:textId="77777777" w:rsidR="00AD0E2C" w:rsidRPr="00710858" w:rsidRDefault="00AD0E2C" w:rsidP="00AD0E2C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001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001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0016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001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503" w:type="dxa"/>
                  <w:vAlign w:val="center"/>
                </w:tcPr>
                <w:p w14:paraId="39A6F485" w14:textId="77777777" w:rsidR="00AD0E2C" w:rsidRPr="00710858" w:rsidRDefault="00AD0E2C" w:rsidP="00AD0E2C">
                  <w:pPr>
                    <w:snapToGrid w:val="0"/>
                    <w:jc w:val="center"/>
                    <w:rPr>
                      <w:rFonts w:eastAsia="標楷體"/>
                      <w:rPrChange w:id="1001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001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40</w:t>
                  </w:r>
                </w:p>
              </w:tc>
              <w:tc>
                <w:tcPr>
                  <w:tcW w:w="1371" w:type="dxa"/>
                  <w:vAlign w:val="center"/>
                </w:tcPr>
                <w:p w14:paraId="22540BEE" w14:textId="0D952AC3" w:rsidR="00AD0E2C" w:rsidRPr="00710858" w:rsidDel="006A6DFD" w:rsidRDefault="00AD0E2C" w:rsidP="00AD0E2C">
                  <w:pPr>
                    <w:snapToGrid w:val="0"/>
                    <w:spacing w:line="400" w:lineRule="exact"/>
                    <w:jc w:val="center"/>
                    <w:rPr>
                      <w:del w:id="10020" w:author="Windows 使用者" w:date="2024-08-12T11:59:00Z"/>
                      <w:rFonts w:eastAsia="標楷體"/>
                      <w:sz w:val="36"/>
                      <w:szCs w:val="36"/>
                      <w:rPrChange w:id="10021" w:author="User" w:date="2025-08-27T11:49:00Z">
                        <w:rPr>
                          <w:del w:id="10022" w:author="Windows 使用者" w:date="2024-08-12T11:59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0023" w:author="Windows 使用者" w:date="2024-08-06T15:01:00Z">
                    <w:r w:rsidRPr="00710858" w:rsidDel="00B85F3D">
                      <w:rPr>
                        <w:rFonts w:eastAsia="標楷體" w:hint="eastAsia"/>
                        <w:szCs w:val="26"/>
                        <w:rPrChange w:id="10024" w:author="User" w:date="2025-08-27T11:49:00Z">
                          <w:rPr>
                            <w:rFonts w:eastAsia="標楷體" w:hint="eastAsia"/>
                            <w:color w:val="000000" w:themeColor="text1"/>
                            <w:szCs w:val="26"/>
                          </w:rPr>
                        </w:rPrChange>
                      </w:rPr>
                      <w:delText>※</w:delText>
                    </w:r>
                  </w:del>
                  <w:del w:id="10025" w:author="Windows 使用者" w:date="2024-08-12T11:59:00Z">
                    <w:r w:rsidRPr="00710858" w:rsidDel="006A6DFD">
                      <w:rPr>
                        <w:rFonts w:eastAsia="標楷體"/>
                        <w:sz w:val="36"/>
                        <w:szCs w:val="36"/>
                        <w:rPrChange w:id="10026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301</w:delText>
                    </w:r>
                  </w:del>
                </w:p>
                <w:p w14:paraId="54FF6A35" w14:textId="2E9634FC" w:rsidR="00AD0E2C" w:rsidRPr="00710858" w:rsidRDefault="00AD0E2C" w:rsidP="00AD0E2C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002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0028" w:author="Windows 使用者" w:date="2024-08-12T11:59:00Z">
                    <w:r w:rsidRPr="00710858" w:rsidDel="006A6DFD">
                      <w:rPr>
                        <w:rFonts w:eastAsia="標楷體" w:hint="eastAsia"/>
                        <w:sz w:val="36"/>
                        <w:szCs w:val="36"/>
                        <w:rPrChange w:id="1002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國文</w:delText>
                    </w:r>
                  </w:del>
                </w:p>
              </w:tc>
              <w:tc>
                <w:tcPr>
                  <w:tcW w:w="1373" w:type="dxa"/>
                  <w:vAlign w:val="center"/>
                </w:tcPr>
                <w:p w14:paraId="147455EF" w14:textId="57D62646" w:rsidR="00AD0E2C" w:rsidRPr="00710858" w:rsidDel="00AD0E2C" w:rsidRDefault="00AD0E2C" w:rsidP="00AD0E2C">
                  <w:pPr>
                    <w:snapToGrid w:val="0"/>
                    <w:spacing w:before="120" w:after="120" w:line="400" w:lineRule="exact"/>
                    <w:jc w:val="center"/>
                    <w:rPr>
                      <w:ins w:id="10030" w:author="Windows 使用者" w:date="2024-08-06T15:05:00Z"/>
                      <w:del w:id="10031" w:author="User" w:date="2025-08-19T11:17:00Z"/>
                      <w:rFonts w:eastAsia="標楷體"/>
                      <w:sz w:val="36"/>
                      <w:szCs w:val="36"/>
                      <w:rPrChange w:id="10032" w:author="User" w:date="2025-08-27T11:49:00Z">
                        <w:rPr>
                          <w:ins w:id="10033" w:author="Windows 使用者" w:date="2024-08-06T15:05:00Z"/>
                          <w:del w:id="10034" w:author="User" w:date="2025-08-19T11:17:00Z"/>
                          <w:rFonts w:eastAsia="標楷體"/>
                          <w:color w:val="000000" w:themeColor="text1"/>
                          <w:szCs w:val="26"/>
                        </w:rPr>
                      </w:rPrChange>
                    </w:rPr>
                  </w:pPr>
                  <w:ins w:id="10035" w:author="Windows 使用者" w:date="2024-08-06T15:05:00Z">
                    <w:del w:id="10036" w:author="User" w:date="2025-08-19T11:17:00Z">
                      <w:r w:rsidRPr="00710858" w:rsidDel="00AD0E2C">
                        <w:rPr>
                          <w:rFonts w:eastAsia="標楷體" w:hint="eastAsia"/>
                          <w:sz w:val="36"/>
                          <w:szCs w:val="36"/>
                          <w:rPrChange w:id="10037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Cs w:val="26"/>
                            </w:rPr>
                          </w:rPrChange>
                        </w:rPr>
                        <w:delText>※</w:delText>
                      </w:r>
                      <w:r w:rsidRPr="00710858" w:rsidDel="00AD0E2C">
                        <w:rPr>
                          <w:rFonts w:eastAsia="標楷體"/>
                          <w:sz w:val="36"/>
                          <w:szCs w:val="36"/>
                          <w:rPrChange w:id="10038" w:author="User" w:date="2025-08-27T11:49:00Z">
                            <w:rPr>
                              <w:rFonts w:eastAsia="標楷體"/>
                              <w:color w:val="000000" w:themeColor="text1"/>
                              <w:szCs w:val="26"/>
                            </w:rPr>
                          </w:rPrChange>
                        </w:rPr>
                        <w:delText>301</w:delText>
                      </w:r>
                    </w:del>
                  </w:ins>
                </w:p>
                <w:p w14:paraId="659A4F90" w14:textId="4D872E1C" w:rsidR="00AD0E2C" w:rsidRPr="00710858" w:rsidRDefault="00AD0E2C" w:rsidP="00AD0E2C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hd w:val="pct15" w:color="auto" w:fill="FFFFFF"/>
                      <w:rPrChange w:id="10039" w:author="User" w:date="2025-08-27T11:49:00Z">
                        <w:rPr>
                          <w:rFonts w:eastAsia="標楷體"/>
                          <w:color w:val="000000" w:themeColor="text1"/>
                          <w:shd w:val="pct15" w:color="auto" w:fill="FFFFFF"/>
                        </w:rPr>
                      </w:rPrChange>
                    </w:rPr>
                  </w:pPr>
                  <w:ins w:id="10040" w:author="Windows 使用者" w:date="2024-08-14T12:34:00Z">
                    <w:del w:id="10041" w:author="User" w:date="2025-08-19T11:17:00Z">
                      <w:r w:rsidRPr="00710858" w:rsidDel="00AD0E2C">
                        <w:rPr>
                          <w:rFonts w:eastAsia="標楷體" w:hint="eastAsia"/>
                          <w:sz w:val="28"/>
                          <w:szCs w:val="36"/>
                          <w:shd w:val="pct15" w:color="auto" w:fill="FFFFFF"/>
                          <w:rPrChange w:id="10042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36"/>
                              <w:shd w:val="pct15" w:color="auto" w:fill="FFFFFF"/>
                            </w:rPr>
                          </w:rPrChange>
                        </w:rPr>
                        <w:delText>家政</w:delText>
                      </w:r>
                    </w:del>
                  </w:ins>
                </w:p>
              </w:tc>
              <w:tc>
                <w:tcPr>
                  <w:tcW w:w="1374" w:type="dxa"/>
                  <w:tcBorders>
                    <w:top w:val="single" w:sz="4" w:space="0" w:color="auto"/>
                  </w:tcBorders>
                  <w:vAlign w:val="center"/>
                </w:tcPr>
                <w:p w14:paraId="6BEB3F1F" w14:textId="77777777" w:rsidR="00AD0E2C" w:rsidRPr="00710858" w:rsidRDefault="00AD0E2C" w:rsidP="00AD0E2C">
                  <w:pPr>
                    <w:snapToGrid w:val="0"/>
                    <w:spacing w:line="240" w:lineRule="atLeast"/>
                    <w:ind w:leftChars="-17" w:left="-41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1004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42B1CB6F" w14:textId="0231D963" w:rsidR="00AD0E2C" w:rsidRPr="00710858" w:rsidDel="00AD0E2C" w:rsidRDefault="00AD0E2C" w:rsidP="00AD0E2C">
                  <w:pPr>
                    <w:snapToGrid w:val="0"/>
                    <w:spacing w:line="400" w:lineRule="exact"/>
                    <w:jc w:val="center"/>
                    <w:rPr>
                      <w:ins w:id="10044" w:author="Windows 使用者" w:date="2024-08-13T09:35:00Z"/>
                      <w:del w:id="10045" w:author="User" w:date="2025-08-19T11:18:00Z"/>
                      <w:rFonts w:eastAsia="標楷體"/>
                      <w:sz w:val="36"/>
                      <w:szCs w:val="36"/>
                      <w:rPrChange w:id="10046" w:author="User" w:date="2025-08-27T11:49:00Z">
                        <w:rPr>
                          <w:ins w:id="10047" w:author="Windows 使用者" w:date="2024-08-13T09:35:00Z"/>
                          <w:del w:id="10048" w:author="User" w:date="2025-08-19T11:1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0049" w:author="Windows 使用者" w:date="2024-08-13T09:35:00Z">
                    <w:del w:id="10050" w:author="User" w:date="2025-08-19T11:18:00Z">
                      <w:r w:rsidRPr="00710858" w:rsidDel="00AD0E2C">
                        <w:rPr>
                          <w:rFonts w:eastAsia="標楷體"/>
                          <w:sz w:val="36"/>
                          <w:szCs w:val="36"/>
                          <w:rPrChange w:id="10051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301</w:delText>
                      </w:r>
                    </w:del>
                  </w:ins>
                </w:p>
                <w:p w14:paraId="3AE1731C" w14:textId="4D6D68EE" w:rsidR="00AD0E2C" w:rsidRPr="00710858" w:rsidRDefault="00AD0E2C" w:rsidP="00AD0E2C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1005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0053" w:author="Windows 使用者" w:date="2024-08-13T09:35:00Z">
                    <w:del w:id="10054" w:author="User" w:date="2025-08-19T11:18:00Z">
                      <w:r w:rsidRPr="00710858" w:rsidDel="00AD0E2C">
                        <w:rPr>
                          <w:rFonts w:eastAsia="標楷體" w:hint="eastAsia"/>
                          <w:sz w:val="36"/>
                          <w:szCs w:val="36"/>
                          <w:rPrChange w:id="10055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國文</w:delText>
                      </w:r>
                    </w:del>
                  </w:ins>
                </w:p>
              </w:tc>
              <w:tc>
                <w:tcPr>
                  <w:tcW w:w="1372" w:type="dxa"/>
                  <w:vAlign w:val="center"/>
                </w:tcPr>
                <w:p w14:paraId="4CC2B1C3" w14:textId="59B79397" w:rsidR="00AD0E2C" w:rsidRPr="00710858" w:rsidRDefault="00AD0E2C" w:rsidP="00AD0E2C">
                  <w:pPr>
                    <w:snapToGrid w:val="0"/>
                    <w:spacing w:line="400" w:lineRule="exact"/>
                    <w:jc w:val="center"/>
                    <w:rPr>
                      <w:ins w:id="10056" w:author="User" w:date="2025-08-19T11:18:00Z"/>
                      <w:rFonts w:eastAsia="標楷體"/>
                      <w:sz w:val="36"/>
                      <w:szCs w:val="36"/>
                      <w:rPrChange w:id="10057" w:author="User" w:date="2025-08-27T11:49:00Z">
                        <w:rPr>
                          <w:ins w:id="10058" w:author="User" w:date="2025-08-19T11:1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0059" w:author="User" w:date="2025-08-19T11:18:00Z">
                    <w:r w:rsidRPr="00710858">
                      <w:rPr>
                        <w:rFonts w:eastAsia="標楷體"/>
                        <w:sz w:val="36"/>
                        <w:szCs w:val="36"/>
                        <w:rPrChange w:id="10060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101</w:t>
                    </w:r>
                  </w:ins>
                </w:p>
                <w:p w14:paraId="418CEBCD" w14:textId="642A5EB4" w:rsidR="00AD0E2C" w:rsidRPr="00710858" w:rsidDel="00AD0E2C" w:rsidRDefault="00AD0E2C" w:rsidP="00AD0E2C">
                  <w:pPr>
                    <w:snapToGrid w:val="0"/>
                    <w:spacing w:line="400" w:lineRule="exact"/>
                    <w:jc w:val="center"/>
                    <w:rPr>
                      <w:del w:id="10061" w:author="User" w:date="2025-08-19T11:18:00Z"/>
                      <w:rFonts w:eastAsia="標楷體"/>
                      <w:sz w:val="36"/>
                      <w:szCs w:val="36"/>
                      <w:rPrChange w:id="10062" w:author="User" w:date="2025-08-27T11:49:00Z">
                        <w:rPr>
                          <w:del w:id="10063" w:author="User" w:date="2025-08-19T11:1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0064" w:author="User" w:date="2025-08-19T11:18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006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國文</w:t>
                    </w:r>
                  </w:ins>
                  <w:del w:id="10066" w:author="User" w:date="2025-08-19T11:18:00Z">
                    <w:r w:rsidRPr="00710858" w:rsidDel="00AD0E2C">
                      <w:rPr>
                        <w:rFonts w:eastAsia="標楷體"/>
                        <w:sz w:val="36"/>
                        <w:szCs w:val="36"/>
                        <w:rPrChange w:id="10067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201</w:delText>
                    </w:r>
                  </w:del>
                </w:p>
                <w:p w14:paraId="7609D3E8" w14:textId="0894BA7B" w:rsidR="00AD0E2C" w:rsidRPr="00710858" w:rsidRDefault="00AD0E2C" w:rsidP="00AD0E2C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1006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0069" w:author="User" w:date="2025-08-19T11:18:00Z">
                    <w:r w:rsidRPr="00710858" w:rsidDel="00AD0E2C">
                      <w:rPr>
                        <w:rFonts w:eastAsia="標楷體" w:hint="eastAsia"/>
                        <w:sz w:val="36"/>
                        <w:szCs w:val="36"/>
                        <w:rPrChange w:id="1007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國文</w:delText>
                    </w:r>
                  </w:del>
                </w:p>
              </w:tc>
            </w:tr>
            <w:tr w:rsidR="00710858" w:rsidRPr="00710858" w14:paraId="4D70500D" w14:textId="77777777" w:rsidTr="008763FA">
              <w:trPr>
                <w:cantSplit/>
                <w:trHeight w:val="1250"/>
              </w:trPr>
              <w:tc>
                <w:tcPr>
                  <w:tcW w:w="1201" w:type="dxa"/>
                  <w:vMerge/>
                  <w:vAlign w:val="center"/>
                </w:tcPr>
                <w:p w14:paraId="6DDE6811" w14:textId="77777777" w:rsidR="00AD0E2C" w:rsidRPr="00710858" w:rsidRDefault="00AD0E2C" w:rsidP="00AD0E2C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007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084B34E9" w14:textId="77777777" w:rsidR="00AD0E2C" w:rsidRPr="00710858" w:rsidRDefault="00AD0E2C" w:rsidP="00AD0E2C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0072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0073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8</w:t>
                  </w:r>
                </w:p>
              </w:tc>
              <w:tc>
                <w:tcPr>
                  <w:tcW w:w="1574" w:type="dxa"/>
                  <w:vAlign w:val="center"/>
                </w:tcPr>
                <w:p w14:paraId="4839954D" w14:textId="77777777" w:rsidR="00AD0E2C" w:rsidRPr="00710858" w:rsidRDefault="00AD0E2C" w:rsidP="00AD0E2C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007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007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0076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007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  <w:p w14:paraId="64218FD3" w14:textId="77777777" w:rsidR="00AD0E2C" w:rsidRPr="00710858" w:rsidRDefault="00AD0E2C" w:rsidP="00AD0E2C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007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007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76977E38" w14:textId="77777777" w:rsidR="00AD0E2C" w:rsidRPr="00710858" w:rsidRDefault="00AD0E2C" w:rsidP="00AD0E2C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008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008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16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0082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008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35</w:t>
                  </w:r>
                </w:p>
              </w:tc>
              <w:tc>
                <w:tcPr>
                  <w:tcW w:w="503" w:type="dxa"/>
                  <w:vAlign w:val="center"/>
                </w:tcPr>
                <w:p w14:paraId="2CD2321E" w14:textId="77777777" w:rsidR="00AD0E2C" w:rsidRPr="00710858" w:rsidRDefault="00AD0E2C" w:rsidP="00AD0E2C">
                  <w:pPr>
                    <w:snapToGrid w:val="0"/>
                    <w:jc w:val="center"/>
                    <w:rPr>
                      <w:rFonts w:eastAsia="標楷體"/>
                      <w:rPrChange w:id="1008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008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16D96179" w14:textId="77777777" w:rsidR="00AD0E2C" w:rsidRPr="00710858" w:rsidRDefault="00AD0E2C" w:rsidP="00AD0E2C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008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vAlign w:val="center"/>
                </w:tcPr>
                <w:p w14:paraId="2C7D17C1" w14:textId="77777777" w:rsidR="00AD0E2C" w:rsidRPr="00710858" w:rsidRDefault="00AD0E2C" w:rsidP="00AD0E2C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1008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4" w:type="dxa"/>
                  <w:tcBorders>
                    <w:top w:val="single" w:sz="4" w:space="0" w:color="auto"/>
                  </w:tcBorders>
                  <w:vAlign w:val="center"/>
                </w:tcPr>
                <w:p w14:paraId="1BFC5744" w14:textId="045AAEC4" w:rsidR="00AD0E2C" w:rsidRPr="00710858" w:rsidRDefault="00AD0E2C" w:rsidP="00AD0E2C">
                  <w:pPr>
                    <w:snapToGrid w:val="0"/>
                    <w:spacing w:line="240" w:lineRule="atLeast"/>
                    <w:ind w:leftChars="-17" w:left="-41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1008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08D6BF85" w14:textId="62E19D41" w:rsidR="00AD0E2C" w:rsidRPr="00710858" w:rsidRDefault="00AD0E2C" w:rsidP="00AD0E2C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1008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317E1820" w14:textId="77777777" w:rsidR="00AD0E2C" w:rsidRPr="00710858" w:rsidRDefault="00AD0E2C" w:rsidP="00AD0E2C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1009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14:paraId="316717EC" w14:textId="77777777" w:rsidTr="008763FA">
              <w:trPr>
                <w:trHeight w:val="1993"/>
              </w:trPr>
              <w:tc>
                <w:tcPr>
                  <w:tcW w:w="1201" w:type="dxa"/>
                  <w:vAlign w:val="center"/>
                </w:tcPr>
                <w:p w14:paraId="68BBE70D" w14:textId="77777777" w:rsidR="00AD0E2C" w:rsidRPr="00710858" w:rsidRDefault="00AD0E2C" w:rsidP="00AD0E2C">
                  <w:pPr>
                    <w:spacing w:line="400" w:lineRule="exact"/>
                    <w:jc w:val="center"/>
                    <w:rPr>
                      <w:rFonts w:eastAsia="標楷體"/>
                      <w:rPrChange w:id="1009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10092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備註</w:t>
                  </w:r>
                </w:p>
              </w:tc>
              <w:tc>
                <w:tcPr>
                  <w:tcW w:w="9464" w:type="dxa"/>
                  <w:gridSpan w:val="8"/>
                  <w:vAlign w:val="center"/>
                </w:tcPr>
                <w:p w14:paraId="0B9BBFE2" w14:textId="60D5B5C5" w:rsidR="00AD0E2C" w:rsidRPr="00421B5B" w:rsidRDefault="00AD0E2C" w:rsidP="00AD0E2C">
                  <w:pPr>
                    <w:snapToGrid w:val="0"/>
                    <w:spacing w:beforeLines="20" w:before="72" w:afterLines="20" w:after="72"/>
                    <w:jc w:val="both"/>
                    <w:rPr>
                      <w:rFonts w:eastAsia="標楷體"/>
                      <w:color w:val="FF0000"/>
                      <w:sz w:val="32"/>
                      <w:szCs w:val="26"/>
                      <w:rPrChange w:id="10093" w:author="User" w:date="2025-11-28T15:50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</w:pPr>
                  <w:r w:rsidRPr="00421B5B">
                    <w:rPr>
                      <w:rFonts w:eastAsia="標楷體" w:hint="eastAsia"/>
                      <w:color w:val="FF0000"/>
                      <w:sz w:val="32"/>
                      <w:szCs w:val="26"/>
                      <w:rPrChange w:id="10094" w:author="User" w:date="2025-11-28T15:50:00Z">
                        <w:rPr>
                          <w:rFonts w:eastAsia="標楷體" w:hint="eastAsia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導師</w:t>
                  </w:r>
                  <w:r w:rsidRPr="00421B5B">
                    <w:rPr>
                      <w:rFonts w:eastAsia="標楷體"/>
                      <w:color w:val="FF0000"/>
                      <w:sz w:val="32"/>
                      <w:szCs w:val="26"/>
                      <w:rPrChange w:id="10095" w:author="User" w:date="2025-11-28T15:50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(</w:t>
                  </w:r>
                  <w:r w:rsidRPr="00421B5B">
                    <w:rPr>
                      <w:rFonts w:eastAsia="標楷體" w:hint="eastAsia"/>
                      <w:color w:val="FF0000"/>
                      <w:sz w:val="32"/>
                      <w:szCs w:val="26"/>
                      <w:rPrChange w:id="10096" w:author="User" w:date="2025-11-28T15:50:00Z">
                        <w:rPr>
                          <w:rFonts w:eastAsia="標楷體" w:hint="eastAsia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國</w:t>
                  </w:r>
                  <w:r w:rsidRPr="00421B5B">
                    <w:rPr>
                      <w:rFonts w:eastAsia="標楷體"/>
                      <w:b/>
                      <w:color w:val="FF0000"/>
                      <w:sz w:val="32"/>
                      <w:szCs w:val="26"/>
                      <w:rPrChange w:id="10097" w:author="User" w:date="2025-11-28T15:50:00Z">
                        <w:rPr>
                          <w:rFonts w:eastAsia="標楷體"/>
                          <w:b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12</w:t>
                  </w:r>
                  <w:r w:rsidRPr="00421B5B">
                    <w:rPr>
                      <w:rFonts w:eastAsia="標楷體"/>
                      <w:color w:val="FF0000"/>
                      <w:sz w:val="32"/>
                      <w:szCs w:val="26"/>
                      <w:rPrChange w:id="10098" w:author="User" w:date="2025-11-28T15:50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)</w:t>
                  </w:r>
                  <w:ins w:id="10099" w:author="User" w:date="2025-11-28T15:47:00Z">
                    <w:r w:rsidR="008C02B5" w:rsidRPr="00421B5B">
                      <w:rPr>
                        <w:rFonts w:eastAsia="標楷體" w:hint="eastAsia"/>
                        <w:color w:val="FF0000"/>
                        <w:sz w:val="32"/>
                        <w:szCs w:val="26"/>
                        <w:rPrChange w:id="10100" w:author="User" w:date="2025-11-28T15:50:00Z">
                          <w:rPr>
                            <w:rFonts w:eastAsia="標楷體" w:hint="eastAsia"/>
                            <w:sz w:val="32"/>
                            <w:szCs w:val="26"/>
                          </w:rPr>
                        </w:rPrChange>
                      </w:rPr>
                      <w:t>-</w:t>
                    </w:r>
                    <w:r w:rsidR="008C02B5" w:rsidRPr="00421B5B">
                      <w:rPr>
                        <w:rFonts w:hint="eastAsia"/>
                        <w:color w:val="FF0000"/>
                        <w:rPrChange w:id="10101" w:author="User" w:date="2025-11-28T15:50:00Z">
                          <w:rPr>
                            <w:rFonts w:hint="eastAsia"/>
                          </w:rPr>
                        </w:rPrChange>
                      </w:rPr>
                      <w:t xml:space="preserve"> </w:t>
                    </w:r>
                    <w:r w:rsidR="008C02B5" w:rsidRPr="00421B5B">
                      <w:rPr>
                        <w:rFonts w:eastAsia="標楷體" w:hint="eastAsia"/>
                        <w:color w:val="FF0000"/>
                        <w:sz w:val="32"/>
                        <w:szCs w:val="26"/>
                        <w:rPrChange w:id="10102" w:author="User" w:date="2025-11-28T15:50:00Z">
                          <w:rPr>
                            <w:rFonts w:eastAsia="標楷體" w:hint="eastAsia"/>
                            <w:sz w:val="32"/>
                            <w:szCs w:val="26"/>
                          </w:rPr>
                        </w:rPrChange>
                      </w:rPr>
                      <w:t>獎學金及會考試</w:t>
                    </w:r>
                    <w:proofErr w:type="gramStart"/>
                    <w:r w:rsidR="008C02B5" w:rsidRPr="00421B5B">
                      <w:rPr>
                        <w:rFonts w:eastAsia="標楷體" w:hint="eastAsia"/>
                        <w:color w:val="FF0000"/>
                        <w:sz w:val="32"/>
                        <w:szCs w:val="26"/>
                        <w:rPrChange w:id="10103" w:author="User" w:date="2025-11-28T15:50:00Z">
                          <w:rPr>
                            <w:rFonts w:eastAsia="標楷體" w:hint="eastAsia"/>
                            <w:sz w:val="32"/>
                            <w:szCs w:val="26"/>
                          </w:rPr>
                        </w:rPrChange>
                      </w:rPr>
                      <w:t>務</w:t>
                    </w:r>
                    <w:proofErr w:type="gramEnd"/>
                    <w:r w:rsidR="008C02B5" w:rsidRPr="00421B5B">
                      <w:rPr>
                        <w:rFonts w:eastAsia="標楷體" w:hint="eastAsia"/>
                        <w:color w:val="FF0000"/>
                        <w:sz w:val="32"/>
                        <w:szCs w:val="26"/>
                        <w:rPrChange w:id="10104" w:author="User" w:date="2025-11-28T15:50:00Z">
                          <w:rPr>
                            <w:rFonts w:eastAsia="標楷體" w:hint="eastAsia"/>
                            <w:sz w:val="32"/>
                            <w:szCs w:val="26"/>
                          </w:rPr>
                        </w:rPrChange>
                      </w:rPr>
                      <w:t>協辦</w:t>
                    </w:r>
                    <w:r w:rsidR="008C02B5" w:rsidRPr="00421B5B">
                      <w:rPr>
                        <w:rFonts w:eastAsia="標楷體" w:hint="eastAsia"/>
                        <w:color w:val="FF0000"/>
                        <w:sz w:val="32"/>
                        <w:szCs w:val="26"/>
                        <w:rPrChange w:id="10105" w:author="User" w:date="2025-11-28T15:50:00Z">
                          <w:rPr>
                            <w:rFonts w:eastAsia="標楷體" w:hint="eastAsia"/>
                            <w:sz w:val="32"/>
                            <w:szCs w:val="26"/>
                          </w:rPr>
                        </w:rPrChange>
                      </w:rPr>
                      <w:t>(</w:t>
                    </w:r>
                    <w:r w:rsidR="008C02B5" w:rsidRPr="00421B5B">
                      <w:rPr>
                        <w:rFonts w:eastAsia="標楷體" w:hint="eastAsia"/>
                        <w:color w:val="FF0000"/>
                        <w:sz w:val="32"/>
                        <w:szCs w:val="26"/>
                        <w:rPrChange w:id="10106" w:author="User" w:date="2025-11-28T15:50:00Z">
                          <w:rPr>
                            <w:rFonts w:eastAsia="標楷體" w:hint="eastAsia"/>
                            <w:sz w:val="32"/>
                            <w:szCs w:val="26"/>
                          </w:rPr>
                        </w:rPrChange>
                      </w:rPr>
                      <w:t>3</w:t>
                    </w:r>
                    <w:r w:rsidR="008C02B5" w:rsidRPr="00421B5B">
                      <w:rPr>
                        <w:rFonts w:eastAsia="標楷體" w:hint="eastAsia"/>
                        <w:color w:val="FF0000"/>
                        <w:sz w:val="32"/>
                        <w:szCs w:val="26"/>
                        <w:rPrChange w:id="10107" w:author="User" w:date="2025-11-28T15:50:00Z">
                          <w:rPr>
                            <w:rFonts w:eastAsia="標楷體" w:hint="eastAsia"/>
                            <w:sz w:val="32"/>
                            <w:szCs w:val="26"/>
                          </w:rPr>
                        </w:rPrChange>
                      </w:rPr>
                      <w:t>)</w:t>
                    </w:r>
                  </w:ins>
                  <w:ins w:id="10108" w:author="Windows 使用者" w:date="2024-08-06T14:55:00Z">
                    <w:r w:rsidRPr="00421B5B">
                      <w:rPr>
                        <w:rFonts w:ascii="標楷體" w:eastAsia="標楷體" w:hAnsi="標楷體" w:hint="eastAsia"/>
                        <w:color w:val="FF0000"/>
                        <w:sz w:val="32"/>
                        <w:szCs w:val="26"/>
                        <w:rPrChange w:id="10109" w:author="User" w:date="2025-11-28T15:50:00Z">
                          <w:rPr>
                            <w:rFonts w:ascii="標楷體" w:eastAsia="標楷體" w:hAnsi="標楷體" w:hint="eastAsia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t>：</w:t>
                    </w:r>
                  </w:ins>
                  <w:del w:id="10110" w:author="Windows 使用者" w:date="2024-08-06T14:54:00Z">
                    <w:r w:rsidRPr="00421B5B" w:rsidDel="005C606A">
                      <w:rPr>
                        <w:rFonts w:eastAsia="標楷體"/>
                        <w:color w:val="FF0000"/>
                        <w:sz w:val="32"/>
                        <w:szCs w:val="26"/>
                        <w:rPrChange w:id="10111" w:author="User" w:date="2025-11-28T15:50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-</w:delText>
                    </w:r>
                    <w:r w:rsidRPr="00421B5B" w:rsidDel="005C606A">
                      <w:rPr>
                        <w:rFonts w:eastAsia="標楷體" w:hint="eastAsia"/>
                        <w:color w:val="FF0000"/>
                        <w:sz w:val="32"/>
                        <w:szCs w:val="26"/>
                        <w:rPrChange w:id="10112" w:author="User" w:date="2025-11-28T15:50:00Z">
                          <w:rPr>
                            <w:rFonts w:eastAsia="標楷體" w:hint="eastAsia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獎學金協辦</w:delText>
                    </w:r>
                    <w:r w:rsidRPr="00421B5B" w:rsidDel="005C606A">
                      <w:rPr>
                        <w:rFonts w:eastAsia="標楷體"/>
                        <w:color w:val="FF0000"/>
                        <w:sz w:val="32"/>
                        <w:szCs w:val="26"/>
                        <w:rPrChange w:id="10113" w:author="User" w:date="2025-11-28T15:50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(2)-</w:delText>
                    </w:r>
                    <w:r w:rsidRPr="00421B5B" w:rsidDel="005C606A">
                      <w:rPr>
                        <w:rFonts w:eastAsia="標楷體" w:hint="eastAsia"/>
                        <w:color w:val="FF0000"/>
                        <w:sz w:val="32"/>
                        <w:szCs w:val="26"/>
                        <w:rPrChange w:id="10114" w:author="User" w:date="2025-11-28T15:50:00Z">
                          <w:rPr>
                            <w:rFonts w:eastAsia="標楷體" w:hint="eastAsia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圖書館</w:delText>
                    </w:r>
                    <w:r w:rsidRPr="00421B5B" w:rsidDel="005C606A">
                      <w:rPr>
                        <w:rFonts w:eastAsia="標楷體"/>
                        <w:color w:val="FF0000"/>
                        <w:sz w:val="32"/>
                        <w:szCs w:val="26"/>
                        <w:rPrChange w:id="10115" w:author="User" w:date="2025-11-28T15:50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(2)</w:delText>
                    </w:r>
                  </w:del>
                  <w:del w:id="10116" w:author="Windows 使用者" w:date="2024-08-06T14:55:00Z">
                    <w:r w:rsidRPr="00421B5B" w:rsidDel="005C606A">
                      <w:rPr>
                        <w:rFonts w:eastAsia="標楷體"/>
                        <w:color w:val="FF0000"/>
                        <w:sz w:val="32"/>
                        <w:szCs w:val="26"/>
                        <w:rPrChange w:id="10117" w:author="User" w:date="2025-11-28T15:50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/</w:delText>
                    </w:r>
                  </w:del>
                  <w:r w:rsidRPr="00421B5B">
                    <w:rPr>
                      <w:rFonts w:eastAsia="標楷體" w:hint="eastAsia"/>
                      <w:color w:val="FF0000"/>
                      <w:sz w:val="32"/>
                      <w:szCs w:val="26"/>
                      <w:rPrChange w:id="10118" w:author="User" w:date="2025-11-28T15:50:00Z">
                        <w:rPr>
                          <w:rFonts w:eastAsia="標楷體" w:hint="eastAsia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基</w:t>
                  </w:r>
                  <w:r w:rsidRPr="00421B5B">
                    <w:rPr>
                      <w:rFonts w:eastAsia="標楷體"/>
                      <w:color w:val="FF0000"/>
                      <w:sz w:val="32"/>
                      <w:szCs w:val="26"/>
                      <w:rPrChange w:id="10119" w:author="User" w:date="2025-11-28T15:50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(</w:t>
                  </w:r>
                  <w:ins w:id="10120" w:author="User" w:date="2025-11-28T15:48:00Z">
                    <w:r w:rsidR="008C02B5" w:rsidRPr="00421B5B">
                      <w:rPr>
                        <w:rFonts w:eastAsia="標楷體" w:hint="eastAsia"/>
                        <w:color w:val="FF0000"/>
                        <w:sz w:val="32"/>
                        <w:szCs w:val="26"/>
                        <w:rPrChange w:id="10121" w:author="User" w:date="2025-11-28T15:50:00Z">
                          <w:rPr>
                            <w:rFonts w:eastAsia="標楷體" w:hint="eastAsia"/>
                            <w:sz w:val="32"/>
                            <w:szCs w:val="26"/>
                          </w:rPr>
                        </w:rPrChange>
                      </w:rPr>
                      <w:t>9</w:t>
                    </w:r>
                  </w:ins>
                  <w:ins w:id="10122" w:author="Windows 使用者" w:date="2024-08-06T14:55:00Z">
                    <w:del w:id="10123" w:author="User" w:date="2025-11-28T15:47:00Z">
                      <w:r w:rsidRPr="00421B5B" w:rsidDel="008C02B5">
                        <w:rPr>
                          <w:rFonts w:eastAsia="標楷體"/>
                          <w:color w:val="FF0000"/>
                          <w:sz w:val="32"/>
                          <w:szCs w:val="26"/>
                          <w:rPrChange w:id="10124" w:author="User" w:date="2025-11-28T15:50:00Z">
                            <w:rPr>
                              <w:rFonts w:eastAsia="標楷體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delText>12</w:delText>
                      </w:r>
                    </w:del>
                  </w:ins>
                  <w:del w:id="10125" w:author="Windows 使用者" w:date="2024-08-06T14:55:00Z">
                    <w:r w:rsidRPr="00421B5B" w:rsidDel="005C606A">
                      <w:rPr>
                        <w:rFonts w:eastAsia="標楷體"/>
                        <w:color w:val="FF0000"/>
                        <w:sz w:val="32"/>
                        <w:szCs w:val="26"/>
                        <w:rPrChange w:id="10126" w:author="User" w:date="2025-11-28T15:50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8</w:delText>
                    </w:r>
                  </w:del>
                  <w:r w:rsidRPr="00421B5B">
                    <w:rPr>
                      <w:rFonts w:eastAsia="標楷體"/>
                      <w:color w:val="FF0000"/>
                      <w:sz w:val="32"/>
                      <w:szCs w:val="26"/>
                      <w:rPrChange w:id="10127" w:author="User" w:date="2025-11-28T15:50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)/</w:t>
                  </w:r>
                  <w:r w:rsidRPr="00421B5B">
                    <w:rPr>
                      <w:rFonts w:eastAsia="標楷體" w:hint="eastAsia"/>
                      <w:color w:val="FF0000"/>
                      <w:sz w:val="32"/>
                      <w:szCs w:val="26"/>
                      <w:rPrChange w:id="10128" w:author="User" w:date="2025-11-28T15:50:00Z">
                        <w:rPr>
                          <w:rFonts w:eastAsia="標楷體" w:hint="eastAsia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超鐘點</w:t>
                  </w:r>
                  <w:del w:id="10129" w:author="User" w:date="2025-11-28T15:48:00Z">
                    <w:r w:rsidRPr="00421B5B" w:rsidDel="008C02B5">
                      <w:rPr>
                        <w:rFonts w:eastAsia="標楷體" w:hint="eastAsia"/>
                        <w:color w:val="FF0000"/>
                        <w:sz w:val="32"/>
                        <w:szCs w:val="26"/>
                        <w:rPrChange w:id="10130" w:author="User" w:date="2025-11-28T15:50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4</w:delText>
                    </w:r>
                  </w:del>
                  <w:ins w:id="10131" w:author="User" w:date="2025-11-28T15:48:00Z">
                    <w:r w:rsidR="008C02B5" w:rsidRPr="00421B5B">
                      <w:rPr>
                        <w:rFonts w:eastAsia="標楷體" w:hint="eastAsia"/>
                        <w:color w:val="FF0000"/>
                        <w:sz w:val="32"/>
                        <w:szCs w:val="26"/>
                        <w:rPrChange w:id="10132" w:author="User" w:date="2025-11-28T15:50:00Z">
                          <w:rPr>
                            <w:rFonts w:eastAsia="標楷體" w:hint="eastAsia"/>
                            <w:sz w:val="32"/>
                            <w:szCs w:val="26"/>
                          </w:rPr>
                        </w:rPrChange>
                      </w:rPr>
                      <w:t>6</w:t>
                    </w:r>
                  </w:ins>
                  <w:ins w:id="10133" w:author="Windows 使用者" w:date="2024-08-06T14:55:00Z">
                    <w:del w:id="10134" w:author="User" w:date="2025-08-20T12:10:00Z">
                      <w:r w:rsidRPr="00421B5B" w:rsidDel="00717B61">
                        <w:rPr>
                          <w:rFonts w:eastAsia="標楷體"/>
                          <w:color w:val="FF0000"/>
                          <w:sz w:val="32"/>
                          <w:szCs w:val="26"/>
                          <w:rPrChange w:id="10135" w:author="User" w:date="2025-11-28T15:50:00Z">
                            <w:rPr>
                              <w:rFonts w:eastAsia="標楷體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delText>6</w:delText>
                      </w:r>
                    </w:del>
                  </w:ins>
                  <w:r w:rsidRPr="00421B5B">
                    <w:rPr>
                      <w:rFonts w:eastAsia="標楷體"/>
                      <w:color w:val="FF0000"/>
                      <w:sz w:val="32"/>
                      <w:szCs w:val="26"/>
                      <w:rPrChange w:id="10136" w:author="User" w:date="2025-11-28T15:50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(</w:t>
                  </w:r>
                  <w:r w:rsidRPr="00421B5B">
                    <w:rPr>
                      <w:rFonts w:eastAsia="標楷體" w:hint="eastAsia"/>
                      <w:color w:val="FF0000"/>
                      <w:szCs w:val="26"/>
                      <w:rPrChange w:id="10137" w:author="User" w:date="2025-11-28T15:50:00Z">
                        <w:rPr>
                          <w:rFonts w:eastAsia="標楷體" w:hint="eastAsia"/>
                          <w:color w:val="000000" w:themeColor="text1"/>
                          <w:szCs w:val="26"/>
                        </w:rPr>
                      </w:rPrChange>
                    </w:rPr>
                    <w:t>※</w:t>
                  </w:r>
                  <w:r w:rsidRPr="00421B5B">
                    <w:rPr>
                      <w:rFonts w:eastAsia="標楷體"/>
                      <w:color w:val="FF0000"/>
                      <w:sz w:val="32"/>
                      <w:szCs w:val="26"/>
                      <w:rPrChange w:id="10138" w:author="User" w:date="2025-11-28T15:50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)</w:t>
                  </w:r>
                </w:p>
                <w:p w14:paraId="1F26B81A" w14:textId="77777777" w:rsidR="00717B61" w:rsidRPr="008C7568" w:rsidRDefault="00717B61" w:rsidP="00717B61">
                  <w:pPr>
                    <w:snapToGrid w:val="0"/>
                    <w:spacing w:beforeLines="20" w:before="72" w:afterLines="20" w:after="72"/>
                    <w:jc w:val="both"/>
                    <w:rPr>
                      <w:ins w:id="10139" w:author="User" w:date="2025-08-20T12:10:00Z"/>
                      <w:rFonts w:eastAsia="標楷體"/>
                      <w:b/>
                      <w:bCs/>
                      <w:color w:val="FF0000"/>
                      <w:sz w:val="20"/>
                      <w:szCs w:val="22"/>
                      <w:rPrChange w:id="10140" w:author="User" w:date="2025-11-28T15:59:00Z">
                        <w:rPr>
                          <w:ins w:id="10141" w:author="User" w:date="2025-08-20T12:10:00Z"/>
                          <w:rFonts w:eastAsia="標楷體"/>
                          <w:b/>
                          <w:bCs/>
                          <w:sz w:val="20"/>
                          <w:szCs w:val="22"/>
                        </w:rPr>
                      </w:rPrChange>
                    </w:rPr>
                  </w:pPr>
                  <w:ins w:id="10142" w:author="User" w:date="2025-08-20T12:10:00Z"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0143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技藝時間：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0144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09/16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0145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0146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09/23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0147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0148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10/07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0149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0150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10/21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0151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0152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11/04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0153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0154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11/18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0155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0156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12/02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0157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0158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12/16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0159" w:author="User" w:date="2025-11-28T15:59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0160" w:author="User" w:date="2025-11-28T15:59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12/30</w:t>
                    </w:r>
                  </w:ins>
                </w:p>
                <w:p w14:paraId="77159281" w14:textId="77A2FEEC" w:rsidR="00AD0E2C" w:rsidRPr="008C7568" w:rsidDel="00717B61" w:rsidRDefault="00404631" w:rsidP="00717B61">
                  <w:pPr>
                    <w:snapToGrid w:val="0"/>
                    <w:spacing w:beforeLines="20" w:before="72" w:afterLines="20" w:after="72"/>
                    <w:jc w:val="both"/>
                    <w:rPr>
                      <w:ins w:id="10161" w:author="Windows 使用者" w:date="2024-08-13T08:05:00Z"/>
                      <w:del w:id="10162" w:author="User" w:date="2025-08-20T12:10:00Z"/>
                      <w:rFonts w:eastAsia="標楷體"/>
                      <w:b/>
                      <w:color w:val="FF0000"/>
                      <w:sz w:val="20"/>
                      <w:szCs w:val="22"/>
                      <w:rPrChange w:id="10163" w:author="User" w:date="2025-11-28T15:59:00Z">
                        <w:rPr>
                          <w:ins w:id="10164" w:author="Windows 使用者" w:date="2024-08-13T08:05:00Z"/>
                          <w:del w:id="10165" w:author="User" w:date="2025-08-20T12:10:00Z"/>
                          <w:rFonts w:eastAsia="標楷體"/>
                          <w:b/>
                          <w:color w:val="000000" w:themeColor="text1"/>
                          <w:sz w:val="20"/>
                          <w:szCs w:val="22"/>
                        </w:rPr>
                      </w:rPrChange>
                    </w:rPr>
                  </w:pPr>
                  <w:ins w:id="10166" w:author="User" w:date="2025-08-20T13:30:00Z"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0167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社團時間：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0168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09/04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0169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0170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10/02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0171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0172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10/16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0173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0174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11/06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0175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0176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11/13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0177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0178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11/27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0179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0180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12/04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0181" w:author="User" w:date="2025-11-28T15:59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0182" w:author="User" w:date="2025-11-28T15:59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01/08</w:t>
                    </w:r>
                  </w:ins>
                  <w:ins w:id="10183" w:author="Windows 使用者" w:date="2024-08-13T08:05:00Z">
                    <w:del w:id="10184" w:author="User" w:date="2025-08-20T12:10:00Z">
                      <w:r w:rsidR="00AD0E2C" w:rsidRPr="008C7568" w:rsidDel="00717B61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0185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技藝時間：</w:delText>
                      </w:r>
                      <w:r w:rsidR="00AD0E2C" w:rsidRPr="008C7568" w:rsidDel="00717B61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0186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09/10</w:delText>
                      </w:r>
                      <w:r w:rsidR="00AD0E2C" w:rsidRPr="008C7568" w:rsidDel="00717B61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0187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AD0E2C" w:rsidRPr="008C7568" w:rsidDel="00717B61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0188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09/24</w:delText>
                      </w:r>
                      <w:r w:rsidR="00AD0E2C" w:rsidRPr="008C7568" w:rsidDel="00717B61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0189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AD0E2C" w:rsidRPr="008C7568" w:rsidDel="00717B61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0190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10/08</w:delText>
                      </w:r>
                      <w:r w:rsidR="00AD0E2C" w:rsidRPr="008C7568" w:rsidDel="00717B61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0191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AD0E2C" w:rsidRPr="008C7568" w:rsidDel="00717B61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0192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10/22</w:delText>
                      </w:r>
                      <w:r w:rsidR="00AD0E2C" w:rsidRPr="008C7568" w:rsidDel="00717B61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0193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AD0E2C" w:rsidRPr="008C7568" w:rsidDel="00717B61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0194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11/05</w:delText>
                      </w:r>
                      <w:r w:rsidR="00AD0E2C" w:rsidRPr="008C7568" w:rsidDel="00717B61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0195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AD0E2C" w:rsidRPr="008C7568" w:rsidDel="00717B61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0196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11/19</w:delText>
                      </w:r>
                      <w:r w:rsidR="00AD0E2C" w:rsidRPr="008C7568" w:rsidDel="00717B61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0197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AD0E2C" w:rsidRPr="008C7568" w:rsidDel="00717B61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0198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12/03</w:delText>
                      </w:r>
                      <w:r w:rsidR="00AD0E2C" w:rsidRPr="008C7568" w:rsidDel="00717B61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0199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AD0E2C" w:rsidRPr="008C7568" w:rsidDel="00717B61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0200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12/17</w:delText>
                      </w:r>
                      <w:r w:rsidR="00AD0E2C" w:rsidRPr="008C7568" w:rsidDel="00717B61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0201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AD0E2C" w:rsidRPr="008C7568" w:rsidDel="00717B61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0202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12/31</w:delText>
                      </w:r>
                    </w:del>
                  </w:ins>
                </w:p>
                <w:p w14:paraId="7142E2D9" w14:textId="5CCFC3E3" w:rsidR="00AD0E2C" w:rsidRPr="008C7568" w:rsidDel="00717B61" w:rsidRDefault="00AD0E2C" w:rsidP="00AD0E2C">
                  <w:pPr>
                    <w:snapToGrid w:val="0"/>
                    <w:spacing w:beforeLines="20" w:before="72" w:afterLines="20" w:after="72"/>
                    <w:jc w:val="both"/>
                    <w:rPr>
                      <w:del w:id="10203" w:author="User" w:date="2025-08-20T12:10:00Z"/>
                      <w:rFonts w:eastAsia="標楷體"/>
                      <w:b/>
                      <w:color w:val="FF0000"/>
                      <w:szCs w:val="22"/>
                      <w:rPrChange w:id="10204" w:author="User" w:date="2025-11-28T15:59:00Z">
                        <w:rPr>
                          <w:del w:id="10205" w:author="User" w:date="2025-08-20T12:10:00Z"/>
                          <w:rFonts w:eastAsia="標楷體"/>
                          <w:b/>
                          <w:color w:val="000000" w:themeColor="text1"/>
                          <w:szCs w:val="22"/>
                        </w:rPr>
                      </w:rPrChange>
                    </w:rPr>
                  </w:pPr>
                  <w:ins w:id="10206" w:author="Windows 使用者" w:date="2024-08-13T08:05:00Z">
                    <w:del w:id="10207" w:author="User" w:date="2025-08-20T12:10:00Z">
                      <w:r w:rsidRPr="008C7568" w:rsidDel="00717B61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0208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聯課時間：</w:delText>
                      </w:r>
                      <w:r w:rsidRPr="008C7568" w:rsidDel="00717B61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0209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09/05</w:delText>
                      </w:r>
                      <w:r w:rsidRPr="008C7568" w:rsidDel="00717B61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0210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717B61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0211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09/12</w:delText>
                      </w:r>
                      <w:r w:rsidRPr="008C7568" w:rsidDel="00717B61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0212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717B61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0213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10/03</w:delText>
                      </w:r>
                      <w:r w:rsidRPr="008C7568" w:rsidDel="00717B61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0214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717B61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0215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10/17</w:delText>
                      </w:r>
                      <w:r w:rsidRPr="008C7568" w:rsidDel="00717B61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0216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717B61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0217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10/24</w:delText>
                      </w:r>
                      <w:r w:rsidRPr="008C7568" w:rsidDel="00717B61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0218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717B61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0219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11/28</w:delText>
                      </w:r>
                      <w:r w:rsidRPr="008C7568" w:rsidDel="00717B61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0220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717B61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0221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12/05</w:delText>
                      </w:r>
                      <w:r w:rsidRPr="008C7568" w:rsidDel="00717B61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0222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717B61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0223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12/19</w:delText>
                      </w:r>
                      <w:r w:rsidRPr="008C7568" w:rsidDel="00717B61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0224" w:author="User" w:date="2025-11-28T15:5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717B61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0225" w:author="User" w:date="2025-11-28T15:5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01/09</w:delText>
                      </w:r>
                    </w:del>
                  </w:ins>
                  <w:del w:id="10226" w:author="User" w:date="2025-08-20T12:10:00Z">
                    <w:r w:rsidRPr="008C7568" w:rsidDel="00717B61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0227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技藝時間：</w:delText>
                    </w:r>
                    <w:r w:rsidRPr="008C7568" w:rsidDel="00717B61">
                      <w:rPr>
                        <w:rFonts w:eastAsia="標楷體"/>
                        <w:b/>
                        <w:color w:val="FF0000"/>
                        <w:szCs w:val="22"/>
                        <w:rPrChange w:id="10228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09/05</w:delText>
                    </w:r>
                    <w:r w:rsidRPr="008C7568" w:rsidDel="00717B61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0229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717B61">
                      <w:rPr>
                        <w:rFonts w:eastAsia="標楷體"/>
                        <w:b/>
                        <w:color w:val="FF0000"/>
                        <w:szCs w:val="22"/>
                        <w:rPrChange w:id="10230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09/19</w:delText>
                    </w:r>
                    <w:r w:rsidRPr="008C7568" w:rsidDel="00717B61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0231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717B61">
                      <w:rPr>
                        <w:rFonts w:eastAsia="標楷體"/>
                        <w:b/>
                        <w:color w:val="FF0000"/>
                        <w:szCs w:val="22"/>
                        <w:rPrChange w:id="10232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10/03</w:delText>
                    </w:r>
                    <w:r w:rsidRPr="008C7568" w:rsidDel="00717B61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0233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717B61">
                      <w:rPr>
                        <w:rFonts w:eastAsia="標楷體"/>
                        <w:b/>
                        <w:color w:val="FF0000"/>
                        <w:szCs w:val="22"/>
                        <w:rPrChange w:id="10234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10/24</w:delText>
                    </w:r>
                    <w:r w:rsidRPr="008C7568" w:rsidDel="00717B61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0235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717B61">
                      <w:rPr>
                        <w:rFonts w:eastAsia="標楷體"/>
                        <w:b/>
                        <w:color w:val="FF0000"/>
                        <w:szCs w:val="22"/>
                        <w:rPrChange w:id="10236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11/07</w:delText>
                    </w:r>
                    <w:r w:rsidRPr="008C7568" w:rsidDel="00717B61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0237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717B61">
                      <w:rPr>
                        <w:rFonts w:eastAsia="標楷體"/>
                        <w:b/>
                        <w:color w:val="FF0000"/>
                        <w:szCs w:val="22"/>
                        <w:rPrChange w:id="10238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11/21</w:delText>
                    </w:r>
                    <w:r w:rsidRPr="008C7568" w:rsidDel="00717B61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0239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717B61">
                      <w:rPr>
                        <w:rFonts w:eastAsia="標楷體"/>
                        <w:b/>
                        <w:color w:val="FF0000"/>
                        <w:szCs w:val="22"/>
                        <w:rPrChange w:id="10240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12/05</w:delText>
                    </w:r>
                    <w:r w:rsidRPr="008C7568" w:rsidDel="00717B61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0241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717B61">
                      <w:rPr>
                        <w:rFonts w:eastAsia="標楷體"/>
                        <w:b/>
                        <w:color w:val="FF0000"/>
                        <w:szCs w:val="22"/>
                        <w:rPrChange w:id="10242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12/19</w:delText>
                    </w:r>
                    <w:r w:rsidRPr="008C7568" w:rsidDel="00717B61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0243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717B61">
                      <w:rPr>
                        <w:rFonts w:eastAsia="標楷體"/>
                        <w:b/>
                        <w:color w:val="FF0000"/>
                        <w:szCs w:val="22"/>
                        <w:rPrChange w:id="10244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01/02</w:delText>
                    </w:r>
                  </w:del>
                </w:p>
                <w:p w14:paraId="7E94E6CC" w14:textId="3089524A" w:rsidR="00AD0E2C" w:rsidRPr="00710858" w:rsidRDefault="00AD0E2C" w:rsidP="00AD0E2C">
                  <w:pPr>
                    <w:snapToGrid w:val="0"/>
                    <w:spacing w:beforeLines="20" w:before="72" w:afterLines="20" w:after="72"/>
                    <w:jc w:val="both"/>
                    <w:rPr>
                      <w:rFonts w:eastAsia="標楷體"/>
                      <w:sz w:val="26"/>
                      <w:szCs w:val="26"/>
                      <w:rPrChange w:id="1024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del w:id="10246" w:author="User" w:date="2025-08-20T12:10:00Z">
                    <w:r w:rsidRPr="008C7568" w:rsidDel="00717B61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0247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聯課時間：</w:delText>
                    </w:r>
                    <w:r w:rsidRPr="008C7568" w:rsidDel="00717B61">
                      <w:rPr>
                        <w:rFonts w:eastAsia="標楷體"/>
                        <w:b/>
                        <w:color w:val="FF0000"/>
                        <w:szCs w:val="22"/>
                        <w:rPrChange w:id="10248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08/31</w:delText>
                    </w:r>
                    <w:r w:rsidRPr="008C7568" w:rsidDel="00717B61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0249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717B61">
                      <w:rPr>
                        <w:rFonts w:eastAsia="標楷體"/>
                        <w:b/>
                        <w:color w:val="FF0000"/>
                        <w:szCs w:val="22"/>
                        <w:rPrChange w:id="10250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09/07</w:delText>
                    </w:r>
                    <w:r w:rsidRPr="008C7568" w:rsidDel="00717B61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0251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717B61">
                      <w:rPr>
                        <w:rFonts w:eastAsia="標楷體"/>
                        <w:b/>
                        <w:color w:val="FF0000"/>
                        <w:szCs w:val="22"/>
                        <w:rPrChange w:id="10252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09/21</w:delText>
                    </w:r>
                    <w:r w:rsidRPr="008C7568" w:rsidDel="00717B61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0253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717B61">
                      <w:rPr>
                        <w:rFonts w:eastAsia="標楷體"/>
                        <w:b/>
                        <w:color w:val="FF0000"/>
                        <w:szCs w:val="22"/>
                        <w:rPrChange w:id="10254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10/12</w:delText>
                    </w:r>
                    <w:r w:rsidRPr="008C7568" w:rsidDel="00717B61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0255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717B61">
                      <w:rPr>
                        <w:rFonts w:eastAsia="標楷體"/>
                        <w:b/>
                        <w:color w:val="FF0000"/>
                        <w:szCs w:val="22"/>
                        <w:rPrChange w:id="10256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11/02</w:delText>
                    </w:r>
                    <w:r w:rsidRPr="008C7568" w:rsidDel="00717B61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0257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717B61">
                      <w:rPr>
                        <w:rFonts w:eastAsia="標楷體"/>
                        <w:b/>
                        <w:color w:val="FF0000"/>
                        <w:szCs w:val="22"/>
                        <w:rPrChange w:id="10258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11/16</w:delText>
                    </w:r>
                    <w:r w:rsidRPr="008C7568" w:rsidDel="00717B61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0259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717B61">
                      <w:rPr>
                        <w:rFonts w:eastAsia="標楷體"/>
                        <w:b/>
                        <w:color w:val="FF0000"/>
                        <w:szCs w:val="22"/>
                        <w:rPrChange w:id="10260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11/23</w:delText>
                    </w:r>
                    <w:r w:rsidRPr="008C7568" w:rsidDel="00717B61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0261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717B61">
                      <w:rPr>
                        <w:rFonts w:eastAsia="標楷體"/>
                        <w:b/>
                        <w:color w:val="FF0000"/>
                        <w:szCs w:val="22"/>
                        <w:rPrChange w:id="10262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12/14</w:delText>
                    </w:r>
                    <w:r w:rsidRPr="008C7568" w:rsidDel="00717B61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0263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717B61">
                      <w:rPr>
                        <w:rFonts w:eastAsia="標楷體"/>
                        <w:b/>
                        <w:color w:val="FF0000"/>
                        <w:szCs w:val="22"/>
                        <w:rPrChange w:id="10264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12/21</w:delText>
                    </w:r>
                    <w:r w:rsidRPr="008C7568" w:rsidDel="00717B61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0265" w:author="User" w:date="2025-11-28T15:5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717B61">
                      <w:rPr>
                        <w:rFonts w:eastAsia="標楷體"/>
                        <w:b/>
                        <w:color w:val="FF0000"/>
                        <w:szCs w:val="22"/>
                        <w:rPrChange w:id="10266" w:author="User" w:date="2025-11-28T15:5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01/11</w:delText>
                    </w:r>
                  </w:del>
                </w:p>
              </w:tc>
            </w:tr>
          </w:tbl>
          <w:p w14:paraId="5B0D7D4B" w14:textId="77777777" w:rsidR="00A83CC6" w:rsidRPr="00710858" w:rsidRDefault="00A83CC6" w:rsidP="008763FA">
            <w:pPr>
              <w:jc w:val="center"/>
              <w:rPr>
                <w:rPrChange w:id="10267" w:author="User" w:date="2025-08-27T11:49:00Z">
                  <w:rPr>
                    <w:color w:val="000000" w:themeColor="text1"/>
                  </w:rPr>
                </w:rPrChange>
              </w:rPr>
            </w:pPr>
            <w:r w:rsidRPr="00710858">
              <w:rPr>
                <w:rFonts w:eastAsia="標楷體" w:hint="eastAsia"/>
                <w:b/>
                <w:sz w:val="52"/>
                <w:rPrChange w:id="10268" w:author="User" w:date="2025-08-27T11:49:00Z">
                  <w:rPr>
                    <w:rFonts w:eastAsia="標楷體" w:hint="eastAsia"/>
                    <w:b/>
                    <w:color w:val="000000" w:themeColor="text1"/>
                    <w:sz w:val="52"/>
                  </w:rPr>
                </w:rPrChange>
              </w:rPr>
              <w:t>高雄市立甲仙國民中學</w:t>
            </w:r>
          </w:p>
        </w:tc>
      </w:tr>
      <w:tr w:rsidR="00710858" w:rsidRPr="00710858" w14:paraId="531BE19A" w14:textId="77777777" w:rsidTr="00AB0495">
        <w:tc>
          <w:tcPr>
            <w:tcW w:w="10682" w:type="dxa"/>
          </w:tcPr>
          <w:tbl>
            <w:tblPr>
              <w:tblpPr w:leftFromText="180" w:rightFromText="180" w:vertAnchor="page" w:horzAnchor="margin" w:tblpXSpec="center" w:tblpY="901"/>
              <w:tblOverlap w:val="never"/>
              <w:tblW w:w="175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205"/>
              <w:gridCol w:w="524"/>
              <w:gridCol w:w="1570"/>
              <w:gridCol w:w="503"/>
              <w:gridCol w:w="1371"/>
              <w:gridCol w:w="1371"/>
              <w:gridCol w:w="1378"/>
              <w:gridCol w:w="13"/>
              <w:gridCol w:w="1360"/>
              <w:gridCol w:w="1372"/>
              <w:gridCol w:w="6859"/>
            </w:tblGrid>
            <w:tr w:rsidR="00710858" w:rsidRPr="00710858" w14:paraId="75D330E9" w14:textId="77777777" w:rsidTr="0095659E">
              <w:trPr>
                <w:gridAfter w:val="1"/>
                <w:wAfter w:w="6859" w:type="dxa"/>
                <w:trHeight w:val="286"/>
              </w:trPr>
              <w:tc>
                <w:tcPr>
                  <w:tcW w:w="3802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D42B058" w14:textId="77777777" w:rsidR="00060320" w:rsidRPr="00710858" w:rsidRDefault="00060320" w:rsidP="00060320">
                  <w:pPr>
                    <w:spacing w:line="400" w:lineRule="exact"/>
                    <w:ind w:rightChars="72" w:right="173"/>
                    <w:rPr>
                      <w:rFonts w:eastAsia="標楷體"/>
                      <w:sz w:val="40"/>
                      <w:szCs w:val="40"/>
                      <w:rPrChange w:id="10269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</w:pPr>
                </w:p>
              </w:tc>
              <w:tc>
                <w:tcPr>
                  <w:tcW w:w="6865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273F6E3" w14:textId="05356E92" w:rsidR="00060320" w:rsidRPr="00710858" w:rsidRDefault="00060320" w:rsidP="00060320">
                  <w:pPr>
                    <w:spacing w:line="400" w:lineRule="exact"/>
                    <w:ind w:rightChars="532" w:right="1277"/>
                    <w:rPr>
                      <w:rFonts w:eastAsia="標楷體"/>
                      <w:sz w:val="40"/>
                      <w:szCs w:val="40"/>
                      <w:rPrChange w:id="10270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0"/>
                      <w:szCs w:val="40"/>
                      <w:rPrChange w:id="10271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 xml:space="preserve">     </w:t>
                  </w:r>
                  <w:r w:rsidRPr="00710858">
                    <w:rPr>
                      <w:rFonts w:eastAsia="標楷體" w:hint="eastAsia"/>
                      <w:sz w:val="40"/>
                      <w:szCs w:val="40"/>
                      <w:rPrChange w:id="10272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教</w:t>
                  </w:r>
                  <w:r w:rsidRPr="00710858">
                    <w:rPr>
                      <w:rFonts w:eastAsia="標楷體"/>
                      <w:sz w:val="40"/>
                      <w:szCs w:val="40"/>
                      <w:rPrChange w:id="10273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 xml:space="preserve">     </w:t>
                  </w:r>
                  <w:r w:rsidRPr="00710858">
                    <w:rPr>
                      <w:rFonts w:eastAsia="標楷體" w:hint="eastAsia"/>
                      <w:sz w:val="40"/>
                      <w:szCs w:val="40"/>
                      <w:rPrChange w:id="10274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師：</w:t>
                  </w:r>
                  <w:ins w:id="10275" w:author="Windows 使用者" w:date="2024-08-06T15:07:00Z">
                    <w:del w:id="10276" w:author="User" w:date="2025-08-19T11:21:00Z">
                      <w:r w:rsidR="00D971DF" w:rsidRPr="00710858" w:rsidDel="007C3B56">
                        <w:rPr>
                          <w:rFonts w:eastAsia="標楷體" w:hint="eastAsia"/>
                          <w:sz w:val="40"/>
                          <w:szCs w:val="40"/>
                          <w:rPrChange w:id="10277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40"/>
                              <w:szCs w:val="40"/>
                            </w:rPr>
                          </w:rPrChange>
                        </w:rPr>
                        <w:delText>莊青樺</w:delText>
                      </w:r>
                    </w:del>
                  </w:ins>
                  <w:ins w:id="10278" w:author="User" w:date="2025-08-19T11:21:00Z">
                    <w:r w:rsidR="007C3B56" w:rsidRPr="00710858">
                      <w:rPr>
                        <w:rFonts w:eastAsia="標楷體" w:hint="eastAsia"/>
                        <w:sz w:val="40"/>
                        <w:szCs w:val="40"/>
                        <w:rPrChange w:id="1027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40"/>
                            <w:szCs w:val="40"/>
                          </w:rPr>
                        </w:rPrChange>
                      </w:rPr>
                      <w:t>賴睿超</w:t>
                    </w:r>
                  </w:ins>
                  <w:del w:id="10280" w:author="Windows 使用者" w:date="2024-08-06T15:06:00Z">
                    <w:r w:rsidR="00A37A69" w:rsidRPr="00710858" w:rsidDel="00D971DF">
                      <w:rPr>
                        <w:rFonts w:eastAsia="標楷體" w:hint="eastAsia"/>
                        <w:sz w:val="40"/>
                        <w:szCs w:val="40"/>
                        <w:rPrChange w:id="1028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40"/>
                            <w:szCs w:val="40"/>
                          </w:rPr>
                        </w:rPrChange>
                      </w:rPr>
                      <w:delText>吳庭瑜</w:delText>
                    </w:r>
                  </w:del>
                  <w:r w:rsidRPr="00710858">
                    <w:rPr>
                      <w:rFonts w:eastAsia="標楷體" w:hint="eastAsia"/>
                      <w:sz w:val="40"/>
                      <w:szCs w:val="40"/>
                      <w:rPrChange w:id="10282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老師</w:t>
                  </w:r>
                </w:p>
              </w:tc>
            </w:tr>
            <w:tr w:rsidR="00710858" w:rsidRPr="00710858" w14:paraId="116A7A0C" w14:textId="77777777" w:rsidTr="0095659E">
              <w:trPr>
                <w:gridAfter w:val="1"/>
                <w:wAfter w:w="6859" w:type="dxa"/>
              </w:trPr>
              <w:tc>
                <w:tcPr>
                  <w:tcW w:w="3802" w:type="dxa"/>
                  <w:gridSpan w:val="4"/>
                  <w:tcBorders>
                    <w:bottom w:val="nil"/>
                  </w:tcBorders>
                </w:tcPr>
                <w:p w14:paraId="420861AA" w14:textId="3570852A" w:rsidR="00060320" w:rsidRPr="00710858" w:rsidRDefault="008B20FD" w:rsidP="00060320">
                  <w:pPr>
                    <w:spacing w:line="400" w:lineRule="exact"/>
                    <w:ind w:leftChars="221" w:left="530" w:rightChars="227" w:right="545"/>
                    <w:jc w:val="distribute"/>
                    <w:rPr>
                      <w:rFonts w:eastAsia="標楷體"/>
                      <w:sz w:val="28"/>
                      <w:szCs w:val="28"/>
                      <w:rPrChange w:id="10283" w:author="User" w:date="2025-08-27T11:49:00Z">
                        <w:rPr>
                          <w:rFonts w:eastAsia="標楷體"/>
                          <w:color w:val="000000" w:themeColor="text1"/>
                          <w:sz w:val="28"/>
                          <w:szCs w:val="28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36"/>
                      <w:rPrChange w:id="1028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</w:rPr>
                      </w:rPrChange>
                    </w:rPr>
                    <w:t>1</w:t>
                  </w:r>
                  <w:r w:rsidR="00A37A69" w:rsidRPr="00710858">
                    <w:rPr>
                      <w:rFonts w:eastAsia="標楷體"/>
                      <w:sz w:val="36"/>
                      <w:rPrChange w:id="1028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</w:rPr>
                      </w:rPrChange>
                    </w:rPr>
                    <w:t>1</w:t>
                  </w:r>
                  <w:ins w:id="10286" w:author="User" w:date="2025-08-19T11:21:00Z">
                    <w:r w:rsidR="007C3B56" w:rsidRPr="00710858">
                      <w:rPr>
                        <w:rFonts w:eastAsia="標楷體"/>
                        <w:sz w:val="36"/>
                        <w:rPrChange w:id="10287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</w:rPr>
                        </w:rPrChange>
                      </w:rPr>
                      <w:t>4</w:t>
                    </w:r>
                  </w:ins>
                  <w:ins w:id="10288" w:author="Windows 使用者" w:date="2024-08-02T14:30:00Z">
                    <w:del w:id="10289" w:author="User" w:date="2025-08-19T11:21:00Z">
                      <w:r w:rsidR="009A6733" w:rsidRPr="00710858" w:rsidDel="007C3B56">
                        <w:rPr>
                          <w:rFonts w:eastAsia="標楷體"/>
                          <w:sz w:val="36"/>
                          <w:rPrChange w:id="10290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</w:rPr>
                          </w:rPrChange>
                        </w:rPr>
                        <w:delText>3</w:delText>
                      </w:r>
                    </w:del>
                  </w:ins>
                  <w:del w:id="10291" w:author="Windows 使用者" w:date="2024-08-02T14:30:00Z">
                    <w:r w:rsidR="00A37A69" w:rsidRPr="00710858" w:rsidDel="009A6733">
                      <w:rPr>
                        <w:rFonts w:eastAsia="標楷體"/>
                        <w:sz w:val="36"/>
                        <w:rPrChange w:id="10292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</w:rPr>
                        </w:rPrChange>
                      </w:rPr>
                      <w:delText>2</w:delText>
                    </w:r>
                  </w:del>
                  <w:r w:rsidR="005025B5" w:rsidRPr="00710858">
                    <w:rPr>
                      <w:rFonts w:eastAsia="標楷體" w:hint="eastAsia"/>
                      <w:sz w:val="36"/>
                      <w:rPrChange w:id="10293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</w:rPr>
                      </w:rPrChange>
                    </w:rPr>
                    <w:t>學年度</w:t>
                  </w:r>
                  <w:ins w:id="10294" w:author="User" w:date="2025-11-28T15:50:00Z">
                    <w:r w:rsidR="00421B5B">
                      <w:rPr>
                        <w:rFonts w:eastAsia="標楷體" w:hint="eastAsia"/>
                        <w:sz w:val="20"/>
                        <w:szCs w:val="40"/>
                      </w:rPr>
                      <w:t>01</w:t>
                    </w:r>
                    <w:r w:rsidR="00421B5B" w:rsidRPr="007D068A">
                      <w:rPr>
                        <w:rFonts w:eastAsia="標楷體"/>
                        <w:sz w:val="20"/>
                        <w:szCs w:val="40"/>
                      </w:rPr>
                      <w:t>/</w:t>
                    </w:r>
                    <w:r w:rsidR="00421B5B">
                      <w:rPr>
                        <w:rFonts w:eastAsia="標楷體" w:hint="eastAsia"/>
                        <w:sz w:val="20"/>
                        <w:szCs w:val="40"/>
                      </w:rPr>
                      <w:t>05</w:t>
                    </w:r>
                  </w:ins>
                  <w:del w:id="10295" w:author="User" w:date="2025-11-28T15:50:00Z">
                    <w:r w:rsidR="000C50A0" w:rsidRPr="00710858" w:rsidDel="00421B5B">
                      <w:rPr>
                        <w:rFonts w:eastAsia="標楷體"/>
                        <w:sz w:val="20"/>
                        <w:szCs w:val="40"/>
                        <w:rPrChange w:id="10296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0</w:delText>
                    </w:r>
                    <w:r w:rsidR="000B3C21" w:rsidRPr="00710858" w:rsidDel="00421B5B">
                      <w:rPr>
                        <w:rFonts w:eastAsia="標楷體"/>
                        <w:sz w:val="20"/>
                        <w:szCs w:val="40"/>
                        <w:rPrChange w:id="10297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8</w:delText>
                    </w:r>
                    <w:r w:rsidR="000C50A0" w:rsidRPr="00710858" w:rsidDel="00421B5B">
                      <w:rPr>
                        <w:rFonts w:eastAsia="標楷體"/>
                        <w:sz w:val="20"/>
                        <w:szCs w:val="40"/>
                        <w:rPrChange w:id="10298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/</w:delText>
                    </w:r>
                  </w:del>
                  <w:ins w:id="10299" w:author="Windows 使用者" w:date="2024-08-07T09:11:00Z">
                    <w:del w:id="10300" w:author="User" w:date="2025-08-19T11:21:00Z">
                      <w:r w:rsidR="00CC029C" w:rsidRPr="00710858" w:rsidDel="007C3B56">
                        <w:rPr>
                          <w:rFonts w:eastAsia="標楷體"/>
                          <w:sz w:val="20"/>
                          <w:szCs w:val="40"/>
                          <w:rPrChange w:id="10301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40"/>
                            </w:rPr>
                          </w:rPrChange>
                        </w:rPr>
                        <w:delText>07</w:delText>
                      </w:r>
                    </w:del>
                  </w:ins>
                  <w:del w:id="10302" w:author="Windows 使用者" w:date="2024-08-07T09:11:00Z">
                    <w:r w:rsidR="00A37A69" w:rsidRPr="00710858" w:rsidDel="00CC029C">
                      <w:rPr>
                        <w:rFonts w:eastAsia="標楷體"/>
                        <w:sz w:val="20"/>
                        <w:szCs w:val="40"/>
                        <w:rPrChange w:id="10303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22</w:delText>
                    </w:r>
                  </w:del>
                  <w:r w:rsidR="005025B5" w:rsidRPr="00710858">
                    <w:rPr>
                      <w:rFonts w:eastAsia="標楷體" w:hint="eastAsia"/>
                      <w:sz w:val="20"/>
                      <w:szCs w:val="40"/>
                      <w:rPrChange w:id="10304" w:author="User" w:date="2025-08-27T11:49:00Z">
                        <w:rPr>
                          <w:rFonts w:eastAsia="標楷體" w:hint="eastAsia"/>
                          <w:color w:val="000000" w:themeColor="text1"/>
                          <w:sz w:val="20"/>
                          <w:szCs w:val="40"/>
                        </w:rPr>
                      </w:rPrChange>
                    </w:rPr>
                    <w:t>製</w:t>
                  </w:r>
                </w:p>
              </w:tc>
              <w:tc>
                <w:tcPr>
                  <w:tcW w:w="6865" w:type="dxa"/>
                  <w:gridSpan w:val="6"/>
                  <w:tcBorders>
                    <w:bottom w:val="nil"/>
                  </w:tcBorders>
                </w:tcPr>
                <w:p w14:paraId="56979CE2" w14:textId="77777777" w:rsidR="00060320" w:rsidRPr="00710858" w:rsidRDefault="00060320" w:rsidP="00060320">
                  <w:pPr>
                    <w:spacing w:line="400" w:lineRule="exact"/>
                    <w:ind w:leftChars="507" w:left="1217" w:rightChars="532" w:right="1277"/>
                    <w:jc w:val="distribute"/>
                    <w:rPr>
                      <w:rFonts w:eastAsia="標楷體"/>
                      <w:rPrChange w:id="1030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rPrChange w:id="10306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</w:rPr>
                      </w:rPrChange>
                    </w:rPr>
                    <w:t>週課表</w:t>
                  </w:r>
                </w:p>
              </w:tc>
            </w:tr>
            <w:tr w:rsidR="00710858" w:rsidRPr="00710858" w14:paraId="48679C7F" w14:textId="77777777" w:rsidTr="0095659E">
              <w:trPr>
                <w:gridAfter w:val="1"/>
                <w:wAfter w:w="6859" w:type="dxa"/>
                <w:cantSplit/>
              </w:trPr>
              <w:tc>
                <w:tcPr>
                  <w:tcW w:w="3802" w:type="dxa"/>
                  <w:gridSpan w:val="4"/>
                  <w:vMerge w:val="restart"/>
                  <w:tcBorders>
                    <w:tl2br w:val="single" w:sz="4" w:space="0" w:color="auto"/>
                  </w:tcBorders>
                </w:tcPr>
                <w:p w14:paraId="3CD8E012" w14:textId="77777777" w:rsidR="00060320" w:rsidRPr="00710858" w:rsidRDefault="00060320" w:rsidP="00060320">
                  <w:pPr>
                    <w:spacing w:line="180" w:lineRule="exact"/>
                    <w:jc w:val="right"/>
                    <w:rPr>
                      <w:rFonts w:eastAsia="標楷體"/>
                      <w:sz w:val="16"/>
                      <w:szCs w:val="16"/>
                      <w:rPrChange w:id="10307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10308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星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10309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10310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期</w:t>
                  </w:r>
                </w:p>
                <w:p w14:paraId="6718F7D7" w14:textId="77777777" w:rsidR="00060320" w:rsidRPr="00710858" w:rsidRDefault="00060320" w:rsidP="00060320">
                  <w:pPr>
                    <w:wordWrap w:val="0"/>
                    <w:spacing w:line="180" w:lineRule="exact"/>
                    <w:jc w:val="right"/>
                    <w:rPr>
                      <w:rFonts w:eastAsia="標楷體"/>
                      <w:sz w:val="16"/>
                      <w:szCs w:val="16"/>
                      <w:rPrChange w:id="10311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10312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科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10313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10314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目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10315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 Week</w:t>
                  </w:r>
                </w:p>
                <w:p w14:paraId="43E8E320" w14:textId="77777777" w:rsidR="00060320" w:rsidRPr="00710858" w:rsidRDefault="00060320" w:rsidP="00060320">
                  <w:pPr>
                    <w:spacing w:line="180" w:lineRule="exact"/>
                    <w:rPr>
                      <w:rFonts w:eastAsia="標楷體"/>
                      <w:sz w:val="16"/>
                      <w:szCs w:val="16"/>
                      <w:rPrChange w:id="10316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10317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節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10318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10319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次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10320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                       Subject</w:t>
                  </w:r>
                </w:p>
                <w:p w14:paraId="585E0B4E" w14:textId="77777777" w:rsidR="00060320" w:rsidRPr="00710858" w:rsidRDefault="00060320" w:rsidP="00060320">
                  <w:pPr>
                    <w:spacing w:line="180" w:lineRule="exact"/>
                    <w:rPr>
                      <w:rFonts w:eastAsia="標楷體"/>
                      <w:rPrChange w:id="1032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16"/>
                      <w:szCs w:val="16"/>
                      <w:rPrChange w:id="10322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Course        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10323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時間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10324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Time</w:t>
                  </w:r>
                </w:p>
              </w:tc>
              <w:tc>
                <w:tcPr>
                  <w:tcW w:w="1371" w:type="dxa"/>
                  <w:tcBorders>
                    <w:bottom w:val="nil"/>
                  </w:tcBorders>
                  <w:vAlign w:val="center"/>
                </w:tcPr>
                <w:p w14:paraId="2AE49085" w14:textId="77777777" w:rsidR="00060320" w:rsidRPr="00710858" w:rsidRDefault="00060320" w:rsidP="00060320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032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10326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一</w:t>
                  </w:r>
                </w:p>
              </w:tc>
              <w:tc>
                <w:tcPr>
                  <w:tcW w:w="1371" w:type="dxa"/>
                  <w:tcBorders>
                    <w:bottom w:val="nil"/>
                  </w:tcBorders>
                  <w:vAlign w:val="center"/>
                </w:tcPr>
                <w:p w14:paraId="1D890859" w14:textId="77777777" w:rsidR="00060320" w:rsidRPr="00710858" w:rsidRDefault="00060320" w:rsidP="00060320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032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10328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二</w:t>
                  </w:r>
                </w:p>
              </w:tc>
              <w:tc>
                <w:tcPr>
                  <w:tcW w:w="1378" w:type="dxa"/>
                  <w:tcBorders>
                    <w:bottom w:val="nil"/>
                  </w:tcBorders>
                  <w:vAlign w:val="center"/>
                </w:tcPr>
                <w:p w14:paraId="2D12037E" w14:textId="77777777" w:rsidR="00060320" w:rsidRPr="00710858" w:rsidRDefault="00060320" w:rsidP="00060320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032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10330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三</w:t>
                  </w:r>
                </w:p>
              </w:tc>
              <w:tc>
                <w:tcPr>
                  <w:tcW w:w="1373" w:type="dxa"/>
                  <w:gridSpan w:val="2"/>
                  <w:tcBorders>
                    <w:bottom w:val="nil"/>
                  </w:tcBorders>
                  <w:vAlign w:val="center"/>
                </w:tcPr>
                <w:p w14:paraId="271CC55A" w14:textId="77777777" w:rsidR="00060320" w:rsidRPr="00710858" w:rsidRDefault="00060320" w:rsidP="00060320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033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10332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四</w:t>
                  </w:r>
                </w:p>
              </w:tc>
              <w:tc>
                <w:tcPr>
                  <w:tcW w:w="1372" w:type="dxa"/>
                  <w:tcBorders>
                    <w:bottom w:val="nil"/>
                  </w:tcBorders>
                  <w:vAlign w:val="center"/>
                </w:tcPr>
                <w:p w14:paraId="15CBD99A" w14:textId="77777777" w:rsidR="00060320" w:rsidRPr="00710858" w:rsidRDefault="00060320" w:rsidP="00060320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033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10334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五</w:t>
                  </w:r>
                </w:p>
              </w:tc>
            </w:tr>
            <w:tr w:rsidR="00710858" w:rsidRPr="00710858" w14:paraId="14115365" w14:textId="77777777" w:rsidTr="0095659E">
              <w:trPr>
                <w:gridAfter w:val="1"/>
                <w:wAfter w:w="6859" w:type="dxa"/>
                <w:cantSplit/>
              </w:trPr>
              <w:tc>
                <w:tcPr>
                  <w:tcW w:w="3802" w:type="dxa"/>
                  <w:gridSpan w:val="4"/>
                  <w:vMerge/>
                </w:tcPr>
                <w:p w14:paraId="49EB8CC7" w14:textId="77777777" w:rsidR="00060320" w:rsidRPr="00710858" w:rsidRDefault="00060320" w:rsidP="00060320">
                  <w:pPr>
                    <w:spacing w:line="400" w:lineRule="exact"/>
                    <w:rPr>
                      <w:rFonts w:eastAsia="標楷體"/>
                      <w:rPrChange w:id="1033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1371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6C84838F" w14:textId="77777777" w:rsidR="00060320" w:rsidRPr="00710858" w:rsidRDefault="00060320" w:rsidP="00060320">
                  <w:pPr>
                    <w:jc w:val="center"/>
                    <w:rPr>
                      <w:rFonts w:eastAsia="標楷體"/>
                      <w:rPrChange w:id="1033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033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Monday</w:t>
                  </w:r>
                </w:p>
              </w:tc>
              <w:tc>
                <w:tcPr>
                  <w:tcW w:w="1371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32B7F9EA" w14:textId="77777777" w:rsidR="00060320" w:rsidRPr="00710858" w:rsidRDefault="00060320" w:rsidP="00060320">
                  <w:pPr>
                    <w:jc w:val="center"/>
                    <w:rPr>
                      <w:rFonts w:eastAsia="標楷體"/>
                      <w:rPrChange w:id="1033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033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Tuesday</w:t>
                  </w:r>
                </w:p>
              </w:tc>
              <w:tc>
                <w:tcPr>
                  <w:tcW w:w="1378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56FB4E50" w14:textId="77777777" w:rsidR="00060320" w:rsidRPr="00710858" w:rsidRDefault="00060320" w:rsidP="00060320">
                  <w:pPr>
                    <w:jc w:val="center"/>
                    <w:rPr>
                      <w:rFonts w:eastAsia="標楷體"/>
                      <w:spacing w:val="-20"/>
                      <w:rPrChange w:id="10340" w:author="User" w:date="2025-08-27T11:49:00Z">
                        <w:rPr>
                          <w:rFonts w:eastAsia="標楷體"/>
                          <w:color w:val="000000" w:themeColor="text1"/>
                          <w:spacing w:val="-20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pacing w:val="-20"/>
                      <w:rPrChange w:id="10341" w:author="User" w:date="2025-08-27T11:49:00Z">
                        <w:rPr>
                          <w:rFonts w:eastAsia="標楷體"/>
                          <w:color w:val="000000" w:themeColor="text1"/>
                          <w:spacing w:val="-20"/>
                        </w:rPr>
                      </w:rPrChange>
                    </w:rPr>
                    <w:t>Wednesday</w:t>
                  </w:r>
                </w:p>
              </w:tc>
              <w:tc>
                <w:tcPr>
                  <w:tcW w:w="1373" w:type="dxa"/>
                  <w:gridSpan w:val="2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01F837C5" w14:textId="77777777" w:rsidR="00060320" w:rsidRPr="00710858" w:rsidRDefault="00060320" w:rsidP="00060320">
                  <w:pPr>
                    <w:jc w:val="center"/>
                    <w:rPr>
                      <w:rFonts w:eastAsia="標楷體"/>
                      <w:rPrChange w:id="1034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034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Thursday</w:t>
                  </w:r>
                </w:p>
              </w:tc>
              <w:tc>
                <w:tcPr>
                  <w:tcW w:w="1372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2A8038D7" w14:textId="77777777" w:rsidR="00060320" w:rsidRPr="00710858" w:rsidRDefault="00060320" w:rsidP="00060320">
                  <w:pPr>
                    <w:jc w:val="center"/>
                    <w:rPr>
                      <w:rFonts w:eastAsia="標楷體"/>
                      <w:rPrChange w:id="1034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034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Friday</w:t>
                  </w:r>
                </w:p>
              </w:tc>
            </w:tr>
            <w:tr w:rsidR="00710858" w:rsidRPr="00710858" w14:paraId="48DD9EDE" w14:textId="77777777" w:rsidTr="0095659E">
              <w:trPr>
                <w:gridAfter w:val="1"/>
                <w:wAfter w:w="6859" w:type="dxa"/>
                <w:cantSplit/>
                <w:trHeight w:val="624"/>
              </w:trPr>
              <w:tc>
                <w:tcPr>
                  <w:tcW w:w="1205" w:type="dxa"/>
                  <w:vMerge w:val="restart"/>
                  <w:vAlign w:val="center"/>
                </w:tcPr>
                <w:p w14:paraId="77B91883" w14:textId="77777777" w:rsidR="00060320" w:rsidRPr="00710858" w:rsidRDefault="00060320" w:rsidP="00060320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10346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10347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上午</w:t>
                  </w:r>
                </w:p>
                <w:p w14:paraId="12EE5D18" w14:textId="77777777" w:rsidR="00060320" w:rsidRPr="00710858" w:rsidRDefault="00060320" w:rsidP="00060320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10348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2"/>
                      <w:rPrChange w:id="10349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</w:rPr>
                      </w:rPrChange>
                    </w:rPr>
                    <w:t>Morning</w:t>
                  </w:r>
                </w:p>
              </w:tc>
              <w:tc>
                <w:tcPr>
                  <w:tcW w:w="2094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14:paraId="5D760CCD" w14:textId="77777777" w:rsidR="00060320" w:rsidRPr="00710858" w:rsidRDefault="00060320" w:rsidP="00060320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035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035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7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0352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035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30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0354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035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8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0356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035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05</w:t>
                  </w:r>
                </w:p>
              </w:tc>
              <w:tc>
                <w:tcPr>
                  <w:tcW w:w="503" w:type="dxa"/>
                  <w:tcBorders>
                    <w:bottom w:val="single" w:sz="4" w:space="0" w:color="auto"/>
                  </w:tcBorders>
                  <w:vAlign w:val="center"/>
                </w:tcPr>
                <w:p w14:paraId="14D5FF53" w14:textId="77777777" w:rsidR="00060320" w:rsidRPr="00710858" w:rsidRDefault="00060320" w:rsidP="00060320">
                  <w:pPr>
                    <w:snapToGrid w:val="0"/>
                    <w:jc w:val="center"/>
                    <w:rPr>
                      <w:rFonts w:eastAsia="標楷體"/>
                      <w:rPrChange w:id="1035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035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35</w:t>
                  </w:r>
                </w:p>
              </w:tc>
              <w:tc>
                <w:tcPr>
                  <w:tcW w:w="6865" w:type="dxa"/>
                  <w:gridSpan w:val="6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0B0C760" w14:textId="77777777" w:rsidR="00060320" w:rsidRPr="00710858" w:rsidRDefault="00060320" w:rsidP="00060320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036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2"/>
                      <w:szCs w:val="32"/>
                      <w:rPrChange w:id="10361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升旗早會、早自習</w:t>
                  </w:r>
                </w:p>
              </w:tc>
            </w:tr>
            <w:tr w:rsidR="00710858" w:rsidRPr="00710858" w14:paraId="6C4D0BD7" w14:textId="77777777" w:rsidTr="0095659E">
              <w:trPr>
                <w:gridAfter w:val="1"/>
                <w:wAfter w:w="6859" w:type="dxa"/>
                <w:cantSplit/>
              </w:trPr>
              <w:tc>
                <w:tcPr>
                  <w:tcW w:w="1205" w:type="dxa"/>
                  <w:vMerge/>
                  <w:vAlign w:val="center"/>
                </w:tcPr>
                <w:p w14:paraId="79248130" w14:textId="77777777" w:rsidR="00C67BDD" w:rsidRPr="00710858" w:rsidRDefault="00C67BDD" w:rsidP="00C67BDD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036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4" w:type="dxa"/>
                  <w:vAlign w:val="center"/>
                </w:tcPr>
                <w:p w14:paraId="087D06C7" w14:textId="77777777" w:rsidR="00C67BDD" w:rsidRPr="00710858" w:rsidRDefault="00C67BDD" w:rsidP="00C67BDD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0363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0364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1</w:t>
                  </w:r>
                </w:p>
              </w:tc>
              <w:tc>
                <w:tcPr>
                  <w:tcW w:w="1570" w:type="dxa"/>
                  <w:vAlign w:val="center"/>
                </w:tcPr>
                <w:p w14:paraId="3F79A8FB" w14:textId="77777777" w:rsidR="00C67BDD" w:rsidRPr="00710858" w:rsidRDefault="00C67BDD" w:rsidP="00C67BDD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036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036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8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0367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036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</w:p>
                <w:p w14:paraId="395470DD" w14:textId="77777777" w:rsidR="00C67BDD" w:rsidRPr="00710858" w:rsidRDefault="00C67BDD" w:rsidP="00C67BDD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036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037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777A934B" w14:textId="77777777" w:rsidR="00C67BDD" w:rsidRPr="00710858" w:rsidRDefault="00C67BDD" w:rsidP="00C67BDD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037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037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0373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037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</w:tc>
              <w:tc>
                <w:tcPr>
                  <w:tcW w:w="503" w:type="dxa"/>
                  <w:vAlign w:val="center"/>
                </w:tcPr>
                <w:p w14:paraId="34718940" w14:textId="77777777" w:rsidR="00C67BDD" w:rsidRPr="00710858" w:rsidRDefault="00C67BDD" w:rsidP="00C67BDD">
                  <w:pPr>
                    <w:snapToGrid w:val="0"/>
                    <w:jc w:val="center"/>
                    <w:rPr>
                      <w:rFonts w:eastAsia="標楷體"/>
                      <w:rPrChange w:id="1037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037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02AB3066" w14:textId="77777777" w:rsidR="00C67BDD" w:rsidRPr="00710858" w:rsidRDefault="00C67BDD" w:rsidP="00C67BDD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037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1" w:type="dxa"/>
                  <w:vAlign w:val="center"/>
                </w:tcPr>
                <w:p w14:paraId="69DD83BA" w14:textId="77777777" w:rsidR="005977F0" w:rsidRPr="00710858" w:rsidRDefault="005977F0" w:rsidP="005977F0">
                  <w:pPr>
                    <w:snapToGrid w:val="0"/>
                    <w:spacing w:line="360" w:lineRule="exact"/>
                    <w:jc w:val="center"/>
                    <w:rPr>
                      <w:ins w:id="10378" w:author="Windows 使用者" w:date="2024-08-06T15:13:00Z"/>
                      <w:rFonts w:eastAsia="標楷體"/>
                      <w:sz w:val="36"/>
                      <w:szCs w:val="36"/>
                      <w:rPrChange w:id="10379" w:author="User" w:date="2025-08-27T11:49:00Z">
                        <w:rPr>
                          <w:ins w:id="10380" w:author="Windows 使用者" w:date="2024-08-06T15:1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0381" w:author="Windows 使用者" w:date="2024-08-06T15:13:00Z">
                    <w:r w:rsidRPr="00710858">
                      <w:rPr>
                        <w:rFonts w:eastAsia="標楷體"/>
                        <w:sz w:val="36"/>
                        <w:szCs w:val="36"/>
                        <w:rPrChange w:id="10382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201</w:t>
                    </w:r>
                  </w:ins>
                </w:p>
                <w:p w14:paraId="67ABD7B7" w14:textId="721376B2" w:rsidR="00C83FBE" w:rsidRPr="00710858" w:rsidDel="005977F0" w:rsidRDefault="005977F0" w:rsidP="005977F0">
                  <w:pPr>
                    <w:snapToGrid w:val="0"/>
                    <w:spacing w:line="400" w:lineRule="exact"/>
                    <w:jc w:val="center"/>
                    <w:rPr>
                      <w:del w:id="10383" w:author="Windows 使用者" w:date="2024-08-06T15:13:00Z"/>
                      <w:rFonts w:eastAsia="標楷體"/>
                      <w:sz w:val="36"/>
                      <w:szCs w:val="36"/>
                      <w:rPrChange w:id="10384" w:author="User" w:date="2025-08-27T11:49:00Z">
                        <w:rPr>
                          <w:del w:id="10385" w:author="Windows 使用者" w:date="2024-08-06T15:1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0386" w:author="Windows 使用者" w:date="2024-08-06T15:13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038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英文</w:t>
                    </w:r>
                  </w:ins>
                  <w:del w:id="10388" w:author="Windows 使用者" w:date="2024-08-06T15:13:00Z">
                    <w:r w:rsidR="00C83FBE" w:rsidRPr="00710858" w:rsidDel="005977F0">
                      <w:rPr>
                        <w:rFonts w:eastAsia="標楷體"/>
                        <w:sz w:val="36"/>
                        <w:szCs w:val="36"/>
                        <w:rPrChange w:id="10389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101</w:delText>
                    </w:r>
                  </w:del>
                </w:p>
                <w:p w14:paraId="7C6C6BDA" w14:textId="23721006" w:rsidR="00C67BDD" w:rsidRPr="00710858" w:rsidRDefault="00C83FBE" w:rsidP="00C83FBE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1039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0391" w:author="Windows 使用者" w:date="2024-08-06T15:13:00Z">
                    <w:r w:rsidRPr="00710858" w:rsidDel="005977F0">
                      <w:rPr>
                        <w:rFonts w:eastAsia="標楷體" w:hint="eastAsia"/>
                        <w:sz w:val="36"/>
                        <w:szCs w:val="36"/>
                        <w:rPrChange w:id="1039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國文</w:delText>
                    </w:r>
                  </w:del>
                </w:p>
              </w:tc>
              <w:tc>
                <w:tcPr>
                  <w:tcW w:w="1391" w:type="dxa"/>
                  <w:gridSpan w:val="2"/>
                  <w:vAlign w:val="center"/>
                </w:tcPr>
                <w:p w14:paraId="6672903E" w14:textId="12151B47" w:rsidR="00C67BDD" w:rsidRPr="00710858" w:rsidRDefault="00C67BDD" w:rsidP="000723AD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039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60" w:type="dxa"/>
                  <w:vAlign w:val="center"/>
                </w:tcPr>
                <w:p w14:paraId="670699C9" w14:textId="69F60371" w:rsidR="007C3B56" w:rsidRPr="00710858" w:rsidRDefault="007C3B56" w:rsidP="007C3B56">
                  <w:pPr>
                    <w:snapToGrid w:val="0"/>
                    <w:jc w:val="center"/>
                    <w:rPr>
                      <w:ins w:id="10394" w:author="User" w:date="2025-08-19T11:22:00Z"/>
                      <w:rFonts w:eastAsia="標楷體"/>
                      <w:sz w:val="36"/>
                      <w:szCs w:val="36"/>
                      <w:rPrChange w:id="10395" w:author="User" w:date="2025-08-27T11:49:00Z">
                        <w:rPr>
                          <w:ins w:id="10396" w:author="User" w:date="2025-08-19T11:2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0397" w:author="User" w:date="2025-08-19T11:22:00Z">
                    <w:r w:rsidRPr="00710858">
                      <w:rPr>
                        <w:rFonts w:eastAsia="標楷體"/>
                        <w:sz w:val="36"/>
                        <w:szCs w:val="36"/>
                        <w:rPrChange w:id="10398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201</w:t>
                    </w:r>
                  </w:ins>
                </w:p>
                <w:p w14:paraId="71DBF022" w14:textId="0346ADEF" w:rsidR="008E242A" w:rsidRPr="00710858" w:rsidDel="005977F0" w:rsidRDefault="007C3B56" w:rsidP="007C3B56">
                  <w:pPr>
                    <w:snapToGrid w:val="0"/>
                    <w:spacing w:line="360" w:lineRule="exact"/>
                    <w:jc w:val="center"/>
                    <w:rPr>
                      <w:del w:id="10399" w:author="Windows 使用者" w:date="2024-08-06T15:14:00Z"/>
                      <w:rFonts w:eastAsia="標楷體"/>
                      <w:sz w:val="36"/>
                      <w:szCs w:val="36"/>
                      <w:rPrChange w:id="10400" w:author="User" w:date="2025-08-27T11:49:00Z">
                        <w:rPr>
                          <w:del w:id="10401" w:author="Windows 使用者" w:date="2024-08-06T15:1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0402" w:author="User" w:date="2025-08-19T11:22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040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閱讀</w:t>
                    </w:r>
                  </w:ins>
                  <w:del w:id="10404" w:author="Windows 使用者" w:date="2024-08-06T15:14:00Z">
                    <w:r w:rsidR="00E67F69" w:rsidRPr="00710858" w:rsidDel="005977F0">
                      <w:rPr>
                        <w:rFonts w:eastAsia="標楷體" w:hint="eastAsia"/>
                        <w:szCs w:val="26"/>
                        <w:rPrChange w:id="10405" w:author="User" w:date="2025-08-27T11:49:00Z">
                          <w:rPr>
                            <w:rFonts w:eastAsia="標楷體" w:hint="eastAsia"/>
                            <w:color w:val="000000" w:themeColor="text1"/>
                            <w:szCs w:val="26"/>
                          </w:rPr>
                        </w:rPrChange>
                      </w:rPr>
                      <w:delText>※</w:delText>
                    </w:r>
                    <w:r w:rsidR="008E242A" w:rsidRPr="00710858" w:rsidDel="005977F0">
                      <w:rPr>
                        <w:rFonts w:eastAsia="標楷體"/>
                        <w:sz w:val="36"/>
                        <w:szCs w:val="36"/>
                        <w:rPrChange w:id="10406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301</w:delText>
                    </w:r>
                  </w:del>
                </w:p>
                <w:p w14:paraId="541489A4" w14:textId="7A4043A6" w:rsidR="00C67BDD" w:rsidRPr="00710858" w:rsidRDefault="008E242A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1040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10408" w:author="Windows 使用者" w:date="2024-08-06T15:14:00Z">
                      <w:pPr>
                        <w:snapToGrid w:val="0"/>
                        <w:spacing w:before="120" w:after="120" w:line="200" w:lineRule="exact"/>
                        <w:jc w:val="center"/>
                      </w:pPr>
                    </w:pPrChange>
                  </w:pPr>
                  <w:del w:id="10409" w:author="Windows 使用者" w:date="2024-08-06T15:14:00Z">
                    <w:r w:rsidRPr="00710858" w:rsidDel="005977F0">
                      <w:rPr>
                        <w:rFonts w:eastAsia="標楷體" w:hint="eastAsia"/>
                        <w:sz w:val="36"/>
                        <w:szCs w:val="36"/>
                        <w:rPrChange w:id="1041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資國</w:delText>
                    </w:r>
                  </w:del>
                </w:p>
              </w:tc>
              <w:tc>
                <w:tcPr>
                  <w:tcW w:w="1372" w:type="dxa"/>
                  <w:vAlign w:val="center"/>
                </w:tcPr>
                <w:p w14:paraId="07B1FDD2" w14:textId="77777777" w:rsidR="007C3B56" w:rsidRPr="00710858" w:rsidRDefault="007C3B56" w:rsidP="007C3B56">
                  <w:pPr>
                    <w:snapToGrid w:val="0"/>
                    <w:spacing w:line="360" w:lineRule="exact"/>
                    <w:jc w:val="center"/>
                    <w:rPr>
                      <w:ins w:id="10411" w:author="User" w:date="2025-08-19T11:22:00Z"/>
                      <w:rFonts w:eastAsia="標楷體"/>
                      <w:sz w:val="36"/>
                      <w:szCs w:val="36"/>
                      <w:rPrChange w:id="10412" w:author="User" w:date="2025-08-27T11:49:00Z">
                        <w:rPr>
                          <w:ins w:id="10413" w:author="User" w:date="2025-08-19T11:2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0414" w:author="User" w:date="2025-08-19T11:22:00Z">
                    <w:r w:rsidRPr="00710858">
                      <w:rPr>
                        <w:rFonts w:eastAsia="標楷體"/>
                        <w:sz w:val="36"/>
                        <w:szCs w:val="36"/>
                        <w:rPrChange w:id="10415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101</w:t>
                    </w:r>
                  </w:ins>
                </w:p>
                <w:p w14:paraId="2CB3BF37" w14:textId="52631F08" w:rsidR="005A0C25" w:rsidRPr="00710858" w:rsidDel="007C3B56" w:rsidRDefault="007C3B56" w:rsidP="007C3B56">
                  <w:pPr>
                    <w:snapToGrid w:val="0"/>
                    <w:spacing w:line="360" w:lineRule="exact"/>
                    <w:jc w:val="center"/>
                    <w:rPr>
                      <w:ins w:id="10416" w:author="Windows 使用者" w:date="2024-08-12T12:03:00Z"/>
                      <w:del w:id="10417" w:author="User" w:date="2025-08-19T11:22:00Z"/>
                      <w:rFonts w:eastAsia="標楷體"/>
                      <w:sz w:val="36"/>
                      <w:szCs w:val="36"/>
                      <w:rPrChange w:id="10418" w:author="User" w:date="2025-08-27T11:49:00Z">
                        <w:rPr>
                          <w:ins w:id="10419" w:author="Windows 使用者" w:date="2024-08-12T12:03:00Z"/>
                          <w:del w:id="10420" w:author="User" w:date="2025-08-19T11:2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0421" w:author="User" w:date="2025-08-19T11:22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042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英文</w:t>
                    </w:r>
                  </w:ins>
                  <w:ins w:id="10423" w:author="Windows 使用者" w:date="2024-08-12T12:03:00Z">
                    <w:del w:id="10424" w:author="User" w:date="2025-08-19T11:22:00Z">
                      <w:r w:rsidR="005A0C25" w:rsidRPr="00710858" w:rsidDel="007C3B56">
                        <w:rPr>
                          <w:rFonts w:eastAsia="標楷體"/>
                          <w:sz w:val="36"/>
                          <w:szCs w:val="36"/>
                          <w:rPrChange w:id="10425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201</w:delText>
                      </w:r>
                    </w:del>
                  </w:ins>
                </w:p>
                <w:p w14:paraId="32F140BB" w14:textId="0BD47705" w:rsidR="00C67BDD" w:rsidRPr="00710858" w:rsidRDefault="005A0C25" w:rsidP="005A0C25">
                  <w:pPr>
                    <w:snapToGrid w:val="0"/>
                    <w:spacing w:before="120" w:after="120"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1042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0427" w:author="Windows 使用者" w:date="2024-08-12T12:03:00Z">
                    <w:del w:id="10428" w:author="User" w:date="2025-08-19T11:22:00Z">
                      <w:r w:rsidRPr="00710858" w:rsidDel="007C3B56">
                        <w:rPr>
                          <w:rFonts w:eastAsia="標楷體" w:hint="eastAsia"/>
                          <w:sz w:val="28"/>
                          <w:szCs w:val="28"/>
                          <w:rPrChange w:id="10429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28"/>
                            </w:rPr>
                          </w:rPrChange>
                        </w:rPr>
                        <w:delText>生活英文</w:delText>
                      </w:r>
                    </w:del>
                  </w:ins>
                </w:p>
              </w:tc>
            </w:tr>
            <w:tr w:rsidR="00710858" w:rsidRPr="00710858" w14:paraId="44CBF2D6" w14:textId="77777777" w:rsidTr="0095659E">
              <w:trPr>
                <w:gridAfter w:val="1"/>
                <w:wAfter w:w="6859" w:type="dxa"/>
                <w:cantSplit/>
              </w:trPr>
              <w:tc>
                <w:tcPr>
                  <w:tcW w:w="1205" w:type="dxa"/>
                  <w:vMerge/>
                  <w:vAlign w:val="center"/>
                </w:tcPr>
                <w:p w14:paraId="62CC2300" w14:textId="77777777" w:rsidR="00C67BDD" w:rsidRPr="00710858" w:rsidRDefault="00C67BDD" w:rsidP="00C67BDD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043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4" w:type="dxa"/>
                  <w:vAlign w:val="center"/>
                </w:tcPr>
                <w:p w14:paraId="4C67A66B" w14:textId="77777777" w:rsidR="00C67BDD" w:rsidRPr="00710858" w:rsidRDefault="00C67BDD" w:rsidP="00C67BDD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0431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0432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2</w:t>
                  </w:r>
                </w:p>
              </w:tc>
              <w:tc>
                <w:tcPr>
                  <w:tcW w:w="1570" w:type="dxa"/>
                  <w:vAlign w:val="center"/>
                </w:tcPr>
                <w:p w14:paraId="3F683488" w14:textId="77777777" w:rsidR="00C67BDD" w:rsidRPr="00710858" w:rsidRDefault="00C67BDD" w:rsidP="00C67BDD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043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043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0435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043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</w:p>
                <w:p w14:paraId="1BB42132" w14:textId="77777777" w:rsidR="00C67BDD" w:rsidRPr="00710858" w:rsidRDefault="00C67BDD" w:rsidP="00C67BDD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043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043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686A4232" w14:textId="77777777" w:rsidR="00C67BDD" w:rsidRPr="00710858" w:rsidRDefault="00C67BDD" w:rsidP="00C67BDD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043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044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0441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044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</w:tc>
              <w:tc>
                <w:tcPr>
                  <w:tcW w:w="503" w:type="dxa"/>
                  <w:vAlign w:val="center"/>
                </w:tcPr>
                <w:p w14:paraId="4F7A597F" w14:textId="77777777" w:rsidR="00C67BDD" w:rsidRPr="00710858" w:rsidRDefault="00C67BDD" w:rsidP="00C67BDD">
                  <w:pPr>
                    <w:snapToGrid w:val="0"/>
                    <w:jc w:val="center"/>
                    <w:rPr>
                      <w:rFonts w:eastAsia="標楷體"/>
                      <w:rPrChange w:id="1044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044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tcBorders>
                    <w:bottom w:val="single" w:sz="4" w:space="0" w:color="auto"/>
                  </w:tcBorders>
                  <w:vAlign w:val="center"/>
                </w:tcPr>
                <w:p w14:paraId="28214497" w14:textId="36C05BDC" w:rsidR="008E0FFA" w:rsidRPr="00710858" w:rsidDel="005A0C25" w:rsidRDefault="008E0FFA" w:rsidP="008E0FFA">
                  <w:pPr>
                    <w:snapToGrid w:val="0"/>
                    <w:spacing w:line="360" w:lineRule="exact"/>
                    <w:jc w:val="center"/>
                    <w:rPr>
                      <w:del w:id="10445" w:author="Windows 使用者" w:date="2024-08-12T12:02:00Z"/>
                      <w:rFonts w:eastAsia="標楷體"/>
                      <w:sz w:val="36"/>
                      <w:szCs w:val="36"/>
                      <w:rPrChange w:id="10446" w:author="User" w:date="2025-08-27T11:49:00Z">
                        <w:rPr>
                          <w:del w:id="10447" w:author="Windows 使用者" w:date="2024-08-12T12:0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0448" w:author="Windows 使用者" w:date="2024-08-06T15:11:00Z">
                    <w:r w:rsidRPr="00710858" w:rsidDel="005977F0">
                      <w:rPr>
                        <w:rFonts w:eastAsia="標楷體"/>
                        <w:sz w:val="36"/>
                        <w:szCs w:val="36"/>
                        <w:rPrChange w:id="10449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3</w:delText>
                    </w:r>
                  </w:del>
                  <w:del w:id="10450" w:author="Windows 使用者" w:date="2024-08-12T12:02:00Z">
                    <w:r w:rsidRPr="00710858" w:rsidDel="005A0C25">
                      <w:rPr>
                        <w:rFonts w:eastAsia="標楷體"/>
                        <w:sz w:val="36"/>
                        <w:szCs w:val="36"/>
                        <w:rPrChange w:id="10451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01</w:delText>
                    </w:r>
                  </w:del>
                </w:p>
                <w:p w14:paraId="23C8351B" w14:textId="0C90D97F" w:rsidR="00C67BDD" w:rsidRPr="00710858" w:rsidRDefault="008E0FFA" w:rsidP="008E0FFA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1045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0453" w:author="Windows 使用者" w:date="2024-08-06T15:11:00Z">
                    <w:r w:rsidRPr="00710858" w:rsidDel="005977F0">
                      <w:rPr>
                        <w:rFonts w:eastAsia="標楷體" w:hint="eastAsia"/>
                        <w:sz w:val="36"/>
                        <w:szCs w:val="36"/>
                        <w:rPrChange w:id="1045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資國</w:delText>
                    </w:r>
                  </w:del>
                </w:p>
              </w:tc>
              <w:tc>
                <w:tcPr>
                  <w:tcW w:w="1371" w:type="dxa"/>
                  <w:tcBorders>
                    <w:bottom w:val="single" w:sz="4" w:space="0" w:color="auto"/>
                  </w:tcBorders>
                  <w:vAlign w:val="center"/>
                </w:tcPr>
                <w:p w14:paraId="6043F1E5" w14:textId="3FF41A1B" w:rsidR="00C67BDD" w:rsidRPr="00710858" w:rsidRDefault="00C67BDD" w:rsidP="00677D37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045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91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14:paraId="526413C0" w14:textId="77777777" w:rsidR="007C3B56" w:rsidRPr="00710858" w:rsidRDefault="007C3B56" w:rsidP="007C3B56">
                  <w:pPr>
                    <w:snapToGrid w:val="0"/>
                    <w:spacing w:before="120" w:after="120" w:line="180" w:lineRule="auto"/>
                    <w:jc w:val="center"/>
                    <w:rPr>
                      <w:ins w:id="10456" w:author="User" w:date="2025-08-19T11:21:00Z"/>
                      <w:rFonts w:eastAsia="標楷體"/>
                      <w:sz w:val="36"/>
                      <w:szCs w:val="36"/>
                      <w:rPrChange w:id="10457" w:author="User" w:date="2025-08-27T11:49:00Z">
                        <w:rPr>
                          <w:ins w:id="10458" w:author="User" w:date="2025-08-19T11:2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0459" w:author="User" w:date="2025-08-19T11:21:00Z">
                    <w:r w:rsidRPr="00710858">
                      <w:rPr>
                        <w:rFonts w:eastAsia="標楷體"/>
                        <w:sz w:val="36"/>
                        <w:szCs w:val="36"/>
                        <w:rPrChange w:id="10460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101</w:t>
                    </w:r>
                  </w:ins>
                </w:p>
                <w:p w14:paraId="42C124BB" w14:textId="0D28F379" w:rsidR="005A0C25" w:rsidRPr="00710858" w:rsidDel="007C3B56" w:rsidRDefault="007C3B56" w:rsidP="00807F70">
                  <w:pPr>
                    <w:snapToGrid w:val="0"/>
                    <w:jc w:val="center"/>
                    <w:rPr>
                      <w:ins w:id="10461" w:author="Windows 使用者" w:date="2024-08-12T12:02:00Z"/>
                      <w:del w:id="10462" w:author="User" w:date="2025-08-19T11:22:00Z"/>
                      <w:rFonts w:eastAsia="標楷體"/>
                      <w:sz w:val="36"/>
                      <w:szCs w:val="36"/>
                      <w:rPrChange w:id="10463" w:author="User" w:date="2025-08-27T11:49:00Z">
                        <w:rPr>
                          <w:ins w:id="10464" w:author="Windows 使用者" w:date="2024-08-12T12:02:00Z"/>
                          <w:del w:id="10465" w:author="User" w:date="2025-08-19T11:2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0466" w:author="User" w:date="2025-08-19T11:21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046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本土語</w:t>
                    </w:r>
                  </w:ins>
                  <w:ins w:id="10468" w:author="Windows 使用者" w:date="2024-08-12T12:02:00Z">
                    <w:del w:id="10469" w:author="User" w:date="2025-08-19T11:22:00Z">
                      <w:r w:rsidR="005A0C25" w:rsidRPr="00710858" w:rsidDel="007C3B56">
                        <w:rPr>
                          <w:rFonts w:eastAsia="標楷體" w:hint="eastAsia"/>
                          <w:sz w:val="36"/>
                          <w:szCs w:val="36"/>
                          <w:rPrChange w:id="10470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※</w:delText>
                      </w:r>
                      <w:r w:rsidR="005A0C25" w:rsidRPr="00710858" w:rsidDel="007C3B56">
                        <w:rPr>
                          <w:rFonts w:eastAsia="標楷體"/>
                          <w:sz w:val="36"/>
                          <w:szCs w:val="36"/>
                          <w:rPrChange w:id="10471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201</w:delText>
                      </w:r>
                    </w:del>
                  </w:ins>
                </w:p>
                <w:p w14:paraId="268158D0" w14:textId="77112007" w:rsidR="005A48A0" w:rsidRPr="00710858" w:rsidDel="005977F0" w:rsidRDefault="005A0C25">
                  <w:pPr>
                    <w:snapToGrid w:val="0"/>
                    <w:jc w:val="center"/>
                    <w:rPr>
                      <w:del w:id="10472" w:author="Windows 使用者" w:date="2024-08-06T15:14:00Z"/>
                      <w:rFonts w:eastAsia="標楷體"/>
                      <w:sz w:val="36"/>
                      <w:szCs w:val="36"/>
                      <w:rPrChange w:id="10473" w:author="User" w:date="2025-08-27T11:49:00Z">
                        <w:rPr>
                          <w:del w:id="10474" w:author="Windows 使用者" w:date="2024-08-06T15:1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10475" w:author="User" w:date="2025-08-19T11:22:00Z">
                      <w:pPr>
                        <w:snapToGrid w:val="0"/>
                        <w:spacing w:line="360" w:lineRule="exact"/>
                        <w:jc w:val="center"/>
                      </w:pPr>
                    </w:pPrChange>
                  </w:pPr>
                  <w:ins w:id="10476" w:author="Windows 使用者" w:date="2024-08-12T12:02:00Z">
                    <w:del w:id="10477" w:author="User" w:date="2025-08-19T11:22:00Z">
                      <w:r w:rsidRPr="00710858" w:rsidDel="007C3B56">
                        <w:rPr>
                          <w:rFonts w:eastAsia="標楷體" w:hint="eastAsia"/>
                          <w:sz w:val="36"/>
                          <w:szCs w:val="36"/>
                          <w:rPrChange w:id="10478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閱讀</w:delText>
                      </w:r>
                    </w:del>
                  </w:ins>
                  <w:del w:id="10479" w:author="Windows 使用者" w:date="2024-08-06T15:14:00Z">
                    <w:r w:rsidR="005A48A0" w:rsidRPr="00710858" w:rsidDel="005977F0">
                      <w:rPr>
                        <w:rFonts w:eastAsia="標楷體"/>
                        <w:sz w:val="36"/>
                        <w:szCs w:val="36"/>
                        <w:rPrChange w:id="10480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301</w:delText>
                    </w:r>
                  </w:del>
                </w:p>
                <w:p w14:paraId="29A3C96A" w14:textId="6F41CD35" w:rsidR="00C67BDD" w:rsidRPr="00710858" w:rsidRDefault="005A48A0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1048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10482" w:author="User" w:date="2025-08-19T11:22:00Z">
                      <w:pPr>
                        <w:snapToGrid w:val="0"/>
                        <w:spacing w:line="400" w:lineRule="exact"/>
                        <w:jc w:val="center"/>
                      </w:pPr>
                    </w:pPrChange>
                  </w:pPr>
                  <w:del w:id="10483" w:author="Windows 使用者" w:date="2024-08-06T15:14:00Z">
                    <w:r w:rsidRPr="00710858" w:rsidDel="005977F0">
                      <w:rPr>
                        <w:rFonts w:eastAsia="標楷體" w:hint="eastAsia"/>
                        <w:sz w:val="36"/>
                        <w:szCs w:val="36"/>
                        <w:rPrChange w:id="1048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資國</w:delText>
                    </w:r>
                  </w:del>
                </w:p>
              </w:tc>
              <w:tc>
                <w:tcPr>
                  <w:tcW w:w="1360" w:type="dxa"/>
                  <w:tcBorders>
                    <w:bottom w:val="single" w:sz="4" w:space="0" w:color="auto"/>
                  </w:tcBorders>
                  <w:vAlign w:val="center"/>
                </w:tcPr>
                <w:p w14:paraId="56F23BAA" w14:textId="5180A47A" w:rsidR="000F3BB1" w:rsidRPr="00710858" w:rsidDel="007C3B56" w:rsidRDefault="000F3BB1" w:rsidP="000F3BB1">
                  <w:pPr>
                    <w:snapToGrid w:val="0"/>
                    <w:spacing w:line="360" w:lineRule="exact"/>
                    <w:jc w:val="center"/>
                    <w:rPr>
                      <w:ins w:id="10485" w:author="Windows 使用者" w:date="2024-08-12T12:06:00Z"/>
                      <w:del w:id="10486" w:author="User" w:date="2025-08-19T11:23:00Z"/>
                      <w:rFonts w:eastAsia="標楷體"/>
                      <w:sz w:val="36"/>
                      <w:szCs w:val="36"/>
                      <w:rPrChange w:id="10487" w:author="User" w:date="2025-08-27T11:49:00Z">
                        <w:rPr>
                          <w:ins w:id="10488" w:author="Windows 使用者" w:date="2024-08-12T12:06:00Z"/>
                          <w:del w:id="10489" w:author="User" w:date="2025-08-19T11:2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0490" w:author="Windows 使用者" w:date="2024-08-12T12:06:00Z">
                    <w:del w:id="10491" w:author="User" w:date="2025-08-19T11:23:00Z">
                      <w:r w:rsidRPr="00710858" w:rsidDel="007C3B56">
                        <w:rPr>
                          <w:rFonts w:eastAsia="標楷體"/>
                          <w:sz w:val="36"/>
                          <w:szCs w:val="36"/>
                          <w:rPrChange w:id="10492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101</w:delText>
                      </w:r>
                    </w:del>
                  </w:ins>
                </w:p>
                <w:p w14:paraId="14B16068" w14:textId="4F32C046" w:rsidR="0098095F" w:rsidRPr="00710858" w:rsidDel="005977F0" w:rsidRDefault="000F3BB1" w:rsidP="000F3BB1">
                  <w:pPr>
                    <w:snapToGrid w:val="0"/>
                    <w:spacing w:line="360" w:lineRule="exact"/>
                    <w:jc w:val="center"/>
                    <w:rPr>
                      <w:del w:id="10493" w:author="Windows 使用者" w:date="2024-08-06T15:14:00Z"/>
                      <w:rFonts w:eastAsia="標楷體"/>
                      <w:sz w:val="36"/>
                      <w:szCs w:val="36"/>
                      <w:rPrChange w:id="10494" w:author="User" w:date="2025-08-27T11:49:00Z">
                        <w:rPr>
                          <w:del w:id="10495" w:author="Windows 使用者" w:date="2024-08-06T15:1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0496" w:author="Windows 使用者" w:date="2024-08-12T12:06:00Z">
                    <w:del w:id="10497" w:author="User" w:date="2025-08-19T11:23:00Z">
                      <w:r w:rsidRPr="00710858" w:rsidDel="007C3B56">
                        <w:rPr>
                          <w:rFonts w:eastAsia="標楷體" w:hint="eastAsia"/>
                          <w:sz w:val="36"/>
                          <w:szCs w:val="36"/>
                          <w:rPrChange w:id="10498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英文</w:delText>
                      </w:r>
                    </w:del>
                  </w:ins>
                  <w:del w:id="10499" w:author="Windows 使用者" w:date="2024-08-06T15:14:00Z">
                    <w:r w:rsidR="00E67F69" w:rsidRPr="00710858" w:rsidDel="005977F0">
                      <w:rPr>
                        <w:rFonts w:eastAsia="標楷體" w:hint="eastAsia"/>
                        <w:szCs w:val="26"/>
                        <w:rPrChange w:id="10500" w:author="User" w:date="2025-08-27T11:49:00Z">
                          <w:rPr>
                            <w:rFonts w:eastAsia="標楷體" w:hint="eastAsia"/>
                            <w:color w:val="000000" w:themeColor="text1"/>
                            <w:szCs w:val="26"/>
                          </w:rPr>
                        </w:rPrChange>
                      </w:rPr>
                      <w:delText>※</w:delText>
                    </w:r>
                    <w:r w:rsidR="0098095F" w:rsidRPr="00710858" w:rsidDel="005977F0">
                      <w:rPr>
                        <w:rFonts w:eastAsia="標楷體"/>
                        <w:sz w:val="36"/>
                        <w:szCs w:val="36"/>
                        <w:rPrChange w:id="10501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301</w:delText>
                    </w:r>
                  </w:del>
                </w:p>
                <w:p w14:paraId="0B72BE94" w14:textId="1EC53453" w:rsidR="00C67BDD" w:rsidRPr="00710858" w:rsidRDefault="0098095F" w:rsidP="0098095F">
                  <w:pPr>
                    <w:snapToGrid w:val="0"/>
                    <w:spacing w:before="120" w:after="120" w:line="360" w:lineRule="exact"/>
                    <w:jc w:val="center"/>
                    <w:rPr>
                      <w:rFonts w:eastAsia="標楷體"/>
                      <w:b/>
                      <w:sz w:val="36"/>
                      <w:szCs w:val="36"/>
                      <w:rPrChange w:id="10502" w:author="User" w:date="2025-08-27T11:49:00Z">
                        <w:rPr>
                          <w:rFonts w:eastAsia="標楷體"/>
                          <w:b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0503" w:author="Windows 使用者" w:date="2024-08-06T15:14:00Z">
                    <w:r w:rsidRPr="00710858" w:rsidDel="005977F0">
                      <w:rPr>
                        <w:rFonts w:eastAsia="標楷體" w:hint="eastAsia"/>
                        <w:sz w:val="36"/>
                        <w:szCs w:val="36"/>
                        <w:rPrChange w:id="1050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資國</w:delText>
                    </w:r>
                  </w:del>
                </w:p>
              </w:tc>
              <w:tc>
                <w:tcPr>
                  <w:tcW w:w="1372" w:type="dxa"/>
                  <w:tcBorders>
                    <w:bottom w:val="single" w:sz="4" w:space="0" w:color="auto"/>
                  </w:tcBorders>
                  <w:vAlign w:val="center"/>
                </w:tcPr>
                <w:p w14:paraId="599774D5" w14:textId="77777777" w:rsidR="007C3B56" w:rsidRPr="00710858" w:rsidRDefault="007C3B56" w:rsidP="007C3B56">
                  <w:pPr>
                    <w:snapToGrid w:val="0"/>
                    <w:spacing w:line="360" w:lineRule="exact"/>
                    <w:jc w:val="center"/>
                    <w:rPr>
                      <w:ins w:id="10505" w:author="User" w:date="2025-08-19T11:22:00Z"/>
                      <w:rFonts w:eastAsia="標楷體"/>
                      <w:sz w:val="36"/>
                      <w:szCs w:val="36"/>
                      <w:rPrChange w:id="10506" w:author="User" w:date="2025-08-27T11:49:00Z">
                        <w:rPr>
                          <w:ins w:id="10507" w:author="User" w:date="2025-08-19T11:2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0508" w:author="User" w:date="2025-08-19T11:22:00Z">
                    <w:r w:rsidRPr="00710858">
                      <w:rPr>
                        <w:rFonts w:eastAsia="標楷體"/>
                        <w:sz w:val="36"/>
                        <w:szCs w:val="36"/>
                        <w:rPrChange w:id="10509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201</w:t>
                    </w:r>
                  </w:ins>
                </w:p>
                <w:p w14:paraId="19E6C2CD" w14:textId="2269F908" w:rsidR="00C67BDD" w:rsidRPr="00710858" w:rsidRDefault="007C3B56" w:rsidP="007C3B56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051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0511" w:author="User" w:date="2025-08-19T11:22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051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英文</w:t>
                    </w:r>
                  </w:ins>
                </w:p>
              </w:tc>
            </w:tr>
            <w:tr w:rsidR="00710858" w:rsidRPr="00710858" w14:paraId="03694B70" w14:textId="77777777" w:rsidTr="0095659E">
              <w:trPr>
                <w:gridAfter w:val="1"/>
                <w:wAfter w:w="6859" w:type="dxa"/>
                <w:cantSplit/>
                <w:trHeight w:val="1135"/>
              </w:trPr>
              <w:tc>
                <w:tcPr>
                  <w:tcW w:w="1205" w:type="dxa"/>
                  <w:vMerge/>
                  <w:vAlign w:val="center"/>
                </w:tcPr>
                <w:p w14:paraId="5F2FD6B4" w14:textId="77777777" w:rsidR="00C67BDD" w:rsidRPr="00710858" w:rsidRDefault="00C67BDD" w:rsidP="00C67BDD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051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4" w:type="dxa"/>
                  <w:vAlign w:val="center"/>
                </w:tcPr>
                <w:p w14:paraId="494CA4DC" w14:textId="77777777" w:rsidR="00C67BDD" w:rsidRPr="00710858" w:rsidRDefault="00C67BDD" w:rsidP="00C67BDD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0514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0515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3</w:t>
                  </w:r>
                </w:p>
              </w:tc>
              <w:tc>
                <w:tcPr>
                  <w:tcW w:w="1570" w:type="dxa"/>
                  <w:vAlign w:val="center"/>
                </w:tcPr>
                <w:p w14:paraId="1C5D7439" w14:textId="77777777" w:rsidR="00C67BDD" w:rsidRPr="00710858" w:rsidRDefault="00C67BDD" w:rsidP="00C67BDD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051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051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0518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051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</w:p>
                <w:p w14:paraId="4840828D" w14:textId="77777777" w:rsidR="00C67BDD" w:rsidRPr="00710858" w:rsidRDefault="00C67BDD" w:rsidP="00C67BDD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052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052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6DDD3EE0" w14:textId="77777777" w:rsidR="00C67BDD" w:rsidRPr="00710858" w:rsidRDefault="00C67BDD" w:rsidP="00C67BDD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052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052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0524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052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</w:tc>
              <w:tc>
                <w:tcPr>
                  <w:tcW w:w="503" w:type="dxa"/>
                  <w:vAlign w:val="center"/>
                </w:tcPr>
                <w:p w14:paraId="5BC2078B" w14:textId="77777777" w:rsidR="00C67BDD" w:rsidRPr="00710858" w:rsidRDefault="00C67BDD" w:rsidP="00C67BDD">
                  <w:pPr>
                    <w:snapToGrid w:val="0"/>
                    <w:spacing w:before="120" w:after="120"/>
                    <w:jc w:val="center"/>
                    <w:rPr>
                      <w:rFonts w:eastAsia="標楷體"/>
                      <w:rPrChange w:id="1052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052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4B788C50" w14:textId="77777777" w:rsidR="007C3B56" w:rsidRPr="00710858" w:rsidRDefault="007C3B56" w:rsidP="007C3B56">
                  <w:pPr>
                    <w:snapToGrid w:val="0"/>
                    <w:spacing w:line="360" w:lineRule="exact"/>
                    <w:jc w:val="center"/>
                    <w:rPr>
                      <w:ins w:id="10528" w:author="User" w:date="2025-08-19T11:22:00Z"/>
                      <w:rFonts w:eastAsia="標楷體"/>
                      <w:sz w:val="36"/>
                      <w:szCs w:val="36"/>
                      <w:rPrChange w:id="10529" w:author="User" w:date="2025-08-27T11:49:00Z">
                        <w:rPr>
                          <w:ins w:id="10530" w:author="User" w:date="2025-08-19T11:2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0531" w:author="User" w:date="2025-08-19T11:22:00Z">
                    <w:r w:rsidRPr="00710858">
                      <w:rPr>
                        <w:rFonts w:eastAsia="標楷體"/>
                        <w:sz w:val="36"/>
                        <w:szCs w:val="36"/>
                        <w:rPrChange w:id="10532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201</w:t>
                    </w:r>
                  </w:ins>
                </w:p>
                <w:p w14:paraId="76B89A24" w14:textId="6AABBB5E" w:rsidR="003D6C69" w:rsidRPr="00710858" w:rsidDel="007C3B56" w:rsidRDefault="007C3B56" w:rsidP="007C3B56">
                  <w:pPr>
                    <w:snapToGrid w:val="0"/>
                    <w:spacing w:before="120" w:after="120" w:line="180" w:lineRule="auto"/>
                    <w:jc w:val="center"/>
                    <w:rPr>
                      <w:ins w:id="10533" w:author="Windows 使用者" w:date="2024-08-06T15:16:00Z"/>
                      <w:del w:id="10534" w:author="User" w:date="2025-08-19T11:21:00Z"/>
                      <w:rFonts w:eastAsia="標楷體"/>
                      <w:sz w:val="36"/>
                      <w:szCs w:val="36"/>
                      <w:rPrChange w:id="10535" w:author="User" w:date="2025-08-27T11:49:00Z">
                        <w:rPr>
                          <w:ins w:id="10536" w:author="Windows 使用者" w:date="2024-08-06T15:16:00Z"/>
                          <w:del w:id="10537" w:author="User" w:date="2025-08-19T11:2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0538" w:author="User" w:date="2025-08-19T11:22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053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英文</w:t>
                    </w:r>
                  </w:ins>
                  <w:ins w:id="10540" w:author="Windows 使用者" w:date="2024-08-06T15:16:00Z">
                    <w:del w:id="10541" w:author="User" w:date="2025-08-19T11:21:00Z">
                      <w:r w:rsidR="003D6C69" w:rsidRPr="00710858" w:rsidDel="007C3B56">
                        <w:rPr>
                          <w:rFonts w:eastAsia="標楷體"/>
                          <w:sz w:val="36"/>
                          <w:szCs w:val="36"/>
                          <w:rPrChange w:id="10542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201</w:delText>
                      </w:r>
                    </w:del>
                  </w:ins>
                </w:p>
                <w:p w14:paraId="7933AF58" w14:textId="589BE4C2" w:rsidR="00F05D11" w:rsidRPr="00710858" w:rsidRDefault="003D6C69" w:rsidP="003D6C69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1054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0544" w:author="Windows 使用者" w:date="2024-08-06T15:16:00Z">
                    <w:del w:id="10545" w:author="User" w:date="2025-08-19T11:21:00Z">
                      <w:r w:rsidRPr="00710858" w:rsidDel="007C3B56">
                        <w:rPr>
                          <w:rFonts w:eastAsia="標楷體" w:hint="eastAsia"/>
                          <w:sz w:val="36"/>
                          <w:szCs w:val="36"/>
                          <w:rPrChange w:id="10546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本土語</w:delText>
                      </w:r>
                    </w:del>
                  </w:ins>
                </w:p>
              </w:tc>
              <w:tc>
                <w:tcPr>
                  <w:tcW w:w="1371" w:type="dxa"/>
                  <w:vAlign w:val="center"/>
                </w:tcPr>
                <w:p w14:paraId="4EDAAFFD" w14:textId="77777777" w:rsidR="00C67BDD" w:rsidRPr="00710858" w:rsidRDefault="00C67BDD" w:rsidP="00C67BDD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b/>
                      <w:sz w:val="36"/>
                      <w:szCs w:val="36"/>
                      <w:rPrChange w:id="10547" w:author="User" w:date="2025-08-27T11:49:00Z">
                        <w:rPr>
                          <w:rFonts w:eastAsia="標楷體"/>
                          <w:b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91" w:type="dxa"/>
                  <w:gridSpan w:val="2"/>
                  <w:vAlign w:val="center"/>
                </w:tcPr>
                <w:p w14:paraId="6FA3DAB0" w14:textId="77777777" w:rsidR="007C3B56" w:rsidRPr="00710858" w:rsidRDefault="007C3B56" w:rsidP="007C3B56">
                  <w:pPr>
                    <w:snapToGrid w:val="0"/>
                    <w:spacing w:before="120" w:after="120" w:line="180" w:lineRule="auto"/>
                    <w:jc w:val="center"/>
                    <w:rPr>
                      <w:ins w:id="10548" w:author="User" w:date="2025-08-19T11:21:00Z"/>
                      <w:rFonts w:eastAsia="標楷體"/>
                      <w:sz w:val="36"/>
                      <w:szCs w:val="36"/>
                      <w:rPrChange w:id="10549" w:author="User" w:date="2025-08-27T11:49:00Z">
                        <w:rPr>
                          <w:ins w:id="10550" w:author="User" w:date="2025-08-19T11:2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0551" w:author="User" w:date="2025-08-19T11:21:00Z">
                    <w:r w:rsidRPr="00710858">
                      <w:rPr>
                        <w:rFonts w:eastAsia="標楷體"/>
                        <w:sz w:val="36"/>
                        <w:szCs w:val="36"/>
                        <w:rPrChange w:id="10552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201</w:t>
                    </w:r>
                  </w:ins>
                </w:p>
                <w:p w14:paraId="4212986F" w14:textId="7C098792" w:rsidR="00C67BDD" w:rsidRPr="00710858" w:rsidDel="005977F0" w:rsidRDefault="007C3B56" w:rsidP="007C3B56">
                  <w:pPr>
                    <w:snapToGrid w:val="0"/>
                    <w:spacing w:line="400" w:lineRule="exact"/>
                    <w:ind w:leftChars="-17" w:left="-41" w:rightChars="-27" w:right="-65"/>
                    <w:jc w:val="center"/>
                    <w:rPr>
                      <w:del w:id="10553" w:author="Windows 使用者" w:date="2024-08-06T15:14:00Z"/>
                      <w:rFonts w:eastAsia="標楷體"/>
                      <w:sz w:val="36"/>
                      <w:szCs w:val="36"/>
                      <w:rPrChange w:id="10554" w:author="User" w:date="2025-08-27T11:49:00Z">
                        <w:rPr>
                          <w:del w:id="10555" w:author="Windows 使用者" w:date="2024-08-06T15:1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0556" w:author="User" w:date="2025-08-19T11:21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055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本土語</w:t>
                    </w:r>
                  </w:ins>
                  <w:del w:id="10558" w:author="Windows 使用者" w:date="2024-08-06T15:14:00Z">
                    <w:r w:rsidR="002F7E27" w:rsidRPr="00710858" w:rsidDel="005977F0">
                      <w:rPr>
                        <w:rFonts w:eastAsia="標楷體"/>
                        <w:sz w:val="36"/>
                        <w:szCs w:val="36"/>
                        <w:rPrChange w:id="10559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101</w:delText>
                    </w:r>
                  </w:del>
                </w:p>
                <w:p w14:paraId="369E61D7" w14:textId="2BF0E900" w:rsidR="002F7E27" w:rsidRPr="00710858" w:rsidRDefault="002F7E27" w:rsidP="00432FFF">
                  <w:pPr>
                    <w:snapToGrid w:val="0"/>
                    <w:spacing w:line="400" w:lineRule="exact"/>
                    <w:ind w:leftChars="-17" w:left="-41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1056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0561" w:author="Windows 使用者" w:date="2024-08-06T15:14:00Z">
                    <w:r w:rsidRPr="00710858" w:rsidDel="005977F0">
                      <w:rPr>
                        <w:rFonts w:eastAsia="標楷體" w:hint="eastAsia"/>
                        <w:sz w:val="36"/>
                        <w:szCs w:val="36"/>
                        <w:rPrChange w:id="1056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本土語</w:delText>
                    </w:r>
                  </w:del>
                </w:p>
              </w:tc>
              <w:tc>
                <w:tcPr>
                  <w:tcW w:w="1360" w:type="dxa"/>
                  <w:vAlign w:val="center"/>
                </w:tcPr>
                <w:p w14:paraId="751C4247" w14:textId="2C346A3A" w:rsidR="00C67BDD" w:rsidRPr="00710858" w:rsidRDefault="00C67BDD" w:rsidP="006110BC">
                  <w:pPr>
                    <w:snapToGrid w:val="0"/>
                    <w:spacing w:before="120" w:after="120"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1056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5A8941D7" w14:textId="09C88252" w:rsidR="002E17C4" w:rsidRPr="00710858" w:rsidDel="005977F0" w:rsidRDefault="00A73610" w:rsidP="002E17C4">
                  <w:pPr>
                    <w:snapToGrid w:val="0"/>
                    <w:spacing w:line="400" w:lineRule="exact"/>
                    <w:jc w:val="center"/>
                    <w:rPr>
                      <w:del w:id="10564" w:author="Windows 使用者" w:date="2024-08-06T15:14:00Z"/>
                      <w:rFonts w:eastAsia="標楷體"/>
                      <w:sz w:val="36"/>
                      <w:szCs w:val="36"/>
                      <w:rPrChange w:id="10565" w:author="User" w:date="2025-08-27T11:49:00Z">
                        <w:rPr>
                          <w:del w:id="10566" w:author="Windows 使用者" w:date="2024-08-06T15:1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0567" w:author="Windows 使用者" w:date="2024-08-06T15:14:00Z">
                    <w:r w:rsidRPr="00710858" w:rsidDel="005977F0">
                      <w:rPr>
                        <w:rFonts w:eastAsia="標楷體"/>
                        <w:sz w:val="36"/>
                        <w:szCs w:val="36"/>
                        <w:rPrChange w:id="10568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1</w:delText>
                    </w:r>
                    <w:r w:rsidR="002E17C4" w:rsidRPr="00710858" w:rsidDel="005977F0">
                      <w:rPr>
                        <w:rFonts w:eastAsia="標楷體"/>
                        <w:sz w:val="36"/>
                        <w:szCs w:val="36"/>
                        <w:rPrChange w:id="10569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01</w:delText>
                    </w:r>
                  </w:del>
                </w:p>
                <w:p w14:paraId="5827A171" w14:textId="6C3C38B0" w:rsidR="00C67BDD" w:rsidRPr="00710858" w:rsidRDefault="002E17C4" w:rsidP="002E17C4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057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0571" w:author="Windows 使用者" w:date="2024-08-06T15:14:00Z">
                    <w:r w:rsidRPr="00710858" w:rsidDel="005977F0">
                      <w:rPr>
                        <w:rFonts w:eastAsia="標楷體" w:hint="eastAsia"/>
                        <w:sz w:val="36"/>
                        <w:szCs w:val="36"/>
                        <w:rPrChange w:id="1057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國文</w:delText>
                    </w:r>
                  </w:del>
                </w:p>
              </w:tc>
            </w:tr>
            <w:tr w:rsidR="00710858" w:rsidRPr="00710858" w14:paraId="5AA35075" w14:textId="77777777" w:rsidTr="0095659E">
              <w:trPr>
                <w:gridAfter w:val="1"/>
                <w:wAfter w:w="6859" w:type="dxa"/>
                <w:cantSplit/>
                <w:trHeight w:val="1264"/>
              </w:trPr>
              <w:tc>
                <w:tcPr>
                  <w:tcW w:w="1205" w:type="dxa"/>
                  <w:vMerge/>
                  <w:vAlign w:val="center"/>
                </w:tcPr>
                <w:p w14:paraId="797FC3ED" w14:textId="77777777" w:rsidR="00C67BDD" w:rsidRPr="00710858" w:rsidRDefault="00C67BDD" w:rsidP="00C67BDD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rPrChange w:id="1057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4" w:type="dxa"/>
                  <w:vAlign w:val="center"/>
                </w:tcPr>
                <w:p w14:paraId="358C5CCD" w14:textId="77777777" w:rsidR="00C67BDD" w:rsidRPr="00710858" w:rsidRDefault="00C67BDD" w:rsidP="00C67BDD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0574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0575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4</w:t>
                  </w:r>
                </w:p>
              </w:tc>
              <w:tc>
                <w:tcPr>
                  <w:tcW w:w="1570" w:type="dxa"/>
                  <w:vAlign w:val="center"/>
                </w:tcPr>
                <w:p w14:paraId="64D0E822" w14:textId="77777777" w:rsidR="00C67BDD" w:rsidRPr="00710858" w:rsidRDefault="00C67BDD" w:rsidP="00C67BDD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057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057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0578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057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05</w:t>
                  </w:r>
                </w:p>
                <w:p w14:paraId="3D663B04" w14:textId="77777777" w:rsidR="00C67BDD" w:rsidRPr="00710858" w:rsidRDefault="00C67BDD" w:rsidP="00C67BDD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058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058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15F2DA0E" w14:textId="77777777" w:rsidR="00C67BDD" w:rsidRPr="00710858" w:rsidRDefault="00C67BDD" w:rsidP="00C67BDD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058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058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0584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058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</w:tc>
              <w:tc>
                <w:tcPr>
                  <w:tcW w:w="503" w:type="dxa"/>
                  <w:vAlign w:val="center"/>
                </w:tcPr>
                <w:p w14:paraId="20A3F725" w14:textId="77777777" w:rsidR="00C67BDD" w:rsidRPr="00710858" w:rsidRDefault="00C67BDD" w:rsidP="00C67BDD">
                  <w:pPr>
                    <w:snapToGrid w:val="0"/>
                    <w:spacing w:before="120" w:after="120"/>
                    <w:jc w:val="center"/>
                    <w:rPr>
                      <w:rFonts w:eastAsia="標楷體"/>
                      <w:rPrChange w:id="1058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058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0D999F1D" w14:textId="77777777" w:rsidR="007C3B56" w:rsidRPr="00710858" w:rsidRDefault="007C3B56" w:rsidP="007C3B56">
                  <w:pPr>
                    <w:snapToGrid w:val="0"/>
                    <w:spacing w:line="360" w:lineRule="exact"/>
                    <w:jc w:val="center"/>
                    <w:rPr>
                      <w:ins w:id="10588" w:author="User" w:date="2025-08-19T11:22:00Z"/>
                      <w:rFonts w:eastAsia="標楷體"/>
                      <w:sz w:val="36"/>
                      <w:szCs w:val="36"/>
                      <w:rPrChange w:id="10589" w:author="User" w:date="2025-08-27T11:49:00Z">
                        <w:rPr>
                          <w:ins w:id="10590" w:author="User" w:date="2025-08-19T11:2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0591" w:author="User" w:date="2025-08-19T11:22:00Z">
                    <w:r w:rsidRPr="00710858">
                      <w:rPr>
                        <w:rFonts w:eastAsia="標楷體"/>
                        <w:sz w:val="36"/>
                        <w:szCs w:val="36"/>
                        <w:rPrChange w:id="10592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101</w:t>
                    </w:r>
                  </w:ins>
                </w:p>
                <w:p w14:paraId="2E28E841" w14:textId="5979D082" w:rsidR="00C67BDD" w:rsidRPr="00710858" w:rsidDel="007C3B56" w:rsidRDefault="007C3B56" w:rsidP="007C3B56">
                  <w:pPr>
                    <w:snapToGrid w:val="0"/>
                    <w:spacing w:before="120" w:after="120" w:line="180" w:lineRule="auto"/>
                    <w:jc w:val="center"/>
                    <w:rPr>
                      <w:ins w:id="10593" w:author="Windows 使用者" w:date="2024-08-06T15:15:00Z"/>
                      <w:del w:id="10594" w:author="User" w:date="2025-08-19T11:21:00Z"/>
                      <w:rFonts w:eastAsia="標楷體"/>
                      <w:sz w:val="36"/>
                      <w:szCs w:val="36"/>
                      <w:rPrChange w:id="10595" w:author="User" w:date="2025-08-27T11:49:00Z">
                        <w:rPr>
                          <w:ins w:id="10596" w:author="Windows 使用者" w:date="2024-08-06T15:15:00Z"/>
                          <w:del w:id="10597" w:author="User" w:date="2025-08-19T11:2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0598" w:author="User" w:date="2025-08-19T11:22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059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英文</w:t>
                    </w:r>
                  </w:ins>
                  <w:ins w:id="10600" w:author="Windows 使用者" w:date="2024-08-06T15:15:00Z">
                    <w:del w:id="10601" w:author="User" w:date="2025-08-19T11:21:00Z">
                      <w:r w:rsidR="003D6C69" w:rsidRPr="00710858" w:rsidDel="007C3B56">
                        <w:rPr>
                          <w:rFonts w:eastAsia="標楷體"/>
                          <w:sz w:val="36"/>
                          <w:szCs w:val="36"/>
                          <w:rPrChange w:id="10602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101</w:delText>
                      </w:r>
                    </w:del>
                  </w:ins>
                </w:p>
                <w:p w14:paraId="21BCC8C3" w14:textId="668333B8" w:rsidR="003D6C69" w:rsidRPr="00710858" w:rsidRDefault="003D6C69" w:rsidP="00C67BDD">
                  <w:pPr>
                    <w:snapToGrid w:val="0"/>
                    <w:spacing w:before="120" w:after="120" w:line="180" w:lineRule="auto"/>
                    <w:jc w:val="center"/>
                    <w:rPr>
                      <w:rFonts w:eastAsia="標楷體"/>
                      <w:sz w:val="36"/>
                      <w:szCs w:val="36"/>
                      <w:rPrChange w:id="1060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0604" w:author="Windows 使用者" w:date="2024-08-06T15:15:00Z">
                    <w:del w:id="10605" w:author="User" w:date="2025-08-19T11:21:00Z">
                      <w:r w:rsidRPr="00710858" w:rsidDel="007C3B56">
                        <w:rPr>
                          <w:rFonts w:eastAsia="標楷體" w:hint="eastAsia"/>
                          <w:sz w:val="36"/>
                          <w:szCs w:val="36"/>
                          <w:rPrChange w:id="10606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本土語</w:delText>
                      </w:r>
                    </w:del>
                  </w:ins>
                </w:p>
              </w:tc>
              <w:tc>
                <w:tcPr>
                  <w:tcW w:w="1371" w:type="dxa"/>
                  <w:vAlign w:val="center"/>
                </w:tcPr>
                <w:p w14:paraId="626EB056" w14:textId="77777777" w:rsidR="00C67BDD" w:rsidRPr="00710858" w:rsidRDefault="00C67BDD" w:rsidP="00C67BDD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060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91" w:type="dxa"/>
                  <w:gridSpan w:val="2"/>
                  <w:vAlign w:val="center"/>
                </w:tcPr>
                <w:p w14:paraId="17C61D59" w14:textId="087963F5" w:rsidR="002E17C4" w:rsidRPr="00710858" w:rsidDel="005977F0" w:rsidRDefault="002E17C4" w:rsidP="002E17C4">
                  <w:pPr>
                    <w:snapToGrid w:val="0"/>
                    <w:spacing w:line="400" w:lineRule="exact"/>
                    <w:jc w:val="center"/>
                    <w:rPr>
                      <w:del w:id="10608" w:author="Windows 使用者" w:date="2024-08-06T15:14:00Z"/>
                      <w:rFonts w:eastAsia="標楷體"/>
                      <w:sz w:val="36"/>
                      <w:szCs w:val="36"/>
                      <w:rPrChange w:id="10609" w:author="User" w:date="2025-08-27T11:49:00Z">
                        <w:rPr>
                          <w:del w:id="10610" w:author="Windows 使用者" w:date="2024-08-06T15:1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0611" w:author="Windows 使用者" w:date="2024-08-06T15:14:00Z">
                    <w:r w:rsidRPr="00710858" w:rsidDel="005977F0">
                      <w:rPr>
                        <w:rFonts w:eastAsia="標楷體"/>
                        <w:sz w:val="36"/>
                        <w:szCs w:val="36"/>
                        <w:rPrChange w:id="10612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101</w:delText>
                    </w:r>
                  </w:del>
                </w:p>
                <w:p w14:paraId="1A748095" w14:textId="33FC57BD" w:rsidR="00C67BDD" w:rsidRPr="00710858" w:rsidRDefault="002E17C4" w:rsidP="002E17C4">
                  <w:pPr>
                    <w:snapToGrid w:val="0"/>
                    <w:spacing w:before="120" w:after="120" w:line="120" w:lineRule="atLeast"/>
                    <w:jc w:val="center"/>
                    <w:rPr>
                      <w:rFonts w:eastAsia="標楷體"/>
                      <w:b/>
                      <w:sz w:val="36"/>
                      <w:szCs w:val="36"/>
                      <w:rPrChange w:id="10613" w:author="User" w:date="2025-08-27T11:49:00Z">
                        <w:rPr>
                          <w:rFonts w:eastAsia="標楷體"/>
                          <w:b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0614" w:author="Windows 使用者" w:date="2024-08-06T15:14:00Z">
                    <w:r w:rsidRPr="00710858" w:rsidDel="005977F0">
                      <w:rPr>
                        <w:rFonts w:eastAsia="標楷體" w:hint="eastAsia"/>
                        <w:sz w:val="36"/>
                        <w:szCs w:val="36"/>
                        <w:rPrChange w:id="1061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國文</w:delText>
                    </w:r>
                  </w:del>
                </w:p>
              </w:tc>
              <w:tc>
                <w:tcPr>
                  <w:tcW w:w="1360" w:type="dxa"/>
                  <w:vAlign w:val="center"/>
                </w:tcPr>
                <w:p w14:paraId="04517382" w14:textId="724FAC34" w:rsidR="00E43736" w:rsidRPr="00710858" w:rsidDel="007C3B56" w:rsidRDefault="00E43736" w:rsidP="00E43736">
                  <w:pPr>
                    <w:snapToGrid w:val="0"/>
                    <w:spacing w:line="360" w:lineRule="exact"/>
                    <w:jc w:val="center"/>
                    <w:rPr>
                      <w:ins w:id="10616" w:author="Windows 使用者" w:date="2024-08-06T17:01:00Z"/>
                      <w:del w:id="10617" w:author="User" w:date="2025-08-19T11:22:00Z"/>
                      <w:rFonts w:eastAsia="標楷體"/>
                      <w:sz w:val="36"/>
                      <w:szCs w:val="36"/>
                      <w:rPrChange w:id="10618" w:author="User" w:date="2025-08-27T11:49:00Z">
                        <w:rPr>
                          <w:ins w:id="10619" w:author="Windows 使用者" w:date="2024-08-06T17:01:00Z"/>
                          <w:del w:id="10620" w:author="User" w:date="2025-08-19T11:2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0621" w:author="Windows 使用者" w:date="2024-08-06T17:01:00Z">
                    <w:del w:id="10622" w:author="User" w:date="2025-08-19T11:22:00Z">
                      <w:r w:rsidRPr="00710858" w:rsidDel="007C3B56">
                        <w:rPr>
                          <w:rFonts w:eastAsia="標楷體"/>
                          <w:sz w:val="36"/>
                          <w:szCs w:val="36"/>
                          <w:rPrChange w:id="10623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101</w:delText>
                      </w:r>
                    </w:del>
                  </w:ins>
                </w:p>
                <w:p w14:paraId="73E29FD4" w14:textId="758E4032" w:rsidR="00C67BDD" w:rsidRPr="00710858" w:rsidRDefault="00E43736" w:rsidP="00E43736">
                  <w:pPr>
                    <w:snapToGrid w:val="0"/>
                    <w:spacing w:before="120" w:after="120" w:line="360" w:lineRule="exact"/>
                    <w:jc w:val="center"/>
                    <w:rPr>
                      <w:rFonts w:eastAsia="標楷體"/>
                      <w:b/>
                      <w:sz w:val="36"/>
                      <w:szCs w:val="36"/>
                      <w:rPrChange w:id="10624" w:author="User" w:date="2025-08-27T11:49:00Z">
                        <w:rPr>
                          <w:rFonts w:eastAsia="標楷體"/>
                          <w:b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0625" w:author="Windows 使用者" w:date="2024-08-06T17:01:00Z">
                    <w:del w:id="10626" w:author="User" w:date="2025-08-19T11:22:00Z">
                      <w:r w:rsidRPr="00710858" w:rsidDel="007C3B56">
                        <w:rPr>
                          <w:rFonts w:eastAsia="標楷體" w:hint="eastAsia"/>
                          <w:sz w:val="28"/>
                          <w:szCs w:val="28"/>
                          <w:rPrChange w:id="10627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28"/>
                            </w:rPr>
                          </w:rPrChange>
                        </w:rPr>
                        <w:delText>生活英文</w:delText>
                      </w:r>
                    </w:del>
                  </w:ins>
                </w:p>
              </w:tc>
              <w:tc>
                <w:tcPr>
                  <w:tcW w:w="1372" w:type="dxa"/>
                  <w:vAlign w:val="center"/>
                </w:tcPr>
                <w:p w14:paraId="0B872501" w14:textId="59E89190" w:rsidR="00C67BDD" w:rsidRPr="00710858" w:rsidRDefault="00C67BDD" w:rsidP="005977F0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062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14:paraId="05855347" w14:textId="77777777" w:rsidTr="0095659E">
              <w:trPr>
                <w:cantSplit/>
                <w:trHeight w:val="133"/>
              </w:trPr>
              <w:tc>
                <w:tcPr>
                  <w:tcW w:w="1205" w:type="dxa"/>
                  <w:vMerge w:val="restart"/>
                  <w:vAlign w:val="center"/>
                </w:tcPr>
                <w:p w14:paraId="46528214" w14:textId="77777777" w:rsidR="00C67BDD" w:rsidRPr="00710858" w:rsidRDefault="00C67BDD" w:rsidP="00C67BDD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10629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10630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下午</w:t>
                  </w:r>
                </w:p>
                <w:p w14:paraId="6655107B" w14:textId="77777777" w:rsidR="00C67BDD" w:rsidRPr="00710858" w:rsidRDefault="00C67BDD" w:rsidP="00C67BDD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22"/>
                      <w:rPrChange w:id="10631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2"/>
                      <w:rPrChange w:id="10632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</w:rPr>
                      </w:rPrChange>
                    </w:rPr>
                    <w:t>Afternoon</w:t>
                  </w:r>
                </w:p>
              </w:tc>
              <w:tc>
                <w:tcPr>
                  <w:tcW w:w="2094" w:type="dxa"/>
                  <w:gridSpan w:val="2"/>
                  <w:vMerge w:val="restart"/>
                  <w:vAlign w:val="center"/>
                </w:tcPr>
                <w:p w14:paraId="68662901" w14:textId="77777777" w:rsidR="00C67BDD" w:rsidRPr="00710858" w:rsidRDefault="00C67BDD" w:rsidP="00C67BDD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063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063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0635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063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0637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063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12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063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064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</w:tc>
              <w:tc>
                <w:tcPr>
                  <w:tcW w:w="503" w:type="dxa"/>
                  <w:vMerge w:val="restart"/>
                  <w:vAlign w:val="center"/>
                </w:tcPr>
                <w:p w14:paraId="324001E7" w14:textId="77777777" w:rsidR="00C67BDD" w:rsidRPr="00710858" w:rsidRDefault="00C67BDD" w:rsidP="00C67BDD">
                  <w:pPr>
                    <w:snapToGrid w:val="0"/>
                    <w:jc w:val="center"/>
                    <w:rPr>
                      <w:rFonts w:eastAsia="標楷體"/>
                      <w:rPrChange w:id="1064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064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60</w:t>
                  </w:r>
                </w:p>
              </w:tc>
              <w:tc>
                <w:tcPr>
                  <w:tcW w:w="6865" w:type="dxa"/>
                  <w:gridSpan w:val="6"/>
                  <w:tcBorders>
                    <w:bottom w:val="nil"/>
                  </w:tcBorders>
                  <w:vAlign w:val="center"/>
                </w:tcPr>
                <w:p w14:paraId="5C95BC07" w14:textId="77777777" w:rsidR="00C67BDD" w:rsidRPr="00710858" w:rsidRDefault="00C67BDD" w:rsidP="00C67BDD">
                  <w:pPr>
                    <w:snapToGrid w:val="0"/>
                    <w:spacing w:line="400" w:lineRule="exact"/>
                    <w:ind w:leftChars="507" w:left="1217" w:rightChars="532" w:right="1277"/>
                    <w:jc w:val="center"/>
                    <w:rPr>
                      <w:rFonts w:eastAsia="標楷體"/>
                      <w:sz w:val="32"/>
                      <w:szCs w:val="32"/>
                      <w:rPrChange w:id="10643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2"/>
                      <w:szCs w:val="32"/>
                      <w:rPrChange w:id="10644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午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10645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10646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餐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10647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(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10648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午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10649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10650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間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10651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10652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靜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10653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10654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息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10655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)</w:t>
                  </w:r>
                </w:p>
              </w:tc>
              <w:tc>
                <w:tcPr>
                  <w:tcW w:w="6859" w:type="dxa"/>
                  <w:vAlign w:val="center"/>
                </w:tcPr>
                <w:p w14:paraId="775B52D3" w14:textId="77777777" w:rsidR="00C67BDD" w:rsidRPr="00710858" w:rsidRDefault="00C67BDD" w:rsidP="00C67BDD">
                  <w:pPr>
                    <w:snapToGrid w:val="0"/>
                    <w:spacing w:line="400" w:lineRule="exact"/>
                    <w:ind w:leftChars="507" w:left="1217" w:rightChars="532" w:right="1277"/>
                    <w:jc w:val="center"/>
                    <w:rPr>
                      <w:rFonts w:eastAsia="標楷體"/>
                      <w:sz w:val="32"/>
                      <w:szCs w:val="32"/>
                      <w:rPrChange w:id="10656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2"/>
                      <w:szCs w:val="32"/>
                      <w:rPrChange w:id="10657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午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10658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10659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餐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10660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(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10661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午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10662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10663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間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10664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10665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靜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10666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10667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息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10668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)</w:t>
                  </w:r>
                </w:p>
              </w:tc>
            </w:tr>
            <w:tr w:rsidR="00710858" w:rsidRPr="00710858" w14:paraId="69E14C21" w14:textId="77777777" w:rsidTr="0095659E">
              <w:trPr>
                <w:cantSplit/>
                <w:trHeight w:val="174"/>
              </w:trPr>
              <w:tc>
                <w:tcPr>
                  <w:tcW w:w="1205" w:type="dxa"/>
                  <w:vMerge/>
                  <w:vAlign w:val="center"/>
                </w:tcPr>
                <w:p w14:paraId="66D8908D" w14:textId="77777777" w:rsidR="00C67BDD" w:rsidRPr="00710858" w:rsidRDefault="00C67BDD" w:rsidP="00C67BDD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066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2094" w:type="dxa"/>
                  <w:gridSpan w:val="2"/>
                  <w:vMerge/>
                  <w:vAlign w:val="center"/>
                </w:tcPr>
                <w:p w14:paraId="1D2E4F2F" w14:textId="77777777" w:rsidR="00C67BDD" w:rsidRPr="00710858" w:rsidRDefault="00C67BDD" w:rsidP="00C67BDD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26"/>
                      <w:szCs w:val="26"/>
                      <w:rPrChange w:id="1067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</w:p>
              </w:tc>
              <w:tc>
                <w:tcPr>
                  <w:tcW w:w="503" w:type="dxa"/>
                  <w:vMerge/>
                  <w:vAlign w:val="center"/>
                </w:tcPr>
                <w:p w14:paraId="14A08F60" w14:textId="77777777" w:rsidR="00C67BDD" w:rsidRPr="00710858" w:rsidRDefault="00C67BDD" w:rsidP="00C67BDD">
                  <w:pPr>
                    <w:snapToGrid w:val="0"/>
                    <w:jc w:val="center"/>
                    <w:rPr>
                      <w:rFonts w:eastAsia="標楷體"/>
                      <w:rPrChange w:id="1067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6865" w:type="dxa"/>
                  <w:gridSpan w:val="6"/>
                  <w:tcBorders>
                    <w:top w:val="nil"/>
                  </w:tcBorders>
                  <w:vAlign w:val="center"/>
                </w:tcPr>
                <w:p w14:paraId="6EA90C6C" w14:textId="77777777" w:rsidR="00C67BDD" w:rsidRPr="00710858" w:rsidRDefault="00C67BDD" w:rsidP="00C67BDD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2"/>
                      <w:szCs w:val="32"/>
                      <w:rPrChange w:id="10672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32"/>
                      <w:szCs w:val="32"/>
                      <w:rPrChange w:id="10673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Lunch   Time</w:t>
                  </w:r>
                </w:p>
              </w:tc>
              <w:tc>
                <w:tcPr>
                  <w:tcW w:w="6859" w:type="dxa"/>
                  <w:vAlign w:val="center"/>
                </w:tcPr>
                <w:p w14:paraId="664E6E10" w14:textId="77777777" w:rsidR="00C67BDD" w:rsidRPr="00710858" w:rsidRDefault="00C67BDD" w:rsidP="00C67BDD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2"/>
                      <w:szCs w:val="32"/>
                      <w:rPrChange w:id="10674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32"/>
                      <w:szCs w:val="32"/>
                      <w:rPrChange w:id="10675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Lunch   Time</w:t>
                  </w:r>
                </w:p>
              </w:tc>
            </w:tr>
            <w:tr w:rsidR="00710858" w:rsidRPr="00710858" w14:paraId="0A8905D3" w14:textId="77777777" w:rsidTr="0095659E">
              <w:trPr>
                <w:gridAfter w:val="1"/>
                <w:wAfter w:w="6859" w:type="dxa"/>
                <w:cantSplit/>
              </w:trPr>
              <w:tc>
                <w:tcPr>
                  <w:tcW w:w="1205" w:type="dxa"/>
                  <w:vMerge/>
                  <w:vAlign w:val="center"/>
                </w:tcPr>
                <w:p w14:paraId="0332728C" w14:textId="77777777" w:rsidR="00C67BDD" w:rsidRPr="00710858" w:rsidRDefault="00C67BDD" w:rsidP="00C67BDD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067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4" w:type="dxa"/>
                  <w:vAlign w:val="center"/>
                </w:tcPr>
                <w:p w14:paraId="41610F32" w14:textId="77777777" w:rsidR="00C67BDD" w:rsidRPr="00710858" w:rsidRDefault="00C67BDD" w:rsidP="00C67BDD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0677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0678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5</w:t>
                  </w:r>
                </w:p>
              </w:tc>
              <w:tc>
                <w:tcPr>
                  <w:tcW w:w="1570" w:type="dxa"/>
                  <w:vAlign w:val="center"/>
                </w:tcPr>
                <w:p w14:paraId="4390BCB2" w14:textId="77777777" w:rsidR="00C67BDD" w:rsidRPr="00710858" w:rsidRDefault="00C67BDD" w:rsidP="00C67BDD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067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068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0681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068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  <w:p w14:paraId="22A3C6BE" w14:textId="77777777" w:rsidR="00C67BDD" w:rsidRPr="00710858" w:rsidRDefault="00C67BDD" w:rsidP="00C67BDD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068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068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000C24D8" w14:textId="77777777" w:rsidR="00C67BDD" w:rsidRPr="00710858" w:rsidRDefault="00C67BDD" w:rsidP="00C67BDD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068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068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0687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068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503" w:type="dxa"/>
                  <w:vAlign w:val="center"/>
                </w:tcPr>
                <w:p w14:paraId="6CEE2053" w14:textId="77777777" w:rsidR="00C67BDD" w:rsidRPr="00710858" w:rsidRDefault="00C67BDD" w:rsidP="00C67BDD">
                  <w:pPr>
                    <w:snapToGrid w:val="0"/>
                    <w:jc w:val="center"/>
                    <w:rPr>
                      <w:rFonts w:eastAsia="標楷體"/>
                      <w:rPrChange w:id="1068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069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1C2EE63B" w14:textId="0CC1999E" w:rsidR="00EA340B" w:rsidRPr="00710858" w:rsidDel="005977F0" w:rsidRDefault="00EA340B" w:rsidP="00EA340B">
                  <w:pPr>
                    <w:snapToGrid w:val="0"/>
                    <w:spacing w:line="400" w:lineRule="exact"/>
                    <w:jc w:val="center"/>
                    <w:rPr>
                      <w:del w:id="10691" w:author="Windows 使用者" w:date="2024-08-06T15:13:00Z"/>
                      <w:rFonts w:eastAsia="標楷體"/>
                      <w:sz w:val="36"/>
                      <w:szCs w:val="36"/>
                      <w:rPrChange w:id="10692" w:author="User" w:date="2025-08-27T11:49:00Z">
                        <w:rPr>
                          <w:del w:id="10693" w:author="Windows 使用者" w:date="2024-08-06T15:1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0694" w:author="Windows 使用者" w:date="2024-08-06T15:13:00Z">
                    <w:r w:rsidRPr="00710858" w:rsidDel="005977F0">
                      <w:rPr>
                        <w:rFonts w:eastAsia="標楷體"/>
                        <w:sz w:val="36"/>
                        <w:szCs w:val="36"/>
                        <w:rPrChange w:id="10695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101</w:delText>
                    </w:r>
                  </w:del>
                </w:p>
                <w:p w14:paraId="065AF04A" w14:textId="7A2EECE1" w:rsidR="00C67BDD" w:rsidRPr="00710858" w:rsidRDefault="00EA340B" w:rsidP="00EA340B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1069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0697" w:author="Windows 使用者" w:date="2024-08-06T15:13:00Z">
                    <w:r w:rsidRPr="00710858" w:rsidDel="005977F0">
                      <w:rPr>
                        <w:rFonts w:eastAsia="標楷體" w:hint="eastAsia"/>
                        <w:sz w:val="36"/>
                        <w:szCs w:val="36"/>
                        <w:rPrChange w:id="1069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國文</w:delText>
                    </w:r>
                  </w:del>
                </w:p>
              </w:tc>
              <w:tc>
                <w:tcPr>
                  <w:tcW w:w="1371" w:type="dxa"/>
                  <w:vAlign w:val="center"/>
                </w:tcPr>
                <w:p w14:paraId="6D41C15C" w14:textId="77777777" w:rsidR="007C3B56" w:rsidRPr="00710858" w:rsidRDefault="007C3B56" w:rsidP="007C3B56">
                  <w:pPr>
                    <w:snapToGrid w:val="0"/>
                    <w:spacing w:line="360" w:lineRule="exact"/>
                    <w:jc w:val="center"/>
                    <w:rPr>
                      <w:ins w:id="10699" w:author="User" w:date="2025-08-19T11:22:00Z"/>
                      <w:rFonts w:eastAsia="標楷體"/>
                      <w:sz w:val="36"/>
                      <w:szCs w:val="36"/>
                      <w:rPrChange w:id="10700" w:author="User" w:date="2025-08-27T11:49:00Z">
                        <w:rPr>
                          <w:ins w:id="10701" w:author="User" w:date="2025-08-19T11:2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0702" w:author="User" w:date="2025-08-19T11:22:00Z">
                    <w:r w:rsidRPr="00710858">
                      <w:rPr>
                        <w:rFonts w:eastAsia="標楷體"/>
                        <w:sz w:val="36"/>
                        <w:szCs w:val="36"/>
                        <w:rPrChange w:id="10703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101</w:t>
                    </w:r>
                  </w:ins>
                </w:p>
                <w:p w14:paraId="69C109CB" w14:textId="0EA3E8BA" w:rsidR="00C67BDD" w:rsidRPr="00710858" w:rsidRDefault="007C3B56" w:rsidP="007C3B56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shd w:val="pct15" w:color="auto" w:fill="FFFFFF"/>
                      <w:rPrChange w:id="1070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  <w:shd w:val="pct15" w:color="auto" w:fill="FFFFFF"/>
                        </w:rPr>
                      </w:rPrChange>
                    </w:rPr>
                  </w:pPr>
                  <w:ins w:id="10705" w:author="User" w:date="2025-08-19T11:22:00Z">
                    <w:r w:rsidRPr="00710858">
                      <w:rPr>
                        <w:rFonts w:eastAsia="標楷體" w:hint="eastAsia"/>
                        <w:sz w:val="28"/>
                        <w:szCs w:val="28"/>
                        <w:rPrChange w:id="1070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t>生活英文</w:t>
                    </w:r>
                  </w:ins>
                </w:p>
              </w:tc>
              <w:tc>
                <w:tcPr>
                  <w:tcW w:w="1378" w:type="dxa"/>
                  <w:tcBorders>
                    <w:bottom w:val="single" w:sz="4" w:space="0" w:color="auto"/>
                  </w:tcBorders>
                  <w:vAlign w:val="center"/>
                </w:tcPr>
                <w:p w14:paraId="70E6A632" w14:textId="77777777" w:rsidR="007C3B56" w:rsidRPr="00710858" w:rsidRDefault="007C3B56" w:rsidP="007C3B56">
                  <w:pPr>
                    <w:snapToGrid w:val="0"/>
                    <w:spacing w:line="360" w:lineRule="exact"/>
                    <w:jc w:val="center"/>
                    <w:rPr>
                      <w:ins w:id="10707" w:author="User" w:date="2025-08-19T11:22:00Z"/>
                      <w:rFonts w:eastAsia="標楷體"/>
                      <w:sz w:val="36"/>
                      <w:szCs w:val="36"/>
                      <w:rPrChange w:id="10708" w:author="User" w:date="2025-08-27T11:49:00Z">
                        <w:rPr>
                          <w:ins w:id="10709" w:author="User" w:date="2025-08-19T11:2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0710" w:author="User" w:date="2025-08-19T11:22:00Z">
                    <w:r w:rsidRPr="00710858">
                      <w:rPr>
                        <w:rFonts w:eastAsia="標楷體"/>
                        <w:sz w:val="36"/>
                        <w:szCs w:val="36"/>
                        <w:rPrChange w:id="10711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201</w:t>
                    </w:r>
                  </w:ins>
                </w:p>
                <w:p w14:paraId="790199F5" w14:textId="5B82D2E2" w:rsidR="005A0C25" w:rsidRPr="00710858" w:rsidDel="007C3B56" w:rsidRDefault="007C3B56" w:rsidP="007C3B56">
                  <w:pPr>
                    <w:snapToGrid w:val="0"/>
                    <w:spacing w:line="360" w:lineRule="exact"/>
                    <w:jc w:val="center"/>
                    <w:rPr>
                      <w:ins w:id="10712" w:author="Windows 使用者" w:date="2024-08-12T12:03:00Z"/>
                      <w:del w:id="10713" w:author="User" w:date="2025-08-19T11:22:00Z"/>
                      <w:rFonts w:eastAsia="標楷體"/>
                      <w:sz w:val="36"/>
                      <w:szCs w:val="36"/>
                      <w:rPrChange w:id="10714" w:author="User" w:date="2025-08-27T11:49:00Z">
                        <w:rPr>
                          <w:ins w:id="10715" w:author="Windows 使用者" w:date="2024-08-12T12:03:00Z"/>
                          <w:del w:id="10716" w:author="User" w:date="2025-08-19T11:2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0717" w:author="User" w:date="2025-08-19T11:22:00Z">
                    <w:r w:rsidRPr="00710858">
                      <w:rPr>
                        <w:rFonts w:eastAsia="標楷體" w:hint="eastAsia"/>
                        <w:sz w:val="28"/>
                        <w:szCs w:val="28"/>
                        <w:rPrChange w:id="1071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t>生活英文</w:t>
                    </w:r>
                  </w:ins>
                  <w:ins w:id="10719" w:author="Windows 使用者" w:date="2024-08-12T12:03:00Z">
                    <w:del w:id="10720" w:author="User" w:date="2025-08-19T11:22:00Z">
                      <w:r w:rsidR="005A0C25" w:rsidRPr="00710858" w:rsidDel="007C3B56">
                        <w:rPr>
                          <w:rFonts w:eastAsia="標楷體"/>
                          <w:sz w:val="36"/>
                          <w:szCs w:val="36"/>
                          <w:rPrChange w:id="10721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101</w:delText>
                      </w:r>
                    </w:del>
                  </w:ins>
                </w:p>
                <w:p w14:paraId="2DA19274" w14:textId="7CA2D385" w:rsidR="00C67BDD" w:rsidRPr="00710858" w:rsidRDefault="005A0C25" w:rsidP="005A0C25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072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0723" w:author="Windows 使用者" w:date="2024-08-12T12:03:00Z">
                    <w:del w:id="10724" w:author="User" w:date="2025-08-19T11:22:00Z">
                      <w:r w:rsidRPr="00710858" w:rsidDel="007C3B56">
                        <w:rPr>
                          <w:rFonts w:eastAsia="標楷體" w:hint="eastAsia"/>
                          <w:sz w:val="36"/>
                          <w:szCs w:val="36"/>
                          <w:rPrChange w:id="10725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英文</w:delText>
                      </w:r>
                    </w:del>
                  </w:ins>
                </w:p>
              </w:tc>
              <w:tc>
                <w:tcPr>
                  <w:tcW w:w="1373" w:type="dxa"/>
                  <w:gridSpan w:val="2"/>
                  <w:vAlign w:val="center"/>
                </w:tcPr>
                <w:p w14:paraId="2A7C4096" w14:textId="60C2D008" w:rsidR="00C67BDD" w:rsidRPr="00710858" w:rsidRDefault="00C67BDD" w:rsidP="005977F0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2"/>
                      <w:szCs w:val="26"/>
                      <w:rPrChange w:id="10726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7BC6892A" w14:textId="69C6A269" w:rsidR="00C67BDD" w:rsidRPr="00710858" w:rsidRDefault="00C67BDD" w:rsidP="005977F0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28"/>
                      <w:szCs w:val="28"/>
                      <w:rPrChange w:id="1072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14:paraId="0C4A7256" w14:textId="77777777" w:rsidTr="0095659E">
              <w:trPr>
                <w:gridAfter w:val="1"/>
                <w:wAfter w:w="6859" w:type="dxa"/>
                <w:cantSplit/>
              </w:trPr>
              <w:tc>
                <w:tcPr>
                  <w:tcW w:w="1205" w:type="dxa"/>
                  <w:vMerge/>
                  <w:vAlign w:val="center"/>
                </w:tcPr>
                <w:p w14:paraId="45B122FA" w14:textId="77777777" w:rsidR="00C67BDD" w:rsidRPr="00710858" w:rsidRDefault="00C67BDD" w:rsidP="00C67BDD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072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4" w:type="dxa"/>
                  <w:vAlign w:val="center"/>
                </w:tcPr>
                <w:p w14:paraId="3797BAEB" w14:textId="77777777" w:rsidR="00C67BDD" w:rsidRPr="00710858" w:rsidRDefault="00C67BDD" w:rsidP="00C67BDD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0729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0730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6</w:t>
                  </w:r>
                </w:p>
              </w:tc>
              <w:tc>
                <w:tcPr>
                  <w:tcW w:w="1570" w:type="dxa"/>
                  <w:vAlign w:val="center"/>
                </w:tcPr>
                <w:p w14:paraId="52EAAB00" w14:textId="77777777" w:rsidR="00C67BDD" w:rsidRPr="00710858" w:rsidRDefault="00C67BDD" w:rsidP="00C67BDD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073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073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0733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073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  <w:p w14:paraId="0FAF12D8" w14:textId="77777777" w:rsidR="00C67BDD" w:rsidRPr="00710858" w:rsidRDefault="00C67BDD" w:rsidP="00C67BDD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073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073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4A7294E7" w14:textId="77777777" w:rsidR="00C67BDD" w:rsidRPr="00710858" w:rsidRDefault="00C67BDD" w:rsidP="00C67BDD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073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073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14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073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074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40</w:t>
                  </w:r>
                </w:p>
              </w:tc>
              <w:tc>
                <w:tcPr>
                  <w:tcW w:w="503" w:type="dxa"/>
                  <w:vAlign w:val="center"/>
                </w:tcPr>
                <w:p w14:paraId="28C730BF" w14:textId="77777777" w:rsidR="00C67BDD" w:rsidRPr="00710858" w:rsidRDefault="00C67BDD" w:rsidP="00C67BDD">
                  <w:pPr>
                    <w:snapToGrid w:val="0"/>
                    <w:jc w:val="center"/>
                    <w:rPr>
                      <w:rFonts w:eastAsia="標楷體"/>
                      <w:rPrChange w:id="1074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074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40</w:t>
                  </w:r>
                </w:p>
              </w:tc>
              <w:tc>
                <w:tcPr>
                  <w:tcW w:w="1371" w:type="dxa"/>
                  <w:tcBorders>
                    <w:bottom w:val="single" w:sz="4" w:space="0" w:color="auto"/>
                  </w:tcBorders>
                  <w:vAlign w:val="center"/>
                </w:tcPr>
                <w:p w14:paraId="1A1CDD36" w14:textId="539713B7" w:rsidR="009D0A55" w:rsidRPr="00710858" w:rsidDel="007C3B56" w:rsidRDefault="009D0A55" w:rsidP="009D0A55">
                  <w:pPr>
                    <w:snapToGrid w:val="0"/>
                    <w:spacing w:line="360" w:lineRule="exact"/>
                    <w:jc w:val="center"/>
                    <w:rPr>
                      <w:ins w:id="10743" w:author="Windows 使用者" w:date="2024-08-13T10:07:00Z"/>
                      <w:del w:id="10744" w:author="User" w:date="2025-08-19T11:22:00Z"/>
                      <w:rFonts w:eastAsia="標楷體"/>
                      <w:sz w:val="36"/>
                      <w:szCs w:val="36"/>
                      <w:rPrChange w:id="10745" w:author="User" w:date="2025-08-27T11:49:00Z">
                        <w:rPr>
                          <w:ins w:id="10746" w:author="Windows 使用者" w:date="2024-08-13T10:07:00Z"/>
                          <w:del w:id="10747" w:author="User" w:date="2025-08-19T11:2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0748" w:author="Windows 使用者" w:date="2024-08-13T10:07:00Z">
                    <w:del w:id="10749" w:author="User" w:date="2025-08-19T11:22:00Z">
                      <w:r w:rsidRPr="00710858" w:rsidDel="007C3B56">
                        <w:rPr>
                          <w:rFonts w:eastAsia="標楷體"/>
                          <w:sz w:val="36"/>
                          <w:szCs w:val="36"/>
                          <w:rPrChange w:id="10750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201</w:delText>
                      </w:r>
                    </w:del>
                  </w:ins>
                </w:p>
                <w:p w14:paraId="0ED6E075" w14:textId="65DC320A" w:rsidR="00E5247C" w:rsidRPr="00710858" w:rsidDel="005977F0" w:rsidRDefault="009D0A55" w:rsidP="009D0A55">
                  <w:pPr>
                    <w:snapToGrid w:val="0"/>
                    <w:spacing w:line="400" w:lineRule="exact"/>
                    <w:jc w:val="center"/>
                    <w:rPr>
                      <w:del w:id="10751" w:author="Windows 使用者" w:date="2024-08-06T15:13:00Z"/>
                      <w:rFonts w:eastAsia="標楷體"/>
                      <w:sz w:val="36"/>
                      <w:szCs w:val="36"/>
                      <w:rPrChange w:id="10752" w:author="User" w:date="2025-08-27T11:49:00Z">
                        <w:rPr>
                          <w:del w:id="10753" w:author="Windows 使用者" w:date="2024-08-06T15:1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0754" w:author="Windows 使用者" w:date="2024-08-13T10:07:00Z">
                    <w:del w:id="10755" w:author="User" w:date="2025-08-19T11:22:00Z">
                      <w:r w:rsidRPr="00710858" w:rsidDel="007C3B56">
                        <w:rPr>
                          <w:rFonts w:eastAsia="標楷體" w:hint="eastAsia"/>
                          <w:sz w:val="36"/>
                          <w:szCs w:val="36"/>
                          <w:rPrChange w:id="10756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英文</w:delText>
                      </w:r>
                    </w:del>
                  </w:ins>
                  <w:del w:id="10757" w:author="Windows 使用者" w:date="2024-08-06T15:13:00Z">
                    <w:r w:rsidR="00E5247C" w:rsidRPr="00710858" w:rsidDel="005977F0">
                      <w:rPr>
                        <w:rFonts w:eastAsia="標楷體"/>
                        <w:sz w:val="36"/>
                        <w:szCs w:val="36"/>
                        <w:rPrChange w:id="10758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101</w:delText>
                    </w:r>
                  </w:del>
                </w:p>
                <w:p w14:paraId="7CA5C628" w14:textId="050F3077" w:rsidR="00C67BDD" w:rsidRPr="00710858" w:rsidRDefault="00E5247C" w:rsidP="00E5247C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075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0760" w:author="Windows 使用者" w:date="2024-08-06T15:13:00Z">
                    <w:r w:rsidRPr="00710858" w:rsidDel="005977F0">
                      <w:rPr>
                        <w:rFonts w:eastAsia="標楷體" w:hint="eastAsia"/>
                        <w:sz w:val="36"/>
                        <w:szCs w:val="36"/>
                        <w:rPrChange w:id="1076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國文</w:delText>
                    </w:r>
                  </w:del>
                </w:p>
              </w:tc>
              <w:tc>
                <w:tcPr>
                  <w:tcW w:w="1371" w:type="dxa"/>
                  <w:tcBorders>
                    <w:bottom w:val="single" w:sz="4" w:space="0" w:color="auto"/>
                  </w:tcBorders>
                  <w:vAlign w:val="center"/>
                </w:tcPr>
                <w:p w14:paraId="7EAFE443" w14:textId="23099C62" w:rsidR="006B30D8" w:rsidRPr="00710858" w:rsidRDefault="006B30D8" w:rsidP="00C67BDD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1076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8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0907416" w14:textId="77777777" w:rsidR="007C3B56" w:rsidRPr="00710858" w:rsidRDefault="007C3B56" w:rsidP="007C3B56">
                  <w:pPr>
                    <w:snapToGrid w:val="0"/>
                    <w:spacing w:line="360" w:lineRule="exact"/>
                    <w:jc w:val="center"/>
                    <w:rPr>
                      <w:ins w:id="10763" w:author="User" w:date="2025-08-19T11:22:00Z"/>
                      <w:rFonts w:eastAsia="標楷體"/>
                      <w:sz w:val="36"/>
                      <w:szCs w:val="36"/>
                      <w:rPrChange w:id="10764" w:author="User" w:date="2025-08-27T11:49:00Z">
                        <w:rPr>
                          <w:ins w:id="10765" w:author="User" w:date="2025-08-19T11:2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0766" w:author="User" w:date="2025-08-19T11:22:00Z">
                    <w:r w:rsidRPr="00710858">
                      <w:rPr>
                        <w:rFonts w:eastAsia="標楷體"/>
                        <w:sz w:val="36"/>
                        <w:szCs w:val="36"/>
                        <w:rPrChange w:id="10767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101</w:t>
                    </w:r>
                  </w:ins>
                </w:p>
                <w:p w14:paraId="4EF13AA7" w14:textId="30C23A9F" w:rsidR="00C67BDD" w:rsidRPr="00710858" w:rsidRDefault="007C3B56" w:rsidP="007C3B56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1076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0769" w:author="User" w:date="2025-08-19T11:22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077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英文</w:t>
                    </w:r>
                  </w:ins>
                </w:p>
              </w:tc>
              <w:tc>
                <w:tcPr>
                  <w:tcW w:w="1373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14:paraId="28E7513A" w14:textId="48FDEEC4" w:rsidR="005A0C25" w:rsidRPr="00710858" w:rsidDel="007C3B56" w:rsidRDefault="005A0C25" w:rsidP="005A0C25">
                  <w:pPr>
                    <w:snapToGrid w:val="0"/>
                    <w:spacing w:line="240" w:lineRule="atLeast"/>
                    <w:jc w:val="center"/>
                    <w:rPr>
                      <w:ins w:id="10771" w:author="Windows 使用者" w:date="2024-08-12T12:04:00Z"/>
                      <w:del w:id="10772" w:author="User" w:date="2025-08-19T11:22:00Z"/>
                      <w:rFonts w:eastAsia="標楷體"/>
                      <w:sz w:val="36"/>
                      <w:szCs w:val="36"/>
                      <w:rPrChange w:id="10773" w:author="User" w:date="2025-08-27T11:49:00Z">
                        <w:rPr>
                          <w:ins w:id="10774" w:author="Windows 使用者" w:date="2024-08-12T12:04:00Z"/>
                          <w:del w:id="10775" w:author="User" w:date="2025-08-19T11:2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0776" w:author="Windows 使用者" w:date="2024-08-12T12:04:00Z">
                    <w:del w:id="10777" w:author="User" w:date="2025-08-19T11:22:00Z">
                      <w:r w:rsidRPr="00710858" w:rsidDel="007C3B56">
                        <w:rPr>
                          <w:rFonts w:eastAsia="標楷體"/>
                          <w:sz w:val="36"/>
                          <w:szCs w:val="36"/>
                          <w:rPrChange w:id="10778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101</w:delText>
                      </w:r>
                    </w:del>
                  </w:ins>
                </w:p>
                <w:p w14:paraId="17640804" w14:textId="50BDB75C" w:rsidR="00C67BDD" w:rsidRPr="00710858" w:rsidRDefault="005A0C25" w:rsidP="005A0C25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1077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0780" w:author="Windows 使用者" w:date="2024-08-12T12:04:00Z">
                    <w:del w:id="10781" w:author="User" w:date="2025-08-19T11:22:00Z">
                      <w:r w:rsidRPr="00710858" w:rsidDel="007C3B56">
                        <w:rPr>
                          <w:rFonts w:eastAsia="標楷體" w:hint="eastAsia"/>
                          <w:sz w:val="36"/>
                          <w:szCs w:val="36"/>
                          <w:rPrChange w:id="10782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童軍</w:delText>
                      </w:r>
                    </w:del>
                  </w:ins>
                </w:p>
              </w:tc>
              <w:tc>
                <w:tcPr>
                  <w:tcW w:w="1372" w:type="dxa"/>
                  <w:tcBorders>
                    <w:bottom w:val="single" w:sz="4" w:space="0" w:color="auto"/>
                  </w:tcBorders>
                  <w:vAlign w:val="center"/>
                </w:tcPr>
                <w:p w14:paraId="4A252B1C" w14:textId="30508AED" w:rsidR="005A0C25" w:rsidRPr="00710858" w:rsidDel="007C3B56" w:rsidRDefault="005A0C25" w:rsidP="005A0C25">
                  <w:pPr>
                    <w:snapToGrid w:val="0"/>
                    <w:spacing w:line="360" w:lineRule="exact"/>
                    <w:jc w:val="center"/>
                    <w:rPr>
                      <w:ins w:id="10783" w:author="Windows 使用者" w:date="2024-08-12T12:04:00Z"/>
                      <w:del w:id="10784" w:author="User" w:date="2025-08-19T11:22:00Z"/>
                      <w:rFonts w:eastAsia="標楷體"/>
                      <w:sz w:val="36"/>
                      <w:szCs w:val="36"/>
                      <w:rPrChange w:id="10785" w:author="User" w:date="2025-08-27T11:49:00Z">
                        <w:rPr>
                          <w:ins w:id="10786" w:author="Windows 使用者" w:date="2024-08-12T12:04:00Z"/>
                          <w:del w:id="10787" w:author="User" w:date="2025-08-19T11:2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0788" w:author="Windows 使用者" w:date="2024-08-12T12:04:00Z">
                    <w:del w:id="10789" w:author="User" w:date="2025-08-19T11:22:00Z">
                      <w:r w:rsidRPr="00710858" w:rsidDel="007C3B56">
                        <w:rPr>
                          <w:rFonts w:eastAsia="標楷體"/>
                          <w:sz w:val="36"/>
                          <w:szCs w:val="36"/>
                          <w:rPrChange w:id="10790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101</w:delText>
                      </w:r>
                    </w:del>
                  </w:ins>
                </w:p>
                <w:p w14:paraId="1C9F25D0" w14:textId="1CEFCC55" w:rsidR="005A48A0" w:rsidRPr="00710858" w:rsidDel="007C3B56" w:rsidRDefault="005A0C25" w:rsidP="005A0C25">
                  <w:pPr>
                    <w:snapToGrid w:val="0"/>
                    <w:spacing w:line="360" w:lineRule="exact"/>
                    <w:jc w:val="center"/>
                    <w:rPr>
                      <w:del w:id="10791" w:author="User" w:date="2025-08-19T11:22:00Z"/>
                      <w:rFonts w:eastAsia="標楷體"/>
                      <w:sz w:val="36"/>
                      <w:szCs w:val="36"/>
                      <w:rPrChange w:id="10792" w:author="User" w:date="2025-08-27T11:49:00Z">
                        <w:rPr>
                          <w:del w:id="10793" w:author="User" w:date="2025-08-19T11:2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0794" w:author="Windows 使用者" w:date="2024-08-12T12:04:00Z">
                    <w:del w:id="10795" w:author="User" w:date="2025-08-19T11:22:00Z">
                      <w:r w:rsidRPr="00710858" w:rsidDel="007C3B56">
                        <w:rPr>
                          <w:rFonts w:eastAsia="標楷體" w:hint="eastAsia"/>
                          <w:sz w:val="36"/>
                          <w:szCs w:val="36"/>
                          <w:rPrChange w:id="10796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英文</w:delText>
                      </w:r>
                    </w:del>
                  </w:ins>
                  <w:del w:id="10797" w:author="User" w:date="2025-08-19T11:22:00Z">
                    <w:r w:rsidR="005A48A0" w:rsidRPr="00710858" w:rsidDel="007C3B56">
                      <w:rPr>
                        <w:rFonts w:eastAsia="標楷體"/>
                        <w:sz w:val="36"/>
                        <w:szCs w:val="36"/>
                        <w:rPrChange w:id="10798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301</w:delText>
                    </w:r>
                  </w:del>
                </w:p>
                <w:p w14:paraId="1746A591" w14:textId="367E9114" w:rsidR="00C67BDD" w:rsidRPr="00710858" w:rsidRDefault="005A48A0" w:rsidP="005A48A0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1079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0800" w:author="User" w:date="2025-08-19T11:22:00Z">
                    <w:r w:rsidRPr="00710858" w:rsidDel="007C3B56">
                      <w:rPr>
                        <w:rFonts w:eastAsia="標楷體" w:hint="eastAsia"/>
                        <w:sz w:val="36"/>
                        <w:szCs w:val="36"/>
                        <w:rPrChange w:id="1080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資國</w:delText>
                    </w:r>
                  </w:del>
                </w:p>
              </w:tc>
            </w:tr>
            <w:tr w:rsidR="00710858" w:rsidRPr="00710858" w14:paraId="64692A98" w14:textId="77777777" w:rsidTr="0095659E">
              <w:trPr>
                <w:cantSplit/>
                <w:trHeight w:val="661"/>
              </w:trPr>
              <w:tc>
                <w:tcPr>
                  <w:tcW w:w="1205" w:type="dxa"/>
                  <w:vMerge/>
                  <w:vAlign w:val="center"/>
                </w:tcPr>
                <w:p w14:paraId="1F110BBC" w14:textId="77777777" w:rsidR="00C67BDD" w:rsidRPr="00710858" w:rsidRDefault="00C67BDD" w:rsidP="00C67BDD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080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2094" w:type="dxa"/>
                  <w:gridSpan w:val="2"/>
                  <w:vAlign w:val="center"/>
                </w:tcPr>
                <w:p w14:paraId="6BFBF181" w14:textId="77777777" w:rsidR="00C67BDD" w:rsidRPr="00710858" w:rsidRDefault="00C67BDD" w:rsidP="00C67BDD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080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080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14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0805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080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0807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080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080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081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</w:tc>
              <w:tc>
                <w:tcPr>
                  <w:tcW w:w="503" w:type="dxa"/>
                  <w:vAlign w:val="center"/>
                </w:tcPr>
                <w:p w14:paraId="3B6CC345" w14:textId="77777777" w:rsidR="00C67BDD" w:rsidRPr="00710858" w:rsidRDefault="00C67BDD" w:rsidP="00C67BDD">
                  <w:pPr>
                    <w:snapToGrid w:val="0"/>
                    <w:jc w:val="center"/>
                    <w:rPr>
                      <w:rFonts w:eastAsia="標楷體"/>
                      <w:rPrChange w:id="1081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081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20</w:t>
                  </w:r>
                </w:p>
              </w:tc>
              <w:tc>
                <w:tcPr>
                  <w:tcW w:w="6865" w:type="dxa"/>
                  <w:gridSpan w:val="6"/>
                  <w:tcBorders>
                    <w:bottom w:val="single" w:sz="4" w:space="0" w:color="auto"/>
                  </w:tcBorders>
                  <w:vAlign w:val="center"/>
                </w:tcPr>
                <w:p w14:paraId="568C0D00" w14:textId="77777777" w:rsidR="00C67BDD" w:rsidRPr="00710858" w:rsidRDefault="00C67BDD" w:rsidP="00C67BDD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1081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10814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打掃時間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1081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PrChange w:id="10816" w:author="User" w:date="2025-08-27T11:49:00Z">
                        <w:rPr>
                          <w:color w:val="000000" w:themeColor="text1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1081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clean  Time</w:t>
                  </w:r>
                </w:p>
              </w:tc>
              <w:tc>
                <w:tcPr>
                  <w:tcW w:w="6859" w:type="dxa"/>
                  <w:vAlign w:val="center"/>
                </w:tcPr>
                <w:p w14:paraId="55DB9828" w14:textId="77777777" w:rsidR="00C67BDD" w:rsidRPr="00710858" w:rsidRDefault="00C67BDD" w:rsidP="00C67BDD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1081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10819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打掃時間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1082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PrChange w:id="10821" w:author="User" w:date="2025-08-27T11:49:00Z">
                        <w:rPr>
                          <w:color w:val="000000" w:themeColor="text1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1082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clean  Time</w:t>
                  </w:r>
                </w:p>
              </w:tc>
            </w:tr>
            <w:tr w:rsidR="00710858" w:rsidRPr="00710858" w14:paraId="51370FDE" w14:textId="77777777" w:rsidTr="0095659E">
              <w:trPr>
                <w:gridAfter w:val="1"/>
                <w:wAfter w:w="6859" w:type="dxa"/>
                <w:cantSplit/>
                <w:trHeight w:val="1250"/>
              </w:trPr>
              <w:tc>
                <w:tcPr>
                  <w:tcW w:w="1205" w:type="dxa"/>
                  <w:vMerge/>
                  <w:vAlign w:val="center"/>
                </w:tcPr>
                <w:p w14:paraId="3193F0EC" w14:textId="77777777" w:rsidR="00C67BDD" w:rsidRPr="00710858" w:rsidRDefault="00C67BDD" w:rsidP="00C67BDD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082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4" w:type="dxa"/>
                  <w:vAlign w:val="center"/>
                </w:tcPr>
                <w:p w14:paraId="138E5033" w14:textId="77777777" w:rsidR="00C67BDD" w:rsidRPr="00710858" w:rsidRDefault="00C67BDD" w:rsidP="00C67BDD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0824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0825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7</w:t>
                  </w:r>
                </w:p>
              </w:tc>
              <w:tc>
                <w:tcPr>
                  <w:tcW w:w="1570" w:type="dxa"/>
                  <w:vAlign w:val="center"/>
                </w:tcPr>
                <w:p w14:paraId="55A76C6C" w14:textId="77777777" w:rsidR="00C67BDD" w:rsidRPr="00710858" w:rsidRDefault="00C67BDD" w:rsidP="00C67BDD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082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082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0828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082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  <w:p w14:paraId="12F75868" w14:textId="77777777" w:rsidR="00C67BDD" w:rsidRPr="00710858" w:rsidRDefault="00C67BDD" w:rsidP="00C67BDD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083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083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36075A36" w14:textId="77777777" w:rsidR="00C67BDD" w:rsidRPr="00710858" w:rsidRDefault="00C67BDD" w:rsidP="00C67BDD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083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083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0834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083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503" w:type="dxa"/>
                  <w:vAlign w:val="center"/>
                </w:tcPr>
                <w:p w14:paraId="531C8795" w14:textId="77777777" w:rsidR="00C67BDD" w:rsidRPr="00710858" w:rsidRDefault="00C67BDD" w:rsidP="00C67BDD">
                  <w:pPr>
                    <w:snapToGrid w:val="0"/>
                    <w:jc w:val="center"/>
                    <w:rPr>
                      <w:rFonts w:eastAsia="標楷體"/>
                      <w:rPrChange w:id="1083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083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40</w:t>
                  </w:r>
                </w:p>
              </w:tc>
              <w:tc>
                <w:tcPr>
                  <w:tcW w:w="1371" w:type="dxa"/>
                  <w:vAlign w:val="center"/>
                </w:tcPr>
                <w:p w14:paraId="3AF76569" w14:textId="1BC2C56E" w:rsidR="00C67BDD" w:rsidRPr="00710858" w:rsidRDefault="00C67BDD" w:rsidP="005977F0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083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1" w:type="dxa"/>
                  <w:vAlign w:val="center"/>
                </w:tcPr>
                <w:p w14:paraId="3FFA4975" w14:textId="77777777" w:rsidR="00C67BDD" w:rsidRPr="00710858" w:rsidRDefault="00C67BDD" w:rsidP="00C67BDD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28"/>
                      <w:szCs w:val="28"/>
                      <w:rPrChange w:id="10839" w:author="User" w:date="2025-08-27T11:49:00Z">
                        <w:rPr>
                          <w:rFonts w:eastAsia="標楷體"/>
                          <w:color w:val="000000" w:themeColor="text1"/>
                          <w:sz w:val="28"/>
                          <w:szCs w:val="28"/>
                        </w:rPr>
                      </w:rPrChange>
                    </w:rPr>
                  </w:pPr>
                </w:p>
              </w:tc>
              <w:tc>
                <w:tcPr>
                  <w:tcW w:w="1378" w:type="dxa"/>
                  <w:tcBorders>
                    <w:top w:val="single" w:sz="4" w:space="0" w:color="auto"/>
                  </w:tcBorders>
                  <w:vAlign w:val="center"/>
                </w:tcPr>
                <w:p w14:paraId="72BECE2A" w14:textId="4CB27B99" w:rsidR="005977F0" w:rsidRPr="00710858" w:rsidDel="007C3B56" w:rsidRDefault="005977F0" w:rsidP="005977F0">
                  <w:pPr>
                    <w:snapToGrid w:val="0"/>
                    <w:spacing w:line="360" w:lineRule="exact"/>
                    <w:jc w:val="center"/>
                    <w:rPr>
                      <w:ins w:id="10840" w:author="Windows 使用者" w:date="2024-08-06T15:14:00Z"/>
                      <w:del w:id="10841" w:author="User" w:date="2025-08-19T11:22:00Z"/>
                      <w:rFonts w:eastAsia="標楷體"/>
                      <w:sz w:val="36"/>
                      <w:szCs w:val="36"/>
                      <w:rPrChange w:id="10842" w:author="User" w:date="2025-08-27T11:49:00Z">
                        <w:rPr>
                          <w:ins w:id="10843" w:author="Windows 使用者" w:date="2024-08-06T15:14:00Z"/>
                          <w:del w:id="10844" w:author="User" w:date="2025-08-19T11:2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0845" w:author="Windows 使用者" w:date="2024-08-06T15:14:00Z">
                    <w:del w:id="10846" w:author="User" w:date="2025-08-19T11:22:00Z">
                      <w:r w:rsidRPr="00710858" w:rsidDel="007C3B56">
                        <w:rPr>
                          <w:rFonts w:eastAsia="標楷體"/>
                          <w:sz w:val="36"/>
                          <w:szCs w:val="36"/>
                          <w:rPrChange w:id="10847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201</w:delText>
                      </w:r>
                    </w:del>
                  </w:ins>
                </w:p>
                <w:p w14:paraId="7FE0DEF3" w14:textId="763C80AF" w:rsidR="00C67BDD" w:rsidRPr="00710858" w:rsidRDefault="005977F0" w:rsidP="005977F0">
                  <w:pPr>
                    <w:snapToGrid w:val="0"/>
                    <w:spacing w:line="240" w:lineRule="atLeast"/>
                    <w:ind w:leftChars="-17" w:left="-41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1084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0849" w:author="Windows 使用者" w:date="2024-08-06T15:14:00Z">
                    <w:del w:id="10850" w:author="User" w:date="2025-08-19T11:22:00Z">
                      <w:r w:rsidRPr="00710858" w:rsidDel="007C3B56">
                        <w:rPr>
                          <w:rFonts w:eastAsia="標楷體" w:hint="eastAsia"/>
                          <w:sz w:val="36"/>
                          <w:szCs w:val="36"/>
                          <w:rPrChange w:id="10851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英文</w:delText>
                      </w:r>
                    </w:del>
                  </w:ins>
                </w:p>
              </w:tc>
              <w:tc>
                <w:tcPr>
                  <w:tcW w:w="1373" w:type="dxa"/>
                  <w:gridSpan w:val="2"/>
                  <w:vAlign w:val="center"/>
                </w:tcPr>
                <w:p w14:paraId="70D5FB1F" w14:textId="27093FF5" w:rsidR="008B4A47" w:rsidRPr="00710858" w:rsidRDefault="008B4A47" w:rsidP="00C67BDD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1085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6679296C" w14:textId="6C233AFC" w:rsidR="00C67BDD" w:rsidRPr="00710858" w:rsidRDefault="00C67BDD" w:rsidP="00E34AFF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b/>
                      <w:sz w:val="36"/>
                      <w:szCs w:val="36"/>
                      <w:rPrChange w:id="10853" w:author="User" w:date="2025-08-27T11:49:00Z">
                        <w:rPr>
                          <w:rFonts w:eastAsia="標楷體"/>
                          <w:b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14:paraId="32B7677C" w14:textId="77777777" w:rsidTr="0095659E">
              <w:trPr>
                <w:gridAfter w:val="1"/>
                <w:wAfter w:w="6859" w:type="dxa"/>
                <w:cantSplit/>
                <w:trHeight w:val="1250"/>
              </w:trPr>
              <w:tc>
                <w:tcPr>
                  <w:tcW w:w="1205" w:type="dxa"/>
                  <w:vMerge/>
                  <w:vAlign w:val="center"/>
                </w:tcPr>
                <w:p w14:paraId="4868863F" w14:textId="77777777" w:rsidR="00C67BDD" w:rsidRPr="00710858" w:rsidRDefault="00C67BDD" w:rsidP="00C67BDD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085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4" w:type="dxa"/>
                  <w:vAlign w:val="center"/>
                </w:tcPr>
                <w:p w14:paraId="6CF30D7A" w14:textId="77777777" w:rsidR="00C67BDD" w:rsidRPr="00710858" w:rsidRDefault="00C67BDD" w:rsidP="00C67BDD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0855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0856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8</w:t>
                  </w:r>
                </w:p>
              </w:tc>
              <w:tc>
                <w:tcPr>
                  <w:tcW w:w="1570" w:type="dxa"/>
                  <w:vAlign w:val="center"/>
                </w:tcPr>
                <w:p w14:paraId="4359056B" w14:textId="77777777" w:rsidR="00C67BDD" w:rsidRPr="00710858" w:rsidRDefault="00C67BDD" w:rsidP="00C67BDD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085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085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085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086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  <w:p w14:paraId="4931BCB4" w14:textId="77777777" w:rsidR="00C67BDD" w:rsidRPr="00710858" w:rsidRDefault="00C67BDD" w:rsidP="00C67BDD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086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086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14210F46" w14:textId="77777777" w:rsidR="00C67BDD" w:rsidRPr="00710858" w:rsidRDefault="00C67BDD" w:rsidP="00C67BDD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086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086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16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0865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086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35</w:t>
                  </w:r>
                </w:p>
              </w:tc>
              <w:tc>
                <w:tcPr>
                  <w:tcW w:w="503" w:type="dxa"/>
                  <w:vAlign w:val="center"/>
                </w:tcPr>
                <w:p w14:paraId="5353A7A7" w14:textId="77777777" w:rsidR="00C67BDD" w:rsidRPr="00710858" w:rsidRDefault="00C67BDD" w:rsidP="00C67BDD">
                  <w:pPr>
                    <w:snapToGrid w:val="0"/>
                    <w:jc w:val="center"/>
                    <w:rPr>
                      <w:rFonts w:eastAsia="標楷體"/>
                      <w:rPrChange w:id="1086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086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4B53867D" w14:textId="77777777" w:rsidR="00C67BDD" w:rsidRPr="00710858" w:rsidRDefault="00C67BDD" w:rsidP="00C67BDD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086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1" w:type="dxa"/>
                  <w:vAlign w:val="center"/>
                </w:tcPr>
                <w:p w14:paraId="5E5B3490" w14:textId="77777777" w:rsidR="00C67BDD" w:rsidRPr="00710858" w:rsidRDefault="00C67BDD" w:rsidP="00C67BDD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1087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8" w:type="dxa"/>
                  <w:tcBorders>
                    <w:top w:val="single" w:sz="4" w:space="0" w:color="auto"/>
                  </w:tcBorders>
                  <w:vAlign w:val="center"/>
                </w:tcPr>
                <w:p w14:paraId="4AF9878E" w14:textId="4B941E77" w:rsidR="00C67BDD" w:rsidRPr="00710858" w:rsidRDefault="00C67BDD" w:rsidP="000B70A1">
                  <w:pPr>
                    <w:snapToGrid w:val="0"/>
                    <w:spacing w:line="240" w:lineRule="atLeast"/>
                    <w:ind w:leftChars="-17" w:left="-41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1087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gridSpan w:val="2"/>
                  <w:vAlign w:val="center"/>
                </w:tcPr>
                <w:p w14:paraId="61D2242E" w14:textId="77777777" w:rsidR="00C67BDD" w:rsidRPr="00710858" w:rsidRDefault="00C67BDD" w:rsidP="00C67BDD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1087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55C2F17F" w14:textId="77777777" w:rsidR="00C67BDD" w:rsidRPr="00710858" w:rsidRDefault="00C67BDD" w:rsidP="00C67BDD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1087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14:paraId="26A727CF" w14:textId="77777777" w:rsidTr="0095659E">
              <w:trPr>
                <w:gridAfter w:val="1"/>
                <w:wAfter w:w="6859" w:type="dxa"/>
                <w:trHeight w:val="1993"/>
              </w:trPr>
              <w:tc>
                <w:tcPr>
                  <w:tcW w:w="1205" w:type="dxa"/>
                  <w:vAlign w:val="center"/>
                </w:tcPr>
                <w:p w14:paraId="4109CB6D" w14:textId="77777777" w:rsidR="00C67BDD" w:rsidRPr="00710858" w:rsidRDefault="00C67BDD" w:rsidP="00C67BDD">
                  <w:pPr>
                    <w:spacing w:line="400" w:lineRule="exact"/>
                    <w:jc w:val="center"/>
                    <w:rPr>
                      <w:rFonts w:eastAsia="標楷體"/>
                      <w:rPrChange w:id="1087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10875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備註</w:t>
                  </w:r>
                </w:p>
              </w:tc>
              <w:tc>
                <w:tcPr>
                  <w:tcW w:w="9462" w:type="dxa"/>
                  <w:gridSpan w:val="9"/>
                  <w:vAlign w:val="center"/>
                </w:tcPr>
                <w:p w14:paraId="2FCDE419" w14:textId="4515A209" w:rsidR="00C67BDD" w:rsidRPr="00710858" w:rsidRDefault="001547FD" w:rsidP="00C67BDD">
                  <w:pPr>
                    <w:snapToGrid w:val="0"/>
                    <w:spacing w:beforeLines="20" w:before="72" w:afterLines="20" w:after="72"/>
                    <w:jc w:val="both"/>
                    <w:rPr>
                      <w:rFonts w:eastAsia="標楷體"/>
                      <w:sz w:val="32"/>
                      <w:szCs w:val="26"/>
                      <w:rPrChange w:id="10876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</w:pPr>
                  <w:ins w:id="10877" w:author="User" w:date="2025-08-20T12:12:00Z">
                    <w:r w:rsidRPr="00710858">
                      <w:rPr>
                        <w:rFonts w:eastAsia="標楷體" w:hint="eastAsia"/>
                        <w:sz w:val="32"/>
                        <w:szCs w:val="26"/>
                      </w:rPr>
                      <w:t>教師</w:t>
                    </w:r>
                    <w:r w:rsidRPr="00710858">
                      <w:rPr>
                        <w:rFonts w:eastAsia="標楷體"/>
                        <w:sz w:val="32"/>
                        <w:szCs w:val="26"/>
                      </w:rPr>
                      <w:t>(1</w:t>
                    </w:r>
                  </w:ins>
                  <w:ins w:id="10878" w:author="User" w:date="2025-08-20T12:13:00Z">
                    <w:r w:rsidRPr="00710858">
                      <w:rPr>
                        <w:rFonts w:eastAsia="標楷體"/>
                        <w:sz w:val="32"/>
                        <w:szCs w:val="26"/>
                      </w:rPr>
                      <w:t>8</w:t>
                    </w:r>
                  </w:ins>
                  <w:ins w:id="10879" w:author="User" w:date="2025-08-20T12:12:00Z">
                    <w:r w:rsidRPr="00710858">
                      <w:rPr>
                        <w:rFonts w:eastAsia="標楷體"/>
                        <w:sz w:val="32"/>
                        <w:szCs w:val="26"/>
                      </w:rPr>
                      <w:t>)</w:t>
                    </w:r>
                  </w:ins>
                  <w:ins w:id="10880" w:author="Windows 使用者" w:date="2024-08-06T15:08:00Z">
                    <w:del w:id="10881" w:author="User" w:date="2025-08-20T12:12:00Z">
                      <w:r w:rsidR="00D971DF" w:rsidRPr="00710858" w:rsidDel="001547FD">
                        <w:rPr>
                          <w:rFonts w:eastAsia="標楷體" w:hint="eastAsia"/>
                          <w:sz w:val="32"/>
                          <w:szCs w:val="26"/>
                          <w:rPrChange w:id="10882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delText>導</w:delText>
                      </w:r>
                    </w:del>
                  </w:ins>
                  <w:del w:id="10883" w:author="User" w:date="2025-08-20T12:12:00Z">
                    <w:r w:rsidR="00C67BDD" w:rsidRPr="00710858" w:rsidDel="001547FD">
                      <w:rPr>
                        <w:rFonts w:eastAsia="標楷體" w:hint="eastAsia"/>
                        <w:sz w:val="32"/>
                        <w:szCs w:val="26"/>
                        <w:rPrChange w:id="1088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專任教師</w:delText>
                    </w:r>
                    <w:r w:rsidR="00C67BDD" w:rsidRPr="00710858" w:rsidDel="001547FD">
                      <w:rPr>
                        <w:rFonts w:eastAsia="標楷體"/>
                        <w:sz w:val="32"/>
                        <w:szCs w:val="26"/>
                        <w:rPrChange w:id="10885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(1</w:delText>
                    </w:r>
                  </w:del>
                  <w:ins w:id="10886" w:author="Windows 使用者" w:date="2024-08-06T15:09:00Z">
                    <w:del w:id="10887" w:author="User" w:date="2025-08-20T12:12:00Z">
                      <w:r w:rsidR="00D971DF" w:rsidRPr="00710858" w:rsidDel="001547FD">
                        <w:rPr>
                          <w:rFonts w:eastAsia="標楷體"/>
                          <w:sz w:val="32"/>
                          <w:szCs w:val="26"/>
                          <w:rPrChange w:id="10888" w:author="User" w:date="2025-08-27T11:49:00Z">
                            <w:rPr>
                              <w:rFonts w:eastAsia="標楷體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delText>3</w:delText>
                      </w:r>
                    </w:del>
                  </w:ins>
                  <w:del w:id="10889" w:author="User" w:date="2025-08-20T12:12:00Z">
                    <w:r w:rsidR="00C67BDD" w:rsidRPr="00710858" w:rsidDel="001547FD">
                      <w:rPr>
                        <w:rFonts w:eastAsia="標楷體"/>
                        <w:sz w:val="32"/>
                        <w:szCs w:val="26"/>
                        <w:rPrChange w:id="10890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6)</w:delText>
                    </w:r>
                  </w:del>
                  <w:r w:rsidR="00C67BDD" w:rsidRPr="00710858">
                    <w:rPr>
                      <w:rFonts w:eastAsia="標楷體"/>
                      <w:sz w:val="32"/>
                      <w:szCs w:val="26"/>
                      <w:rPrChange w:id="10891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-</w:t>
                  </w:r>
                  <w:del w:id="10892" w:author="Windows 使用者" w:date="2024-08-06T15:09:00Z">
                    <w:r w:rsidR="00C67BDD" w:rsidRPr="00710858" w:rsidDel="00D971DF">
                      <w:rPr>
                        <w:rFonts w:eastAsia="標楷體" w:hint="eastAsia"/>
                        <w:sz w:val="32"/>
                        <w:szCs w:val="26"/>
                        <w:rPrChange w:id="1089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資料協辦</w:delText>
                    </w:r>
                  </w:del>
                  <w:ins w:id="10894" w:author="User" w:date="2025-08-20T12:12:00Z">
                    <w:r w:rsidRPr="00710858">
                      <w:rPr>
                        <w:rFonts w:eastAsia="標楷體" w:hint="eastAsia"/>
                        <w:sz w:val="32"/>
                        <w:szCs w:val="26"/>
                        <w:rPrChange w:id="10895" w:author="User" w:date="2025-08-27T11:49:00Z">
                          <w:rPr>
                            <w:rFonts w:eastAsia="標楷體" w:hint="eastAsia"/>
                            <w:color w:val="FF0000"/>
                            <w:sz w:val="32"/>
                            <w:szCs w:val="26"/>
                          </w:rPr>
                        </w:rPrChange>
                      </w:rPr>
                      <w:t>輔導</w:t>
                    </w:r>
                  </w:ins>
                  <w:ins w:id="10896" w:author="Windows 使用者" w:date="2024-08-06T15:09:00Z">
                    <w:del w:id="10897" w:author="User" w:date="2025-08-20T12:12:00Z">
                      <w:r w:rsidR="00D971DF" w:rsidRPr="00710858" w:rsidDel="001547FD">
                        <w:rPr>
                          <w:rFonts w:eastAsia="標楷體" w:hint="eastAsia"/>
                          <w:sz w:val="32"/>
                          <w:szCs w:val="26"/>
                          <w:rPrChange w:id="10898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delText>獎學金</w:delText>
                      </w:r>
                    </w:del>
                    <w:r w:rsidR="00D971DF" w:rsidRPr="00710858">
                      <w:rPr>
                        <w:rFonts w:eastAsia="標楷體" w:hint="eastAsia"/>
                        <w:sz w:val="32"/>
                        <w:szCs w:val="26"/>
                        <w:rPrChange w:id="1089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t>協</w:t>
                    </w:r>
                  </w:ins>
                  <w:ins w:id="10900" w:author="User" w:date="2025-08-20T12:13:00Z">
                    <w:r w:rsidRPr="00710858">
                      <w:rPr>
                        <w:rFonts w:eastAsia="標楷體" w:hint="eastAsia"/>
                        <w:sz w:val="32"/>
                        <w:szCs w:val="26"/>
                        <w:rPrChange w:id="10901" w:author="User" w:date="2025-08-27T11:49:00Z">
                          <w:rPr>
                            <w:rFonts w:eastAsia="標楷體" w:hint="eastAsia"/>
                            <w:color w:val="FF0000"/>
                            <w:sz w:val="32"/>
                            <w:szCs w:val="26"/>
                          </w:rPr>
                        </w:rPrChange>
                      </w:rPr>
                      <w:t>辦</w:t>
                    </w:r>
                  </w:ins>
                  <w:ins w:id="10902" w:author="Windows 使用者" w:date="2024-08-06T15:09:00Z">
                    <w:del w:id="10903" w:author="User" w:date="2025-08-20T12:12:00Z">
                      <w:r w:rsidR="00D971DF" w:rsidRPr="00710858" w:rsidDel="001547FD">
                        <w:rPr>
                          <w:rFonts w:eastAsia="標楷體" w:hint="eastAsia"/>
                          <w:sz w:val="32"/>
                          <w:szCs w:val="26"/>
                          <w:rPrChange w:id="10904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delText>行</w:delText>
                      </w:r>
                    </w:del>
                  </w:ins>
                  <w:r w:rsidR="00C67BDD" w:rsidRPr="00710858">
                    <w:rPr>
                      <w:rFonts w:eastAsia="標楷體"/>
                      <w:sz w:val="32"/>
                      <w:szCs w:val="26"/>
                      <w:rPrChange w:id="10905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(</w:t>
                  </w:r>
                  <w:del w:id="10906" w:author="Windows 使用者" w:date="2024-08-06T15:09:00Z">
                    <w:r w:rsidR="00C67BDD" w:rsidRPr="00710858" w:rsidDel="00D971DF">
                      <w:rPr>
                        <w:rFonts w:eastAsia="標楷體"/>
                        <w:sz w:val="32"/>
                        <w:szCs w:val="26"/>
                        <w:rPrChange w:id="10907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3</w:delText>
                    </w:r>
                  </w:del>
                  <w:ins w:id="10908" w:author="User" w:date="2025-08-20T12:12:00Z">
                    <w:r w:rsidRPr="00710858">
                      <w:rPr>
                        <w:rFonts w:eastAsia="標楷體"/>
                        <w:sz w:val="32"/>
                        <w:szCs w:val="26"/>
                        <w:rPrChange w:id="10909" w:author="User" w:date="2025-08-27T11:49:00Z">
                          <w:rPr>
                            <w:rFonts w:eastAsia="標楷體"/>
                            <w:color w:val="FF0000"/>
                            <w:sz w:val="32"/>
                            <w:szCs w:val="26"/>
                          </w:rPr>
                        </w:rPrChange>
                      </w:rPr>
                      <w:t>3</w:t>
                    </w:r>
                  </w:ins>
                  <w:ins w:id="10910" w:author="Windows 使用者" w:date="2024-08-06T15:09:00Z">
                    <w:del w:id="10911" w:author="User" w:date="2025-08-20T12:12:00Z">
                      <w:r w:rsidR="00D971DF" w:rsidRPr="00710858" w:rsidDel="001547FD">
                        <w:rPr>
                          <w:rFonts w:eastAsia="標楷體"/>
                          <w:sz w:val="32"/>
                          <w:szCs w:val="26"/>
                          <w:rPrChange w:id="10912" w:author="User" w:date="2025-08-27T11:49:00Z">
                            <w:rPr>
                              <w:rFonts w:eastAsia="標楷體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delText>2</w:delText>
                      </w:r>
                    </w:del>
                  </w:ins>
                  <w:r w:rsidR="00C67BDD" w:rsidRPr="00710858">
                    <w:rPr>
                      <w:rFonts w:eastAsia="標楷體"/>
                      <w:sz w:val="32"/>
                      <w:szCs w:val="26"/>
                      <w:rPrChange w:id="10913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)</w:t>
                  </w:r>
                  <w:ins w:id="10914" w:author="Windows 使用者" w:date="2024-08-28T08:19:00Z">
                    <w:r w:rsidR="00113B7B" w:rsidRPr="00710858">
                      <w:rPr>
                        <w:rFonts w:eastAsia="標楷體"/>
                        <w:sz w:val="32"/>
                        <w:szCs w:val="26"/>
                        <w:rPrChange w:id="10915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t>-</w:t>
                    </w:r>
                  </w:ins>
                  <w:ins w:id="10916" w:author="User" w:date="2025-08-20T12:12:00Z">
                    <w:r w:rsidRPr="00710858">
                      <w:rPr>
                        <w:rFonts w:eastAsia="標楷體" w:hint="eastAsia"/>
                        <w:sz w:val="32"/>
                        <w:szCs w:val="26"/>
                        <w:rPrChange w:id="10917" w:author="User" w:date="2025-08-27T11:49:00Z">
                          <w:rPr>
                            <w:rFonts w:eastAsia="標楷體" w:hint="eastAsia"/>
                            <w:color w:val="FF0000"/>
                            <w:sz w:val="32"/>
                            <w:szCs w:val="26"/>
                          </w:rPr>
                        </w:rPrChange>
                      </w:rPr>
                      <w:t>資料協辦</w:t>
                    </w:r>
                  </w:ins>
                  <w:ins w:id="10918" w:author="Windows 使用者" w:date="2024-08-28T08:19:00Z">
                    <w:del w:id="10919" w:author="User" w:date="2025-08-20T12:12:00Z">
                      <w:r w:rsidR="00113B7B" w:rsidRPr="00710858" w:rsidDel="001547FD">
                        <w:rPr>
                          <w:rFonts w:eastAsia="標楷體" w:hint="eastAsia"/>
                          <w:sz w:val="32"/>
                          <w:szCs w:val="26"/>
                          <w:rPrChange w:id="10920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delText>雙語</w:delText>
                      </w:r>
                    </w:del>
                    <w:r w:rsidR="00113B7B" w:rsidRPr="00710858">
                      <w:rPr>
                        <w:rFonts w:eastAsia="標楷體"/>
                        <w:sz w:val="32"/>
                        <w:szCs w:val="26"/>
                        <w:rPrChange w:id="10921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t>(</w:t>
                    </w:r>
                  </w:ins>
                  <w:ins w:id="10922" w:author="User" w:date="2025-08-20T12:13:00Z">
                    <w:r w:rsidRPr="00710858">
                      <w:rPr>
                        <w:rFonts w:eastAsia="標楷體"/>
                        <w:sz w:val="32"/>
                        <w:szCs w:val="26"/>
                        <w:rPrChange w:id="10923" w:author="User" w:date="2025-08-27T11:49:00Z">
                          <w:rPr>
                            <w:rFonts w:eastAsia="標楷體"/>
                            <w:color w:val="FF0000"/>
                            <w:sz w:val="32"/>
                            <w:szCs w:val="26"/>
                          </w:rPr>
                        </w:rPrChange>
                      </w:rPr>
                      <w:t>4</w:t>
                    </w:r>
                  </w:ins>
                  <w:ins w:id="10924" w:author="Windows 使用者" w:date="2024-08-28T08:19:00Z">
                    <w:del w:id="10925" w:author="User" w:date="2025-08-20T12:13:00Z">
                      <w:r w:rsidR="00113B7B" w:rsidRPr="00710858" w:rsidDel="001547FD">
                        <w:rPr>
                          <w:rFonts w:eastAsia="標楷體"/>
                          <w:sz w:val="32"/>
                          <w:szCs w:val="26"/>
                          <w:rPrChange w:id="10926" w:author="User" w:date="2025-08-27T11:49:00Z">
                            <w:rPr>
                              <w:rFonts w:eastAsia="標楷體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delText>2</w:delText>
                      </w:r>
                    </w:del>
                    <w:r w:rsidR="00113B7B" w:rsidRPr="00710858">
                      <w:rPr>
                        <w:rFonts w:eastAsia="標楷體"/>
                        <w:sz w:val="32"/>
                        <w:szCs w:val="26"/>
                        <w:rPrChange w:id="10927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t>)</w:t>
                    </w:r>
                  </w:ins>
                  <w:ins w:id="10928" w:author="Windows 使用者" w:date="2024-08-06T15:09:00Z">
                    <w:r w:rsidR="00D971DF" w:rsidRPr="00710858">
                      <w:rPr>
                        <w:rFonts w:ascii="標楷體" w:eastAsia="標楷體" w:hAnsi="標楷體" w:hint="eastAsia"/>
                        <w:sz w:val="32"/>
                        <w:szCs w:val="26"/>
                        <w:rPrChange w:id="10929" w:author="User" w:date="2025-08-27T11:49:00Z">
                          <w:rPr>
                            <w:rFonts w:ascii="標楷體" w:eastAsia="標楷體" w:hAnsi="標楷體" w:hint="eastAsia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t>：</w:t>
                    </w:r>
                  </w:ins>
                  <w:del w:id="10930" w:author="Windows 使用者" w:date="2024-08-06T15:09:00Z">
                    <w:r w:rsidR="00DB0DDE" w:rsidRPr="00710858" w:rsidDel="00D971DF">
                      <w:rPr>
                        <w:rFonts w:eastAsia="標楷體"/>
                        <w:sz w:val="32"/>
                        <w:szCs w:val="26"/>
                        <w:rPrChange w:id="10931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-</w:delText>
                    </w:r>
                    <w:r w:rsidR="00C67BDD" w:rsidRPr="00710858" w:rsidDel="00D971DF">
                      <w:rPr>
                        <w:rFonts w:eastAsia="標楷體" w:hint="eastAsia"/>
                        <w:sz w:val="32"/>
                        <w:szCs w:val="26"/>
                        <w:rPrChange w:id="1093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輔導協辦</w:delText>
                    </w:r>
                    <w:r w:rsidR="00C67BDD" w:rsidRPr="00710858" w:rsidDel="00D971DF">
                      <w:rPr>
                        <w:rFonts w:eastAsia="標楷體"/>
                        <w:sz w:val="32"/>
                        <w:szCs w:val="26"/>
                        <w:rPrChange w:id="10933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(4)/</w:delText>
                    </w:r>
                  </w:del>
                  <w:r w:rsidR="00C67BDD" w:rsidRPr="00710858">
                    <w:rPr>
                      <w:rFonts w:eastAsia="標楷體" w:hint="eastAsia"/>
                      <w:sz w:val="32"/>
                      <w:szCs w:val="26"/>
                      <w:rPrChange w:id="10934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基</w:t>
                  </w:r>
                  <w:r w:rsidR="00C67BDD" w:rsidRPr="00710858">
                    <w:rPr>
                      <w:rFonts w:eastAsia="標楷體"/>
                      <w:sz w:val="32"/>
                      <w:szCs w:val="26"/>
                      <w:rPrChange w:id="10935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(</w:t>
                  </w:r>
                  <w:ins w:id="10936" w:author="User" w:date="2025-08-20T12:13:00Z">
                    <w:r w:rsidRPr="00710858">
                      <w:rPr>
                        <w:rFonts w:eastAsia="標楷體"/>
                        <w:sz w:val="32"/>
                        <w:szCs w:val="26"/>
                        <w:rPrChange w:id="10937" w:author="User" w:date="2025-08-27T11:49:00Z">
                          <w:rPr>
                            <w:rFonts w:eastAsia="標楷體"/>
                            <w:color w:val="FF0000"/>
                            <w:sz w:val="32"/>
                            <w:szCs w:val="26"/>
                          </w:rPr>
                        </w:rPrChange>
                      </w:rPr>
                      <w:t>11</w:t>
                    </w:r>
                  </w:ins>
                  <w:del w:id="10938" w:author="Windows 使用者" w:date="2024-08-06T15:10:00Z">
                    <w:r w:rsidR="00C67BDD" w:rsidRPr="00710858" w:rsidDel="000778F6">
                      <w:rPr>
                        <w:rFonts w:eastAsia="標楷體"/>
                        <w:sz w:val="32"/>
                        <w:szCs w:val="26"/>
                        <w:rPrChange w:id="10939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9</w:delText>
                    </w:r>
                  </w:del>
                  <w:ins w:id="10940" w:author="Windows 使用者" w:date="2024-08-28T08:19:00Z">
                    <w:del w:id="10941" w:author="User" w:date="2025-08-20T12:13:00Z">
                      <w:r w:rsidR="00113B7B" w:rsidRPr="00710858" w:rsidDel="001547FD">
                        <w:rPr>
                          <w:rFonts w:eastAsia="標楷體"/>
                          <w:sz w:val="32"/>
                          <w:szCs w:val="26"/>
                          <w:rPrChange w:id="10942" w:author="User" w:date="2025-08-27T11:49:00Z">
                            <w:rPr>
                              <w:rFonts w:eastAsia="標楷體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delText>9</w:delText>
                      </w:r>
                    </w:del>
                  </w:ins>
                  <w:r w:rsidR="00C67BDD" w:rsidRPr="00710858">
                    <w:rPr>
                      <w:rFonts w:eastAsia="標楷體"/>
                      <w:sz w:val="32"/>
                      <w:szCs w:val="26"/>
                      <w:rPrChange w:id="10943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)</w:t>
                  </w:r>
                  <w:del w:id="10944" w:author="User" w:date="2025-08-20T12:14:00Z">
                    <w:r w:rsidR="00C67BDD" w:rsidRPr="00710858" w:rsidDel="001547FD">
                      <w:rPr>
                        <w:rFonts w:eastAsia="標楷體"/>
                        <w:sz w:val="32"/>
                        <w:szCs w:val="26"/>
                        <w:rPrChange w:id="10945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/</w:delText>
                    </w:r>
                    <w:r w:rsidR="00C67BDD" w:rsidRPr="00710858" w:rsidDel="001547FD">
                      <w:rPr>
                        <w:rFonts w:eastAsia="標楷體" w:hint="eastAsia"/>
                        <w:sz w:val="32"/>
                        <w:szCs w:val="26"/>
                        <w:rPrChange w:id="1094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超鐘點</w:delText>
                    </w:r>
                  </w:del>
                  <w:ins w:id="10947" w:author="Windows 使用者" w:date="2024-08-28T15:40:00Z">
                    <w:del w:id="10948" w:author="User" w:date="2025-08-20T12:13:00Z">
                      <w:r w:rsidR="00BD1DF8" w:rsidRPr="00710858" w:rsidDel="001547FD">
                        <w:rPr>
                          <w:rFonts w:eastAsia="標楷體"/>
                          <w:sz w:val="32"/>
                          <w:szCs w:val="26"/>
                          <w:rPrChange w:id="10949" w:author="User" w:date="2025-08-27T11:49:00Z">
                            <w:rPr>
                              <w:rFonts w:eastAsia="標楷體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delText>3</w:delText>
                      </w:r>
                    </w:del>
                  </w:ins>
                  <w:del w:id="10950" w:author="User" w:date="2025-08-20T12:14:00Z">
                    <w:r w:rsidR="00185508" w:rsidRPr="00710858" w:rsidDel="001547FD">
                      <w:rPr>
                        <w:rFonts w:eastAsia="標楷體"/>
                        <w:sz w:val="32"/>
                        <w:szCs w:val="26"/>
                        <w:rPrChange w:id="10951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2</w:delText>
                    </w:r>
                    <w:r w:rsidR="00C67BDD" w:rsidRPr="00710858" w:rsidDel="001547FD">
                      <w:rPr>
                        <w:rFonts w:eastAsia="標楷體"/>
                        <w:sz w:val="32"/>
                        <w:szCs w:val="26"/>
                        <w:rPrChange w:id="10952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(</w:delText>
                    </w:r>
                    <w:r w:rsidR="00C67BDD" w:rsidRPr="00710858" w:rsidDel="001547FD">
                      <w:rPr>
                        <w:rFonts w:eastAsia="標楷體" w:hint="eastAsia"/>
                        <w:szCs w:val="26"/>
                        <w:rPrChange w:id="10953" w:author="User" w:date="2025-08-27T11:49:00Z">
                          <w:rPr>
                            <w:rFonts w:eastAsia="標楷體" w:hint="eastAsia"/>
                            <w:color w:val="000000" w:themeColor="text1"/>
                            <w:szCs w:val="26"/>
                          </w:rPr>
                        </w:rPrChange>
                      </w:rPr>
                      <w:delText>※</w:delText>
                    </w:r>
                    <w:r w:rsidR="00C67BDD" w:rsidRPr="00710858" w:rsidDel="001547FD">
                      <w:rPr>
                        <w:rFonts w:eastAsia="標楷體"/>
                        <w:sz w:val="32"/>
                        <w:szCs w:val="26"/>
                        <w:rPrChange w:id="10954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)</w:delText>
                    </w:r>
                  </w:del>
                </w:p>
                <w:p w14:paraId="12E59672" w14:textId="77777777" w:rsidR="001547FD" w:rsidRPr="008C7568" w:rsidRDefault="001547FD" w:rsidP="001547FD">
                  <w:pPr>
                    <w:snapToGrid w:val="0"/>
                    <w:spacing w:beforeLines="20" w:before="72" w:afterLines="20" w:after="72"/>
                    <w:jc w:val="both"/>
                    <w:rPr>
                      <w:ins w:id="10955" w:author="User" w:date="2025-08-20T12:14:00Z"/>
                      <w:rFonts w:eastAsia="標楷體"/>
                      <w:b/>
                      <w:bCs/>
                      <w:color w:val="FF0000"/>
                      <w:sz w:val="20"/>
                      <w:szCs w:val="22"/>
                      <w:rPrChange w:id="10956" w:author="User" w:date="2025-11-28T16:00:00Z">
                        <w:rPr>
                          <w:ins w:id="10957" w:author="User" w:date="2025-08-20T12:14:00Z"/>
                          <w:rFonts w:eastAsia="標楷體"/>
                          <w:b/>
                          <w:bCs/>
                          <w:sz w:val="20"/>
                          <w:szCs w:val="22"/>
                        </w:rPr>
                      </w:rPrChange>
                    </w:rPr>
                  </w:pPr>
                  <w:ins w:id="10958" w:author="User" w:date="2025-08-20T12:14:00Z"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0959" w:author="User" w:date="2025-11-28T16:00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技藝時間：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0960" w:author="User" w:date="2025-11-28T16:00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09/16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0961" w:author="User" w:date="2025-11-28T16:00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0962" w:author="User" w:date="2025-11-28T16:00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09/23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0963" w:author="User" w:date="2025-11-28T16:00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0964" w:author="User" w:date="2025-11-28T16:00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10/07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0965" w:author="User" w:date="2025-11-28T16:00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0966" w:author="User" w:date="2025-11-28T16:00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10/21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0967" w:author="User" w:date="2025-11-28T16:00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0968" w:author="User" w:date="2025-11-28T16:00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11/04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0969" w:author="User" w:date="2025-11-28T16:00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0970" w:author="User" w:date="2025-11-28T16:00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11/18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0971" w:author="User" w:date="2025-11-28T16:00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0972" w:author="User" w:date="2025-11-28T16:00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12/02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0973" w:author="User" w:date="2025-11-28T16:00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0974" w:author="User" w:date="2025-11-28T16:00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12/16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0975" w:author="User" w:date="2025-11-28T16:00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0976" w:author="User" w:date="2025-11-28T16:00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12/30</w:t>
                    </w:r>
                  </w:ins>
                </w:p>
                <w:p w14:paraId="7F81BE60" w14:textId="1919925E" w:rsidR="0017316D" w:rsidRPr="008C7568" w:rsidDel="001547FD" w:rsidRDefault="00404631" w:rsidP="001547FD">
                  <w:pPr>
                    <w:snapToGrid w:val="0"/>
                    <w:spacing w:beforeLines="20" w:before="72" w:afterLines="20" w:after="72"/>
                    <w:jc w:val="both"/>
                    <w:rPr>
                      <w:ins w:id="10977" w:author="Windows 使用者" w:date="2024-08-13T08:05:00Z"/>
                      <w:del w:id="10978" w:author="User" w:date="2025-08-20T12:14:00Z"/>
                      <w:rFonts w:eastAsia="標楷體"/>
                      <w:b/>
                      <w:color w:val="FF0000"/>
                      <w:sz w:val="20"/>
                      <w:szCs w:val="22"/>
                      <w:rPrChange w:id="10979" w:author="User" w:date="2025-11-28T16:00:00Z">
                        <w:rPr>
                          <w:ins w:id="10980" w:author="Windows 使用者" w:date="2024-08-13T08:05:00Z"/>
                          <w:del w:id="10981" w:author="User" w:date="2025-08-20T12:14:00Z"/>
                          <w:rFonts w:eastAsia="標楷體"/>
                          <w:b/>
                          <w:color w:val="000000" w:themeColor="text1"/>
                          <w:sz w:val="20"/>
                          <w:szCs w:val="22"/>
                        </w:rPr>
                      </w:rPrChange>
                    </w:rPr>
                  </w:pPr>
                  <w:ins w:id="10982" w:author="User" w:date="2025-08-20T13:30:00Z"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0983" w:author="User" w:date="2025-11-28T16:00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社團時間：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0984" w:author="User" w:date="2025-11-28T16:00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09/04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0985" w:author="User" w:date="2025-11-28T16:00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0986" w:author="User" w:date="2025-11-28T16:00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10/02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0987" w:author="User" w:date="2025-11-28T16:00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0988" w:author="User" w:date="2025-11-28T16:00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10/16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0989" w:author="User" w:date="2025-11-28T16:00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0990" w:author="User" w:date="2025-11-28T16:00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11/06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0991" w:author="User" w:date="2025-11-28T16:00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0992" w:author="User" w:date="2025-11-28T16:00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11/13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0993" w:author="User" w:date="2025-11-28T16:00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0994" w:author="User" w:date="2025-11-28T16:00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11/27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0995" w:author="User" w:date="2025-11-28T16:00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0996" w:author="User" w:date="2025-11-28T16:00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12/04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0997" w:author="User" w:date="2025-11-28T16:00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0998" w:author="User" w:date="2025-11-28T16:00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01/08</w:t>
                    </w:r>
                  </w:ins>
                  <w:ins w:id="10999" w:author="Windows 使用者" w:date="2024-08-13T08:05:00Z">
                    <w:del w:id="11000" w:author="User" w:date="2025-08-20T12:14:00Z">
                      <w:r w:rsidR="0017316D"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1001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技藝時間：</w:delText>
                      </w:r>
                      <w:r w:rsidR="0017316D"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1002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09/10</w:delText>
                      </w:r>
                      <w:r w:rsidR="0017316D"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1003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1004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09/24</w:delText>
                      </w:r>
                      <w:r w:rsidR="0017316D"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1005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1006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10/08</w:delText>
                      </w:r>
                      <w:r w:rsidR="0017316D"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1007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1008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10/22</w:delText>
                      </w:r>
                      <w:r w:rsidR="0017316D"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1009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1010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11/05</w:delText>
                      </w:r>
                      <w:r w:rsidR="0017316D"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1011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1012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11/19</w:delText>
                      </w:r>
                      <w:r w:rsidR="0017316D"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1013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1014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12/03</w:delText>
                      </w:r>
                      <w:r w:rsidR="0017316D"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1015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1016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12/17</w:delText>
                      </w:r>
                      <w:r w:rsidR="0017316D"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1017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1018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12/31</w:delText>
                      </w:r>
                    </w:del>
                  </w:ins>
                </w:p>
                <w:p w14:paraId="2AD2ED86" w14:textId="1C26ADC8" w:rsidR="007E1983" w:rsidRPr="008C7568" w:rsidDel="00BD2FC2" w:rsidRDefault="0017316D" w:rsidP="0017316D">
                  <w:pPr>
                    <w:snapToGrid w:val="0"/>
                    <w:spacing w:beforeLines="20" w:before="72" w:afterLines="20" w:after="72"/>
                    <w:jc w:val="both"/>
                    <w:rPr>
                      <w:del w:id="11019" w:author="Windows 使用者" w:date="2024-08-12T13:36:00Z"/>
                      <w:rFonts w:eastAsia="標楷體"/>
                      <w:b/>
                      <w:color w:val="FF0000"/>
                      <w:szCs w:val="22"/>
                      <w:rPrChange w:id="11020" w:author="User" w:date="2025-11-28T16:00:00Z">
                        <w:rPr>
                          <w:del w:id="11021" w:author="Windows 使用者" w:date="2024-08-12T13:36:00Z"/>
                          <w:rFonts w:eastAsia="標楷體"/>
                          <w:b/>
                          <w:color w:val="000000" w:themeColor="text1"/>
                          <w:szCs w:val="22"/>
                        </w:rPr>
                      </w:rPrChange>
                    </w:rPr>
                  </w:pPr>
                  <w:ins w:id="11022" w:author="Windows 使用者" w:date="2024-08-13T08:05:00Z">
                    <w:del w:id="11023" w:author="User" w:date="2025-08-20T12:14:00Z">
                      <w:r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1024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聯課時間：</w:delText>
                      </w:r>
                      <w:r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1025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09/05</w:delText>
                      </w:r>
                      <w:r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1026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1027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09/12</w:delText>
                      </w:r>
                      <w:r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1028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1029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10/03</w:delText>
                      </w:r>
                      <w:r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1030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1031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10/17</w:delText>
                      </w:r>
                      <w:r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1032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1033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10/24</w:delText>
                      </w:r>
                      <w:r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1034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1035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11/28</w:delText>
                      </w:r>
                      <w:r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1036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1037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12/05</w:delText>
                      </w:r>
                      <w:r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1038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1039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12/19</w:delText>
                      </w:r>
                      <w:r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1040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1041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01/09</w:delText>
                      </w:r>
                    </w:del>
                  </w:ins>
                  <w:del w:id="11042" w:author="Windows 使用者" w:date="2024-08-12T13:36:00Z">
                    <w:r w:rsidR="007E1983"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1043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技藝時間：</w:delText>
                    </w:r>
                    <w:r w:rsidR="007E1983"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11044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09/05</w:delText>
                    </w:r>
                    <w:r w:rsidR="007E1983"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1045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11046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09/19</w:delText>
                    </w:r>
                    <w:r w:rsidR="007E1983"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1047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11048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10/03</w:delText>
                    </w:r>
                    <w:r w:rsidR="007E1983"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1049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11050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10/24</w:delText>
                    </w:r>
                    <w:r w:rsidR="007E1983"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1051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11052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11/07</w:delText>
                    </w:r>
                    <w:r w:rsidR="007E1983"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1053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11054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11/21</w:delText>
                    </w:r>
                    <w:r w:rsidR="007E1983"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1055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11056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12/05</w:delText>
                    </w:r>
                    <w:r w:rsidR="007E1983"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1057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11058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12/19</w:delText>
                    </w:r>
                    <w:r w:rsidR="007E1983"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1059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11060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01/02</w:delText>
                    </w:r>
                  </w:del>
                </w:p>
                <w:p w14:paraId="0B285DE7" w14:textId="7B1F231E" w:rsidR="00C67BDD" w:rsidRPr="00710858" w:rsidRDefault="007E1983" w:rsidP="007E1983">
                  <w:pPr>
                    <w:snapToGrid w:val="0"/>
                    <w:spacing w:beforeLines="20" w:before="72" w:afterLines="20" w:after="72" w:line="340" w:lineRule="exact"/>
                    <w:jc w:val="both"/>
                    <w:rPr>
                      <w:rFonts w:eastAsia="標楷體"/>
                      <w:b/>
                      <w:sz w:val="26"/>
                      <w:szCs w:val="26"/>
                      <w:rPrChange w:id="11061" w:author="User" w:date="2025-08-27T11:49:00Z">
                        <w:rPr>
                          <w:rFonts w:eastAsia="標楷體"/>
                          <w:b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del w:id="11062" w:author="Windows 使用者" w:date="2024-08-12T13:36:00Z">
                    <w:r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1063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聯課時間：</w:delText>
                    </w:r>
                    <w:r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11064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08/31</w:delText>
                    </w:r>
                    <w:r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1065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11066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09/07</w:delText>
                    </w:r>
                    <w:r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1067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11068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09/21</w:delText>
                    </w:r>
                    <w:r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1069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11070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10/12</w:delText>
                    </w:r>
                    <w:r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1071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11072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11/02</w:delText>
                    </w:r>
                    <w:r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1073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11074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11/16</w:delText>
                    </w:r>
                    <w:r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1075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11076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11/23</w:delText>
                    </w:r>
                    <w:r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1077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11078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12/14</w:delText>
                    </w:r>
                    <w:r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1079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11080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12/21</w:delText>
                    </w:r>
                    <w:r w:rsidRPr="008C7568" w:rsidDel="00BD2FC2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1081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BD2FC2">
                      <w:rPr>
                        <w:rFonts w:eastAsia="標楷體"/>
                        <w:b/>
                        <w:color w:val="FF0000"/>
                        <w:szCs w:val="22"/>
                        <w:rPrChange w:id="11082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01/11</w:delText>
                    </w:r>
                  </w:del>
                </w:p>
              </w:tc>
            </w:tr>
          </w:tbl>
          <w:p w14:paraId="75AEEF36" w14:textId="77777777" w:rsidR="00060320" w:rsidRPr="00710858" w:rsidRDefault="00060320" w:rsidP="0095659E">
            <w:pPr>
              <w:jc w:val="center"/>
              <w:rPr>
                <w:rPrChange w:id="11083" w:author="User" w:date="2025-08-27T11:49:00Z">
                  <w:rPr>
                    <w:color w:val="000000" w:themeColor="text1"/>
                  </w:rPr>
                </w:rPrChange>
              </w:rPr>
            </w:pPr>
            <w:r w:rsidRPr="00710858">
              <w:rPr>
                <w:rFonts w:eastAsia="標楷體" w:hint="eastAsia"/>
                <w:b/>
                <w:sz w:val="52"/>
                <w:rPrChange w:id="11084" w:author="User" w:date="2025-08-27T11:49:00Z">
                  <w:rPr>
                    <w:rFonts w:eastAsia="標楷體" w:hint="eastAsia"/>
                    <w:b/>
                    <w:color w:val="000000" w:themeColor="text1"/>
                    <w:sz w:val="52"/>
                  </w:rPr>
                </w:rPrChange>
              </w:rPr>
              <w:t>高雄市立甲仙國民中學</w:t>
            </w:r>
          </w:p>
        </w:tc>
      </w:tr>
      <w:tr w:rsidR="00710858" w:rsidRPr="00710858" w14:paraId="4739D568" w14:textId="77777777" w:rsidTr="00AB0495">
        <w:tc>
          <w:tcPr>
            <w:tcW w:w="10682" w:type="dxa"/>
          </w:tcPr>
          <w:tbl>
            <w:tblPr>
              <w:tblpPr w:leftFromText="180" w:rightFromText="180" w:vertAnchor="page" w:horzAnchor="margin" w:tblpXSpec="center" w:tblpY="901"/>
              <w:tblW w:w="1066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201"/>
              <w:gridCol w:w="525"/>
              <w:gridCol w:w="1574"/>
              <w:gridCol w:w="503"/>
              <w:gridCol w:w="1371"/>
              <w:gridCol w:w="1373"/>
              <w:gridCol w:w="1374"/>
              <w:gridCol w:w="1372"/>
              <w:gridCol w:w="1372"/>
            </w:tblGrid>
            <w:tr w:rsidR="00710858" w:rsidRPr="00710858" w14:paraId="129858EA" w14:textId="77777777" w:rsidTr="00387BEB">
              <w:trPr>
                <w:trHeight w:val="719"/>
              </w:trPr>
              <w:tc>
                <w:tcPr>
                  <w:tcW w:w="3803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FAABBDE" w14:textId="77777777" w:rsidR="00387BEB" w:rsidRPr="00710858" w:rsidRDefault="00387BEB" w:rsidP="00610C50">
                  <w:pPr>
                    <w:spacing w:line="400" w:lineRule="exact"/>
                    <w:ind w:rightChars="72" w:right="173"/>
                    <w:rPr>
                      <w:rFonts w:eastAsia="標楷體"/>
                      <w:sz w:val="40"/>
                      <w:szCs w:val="40"/>
                      <w:rPrChange w:id="11085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</w:pPr>
                </w:p>
              </w:tc>
              <w:tc>
                <w:tcPr>
                  <w:tcW w:w="6862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3F61536" w14:textId="5085C670" w:rsidR="00387BEB" w:rsidRPr="00710858" w:rsidRDefault="00387BEB" w:rsidP="00610C50">
                  <w:pPr>
                    <w:spacing w:line="400" w:lineRule="exact"/>
                    <w:ind w:rightChars="532" w:right="1277"/>
                    <w:rPr>
                      <w:rFonts w:eastAsia="標楷體"/>
                      <w:sz w:val="40"/>
                      <w:szCs w:val="40"/>
                      <w:rPrChange w:id="11086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0"/>
                      <w:szCs w:val="40"/>
                      <w:rPrChange w:id="11087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 xml:space="preserve">     </w:t>
                  </w:r>
                  <w:r w:rsidRPr="00710858">
                    <w:rPr>
                      <w:rFonts w:eastAsia="標楷體" w:hint="eastAsia"/>
                      <w:sz w:val="40"/>
                      <w:szCs w:val="40"/>
                      <w:rPrChange w:id="11088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教</w:t>
                  </w:r>
                  <w:r w:rsidRPr="00710858">
                    <w:rPr>
                      <w:rFonts w:eastAsia="標楷體"/>
                      <w:sz w:val="40"/>
                      <w:szCs w:val="40"/>
                      <w:rPrChange w:id="11089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 xml:space="preserve">     </w:t>
                  </w:r>
                  <w:r w:rsidRPr="00710858">
                    <w:rPr>
                      <w:rFonts w:eastAsia="標楷體" w:hint="eastAsia"/>
                      <w:sz w:val="40"/>
                      <w:szCs w:val="40"/>
                      <w:rPrChange w:id="11090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師：</w:t>
                  </w:r>
                  <w:ins w:id="11091" w:author="User" w:date="2025-08-19T11:23:00Z">
                    <w:r w:rsidR="007C3B56" w:rsidRPr="00710858">
                      <w:rPr>
                        <w:rFonts w:eastAsia="標楷體" w:hint="eastAsia"/>
                        <w:sz w:val="40"/>
                        <w:szCs w:val="40"/>
                        <w:rPrChange w:id="1109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40"/>
                            <w:szCs w:val="40"/>
                          </w:rPr>
                        </w:rPrChange>
                      </w:rPr>
                      <w:t>呂志鴻</w:t>
                    </w:r>
                  </w:ins>
                  <w:del w:id="11093" w:author="User" w:date="2025-08-19T11:23:00Z">
                    <w:r w:rsidR="00371A88" w:rsidRPr="00710858" w:rsidDel="007C3B56">
                      <w:rPr>
                        <w:rFonts w:eastAsia="標楷體" w:hint="eastAsia"/>
                        <w:sz w:val="40"/>
                        <w:szCs w:val="40"/>
                        <w:rPrChange w:id="1109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40"/>
                            <w:szCs w:val="40"/>
                          </w:rPr>
                        </w:rPrChange>
                      </w:rPr>
                      <w:delText>王</w:delText>
                    </w:r>
                  </w:del>
                  <w:ins w:id="11095" w:author="Windows 使用者" w:date="2024-08-06T15:21:00Z">
                    <w:del w:id="11096" w:author="User" w:date="2025-08-19T11:23:00Z">
                      <w:r w:rsidR="00992133" w:rsidRPr="00710858" w:rsidDel="007C3B56">
                        <w:rPr>
                          <w:rFonts w:eastAsia="標楷體" w:hint="eastAsia"/>
                          <w:sz w:val="40"/>
                          <w:szCs w:val="40"/>
                          <w:rPrChange w:id="11097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40"/>
                              <w:szCs w:val="40"/>
                            </w:rPr>
                          </w:rPrChange>
                        </w:rPr>
                        <w:delText>曉明</w:delText>
                      </w:r>
                    </w:del>
                  </w:ins>
                  <w:del w:id="11098" w:author="Windows 使用者" w:date="2024-08-06T15:21:00Z">
                    <w:r w:rsidR="00371A88" w:rsidRPr="00710858" w:rsidDel="00992133">
                      <w:rPr>
                        <w:rFonts w:eastAsia="標楷體" w:hint="eastAsia"/>
                        <w:sz w:val="40"/>
                        <w:szCs w:val="40"/>
                        <w:rPrChange w:id="1109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40"/>
                            <w:szCs w:val="40"/>
                          </w:rPr>
                        </w:rPrChange>
                      </w:rPr>
                      <w:delText>傑瑋</w:delText>
                    </w:r>
                  </w:del>
                  <w:r w:rsidRPr="00710858">
                    <w:rPr>
                      <w:rFonts w:eastAsia="標楷體" w:hint="eastAsia"/>
                      <w:sz w:val="40"/>
                      <w:szCs w:val="40"/>
                      <w:rPrChange w:id="11100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老師</w:t>
                  </w:r>
                </w:p>
              </w:tc>
            </w:tr>
            <w:tr w:rsidR="00710858" w:rsidRPr="00710858" w14:paraId="3311E43D" w14:textId="77777777" w:rsidTr="00387BEB">
              <w:tc>
                <w:tcPr>
                  <w:tcW w:w="3803" w:type="dxa"/>
                  <w:gridSpan w:val="4"/>
                  <w:tcBorders>
                    <w:bottom w:val="nil"/>
                  </w:tcBorders>
                </w:tcPr>
                <w:p w14:paraId="7997C77F" w14:textId="6FF0FB6E" w:rsidR="00387BEB" w:rsidRPr="00710858" w:rsidRDefault="00F112F7" w:rsidP="00387BEB">
                  <w:pPr>
                    <w:spacing w:line="400" w:lineRule="exact"/>
                    <w:ind w:leftChars="221" w:left="530" w:rightChars="227" w:right="545"/>
                    <w:jc w:val="distribute"/>
                    <w:rPr>
                      <w:rFonts w:eastAsia="標楷體"/>
                      <w:rPrChange w:id="1110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36"/>
                      <w:rPrChange w:id="1110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</w:rPr>
                      </w:rPrChange>
                    </w:rPr>
                    <w:t>1</w:t>
                  </w:r>
                  <w:ins w:id="11103" w:author="Windows 使用者" w:date="2024-08-02T14:30:00Z">
                    <w:r w:rsidR="009A6733" w:rsidRPr="00710858">
                      <w:rPr>
                        <w:rFonts w:eastAsia="標楷體"/>
                        <w:sz w:val="36"/>
                        <w:rPrChange w:id="11104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</w:rPr>
                        </w:rPrChange>
                      </w:rPr>
                      <w:t>1</w:t>
                    </w:r>
                  </w:ins>
                  <w:ins w:id="11105" w:author="User" w:date="2025-08-19T11:23:00Z">
                    <w:r w:rsidR="007C3B56" w:rsidRPr="00710858">
                      <w:rPr>
                        <w:rFonts w:eastAsia="標楷體"/>
                        <w:sz w:val="36"/>
                        <w:rPrChange w:id="11106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</w:rPr>
                        </w:rPrChange>
                      </w:rPr>
                      <w:t>4</w:t>
                    </w:r>
                  </w:ins>
                  <w:ins w:id="11107" w:author="Windows 使用者" w:date="2024-08-02T14:30:00Z">
                    <w:del w:id="11108" w:author="User" w:date="2025-08-19T11:23:00Z">
                      <w:r w:rsidR="009A6733" w:rsidRPr="00710858" w:rsidDel="007C3B56">
                        <w:rPr>
                          <w:rFonts w:eastAsia="標楷體"/>
                          <w:sz w:val="36"/>
                          <w:rPrChange w:id="11109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</w:rPr>
                          </w:rPrChange>
                        </w:rPr>
                        <w:delText>3</w:delText>
                      </w:r>
                    </w:del>
                  </w:ins>
                  <w:del w:id="11110" w:author="Windows 使用者" w:date="2024-08-02T14:30:00Z">
                    <w:r w:rsidR="00B6577E" w:rsidRPr="00710858" w:rsidDel="009A6733">
                      <w:rPr>
                        <w:rFonts w:eastAsia="標楷體"/>
                        <w:sz w:val="36"/>
                        <w:rPrChange w:id="11111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</w:rPr>
                        </w:rPrChange>
                      </w:rPr>
                      <w:delText>12</w:delText>
                    </w:r>
                  </w:del>
                  <w:r w:rsidR="005025B5" w:rsidRPr="00710858">
                    <w:rPr>
                      <w:rFonts w:eastAsia="標楷體" w:hint="eastAsia"/>
                      <w:sz w:val="36"/>
                      <w:rPrChange w:id="11112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</w:rPr>
                      </w:rPrChange>
                    </w:rPr>
                    <w:t>學年度</w:t>
                  </w:r>
                  <w:ins w:id="11113" w:author="User" w:date="2025-11-28T15:52:00Z">
                    <w:r w:rsidR="00594112">
                      <w:rPr>
                        <w:rFonts w:eastAsia="標楷體" w:hint="eastAsia"/>
                        <w:sz w:val="20"/>
                        <w:szCs w:val="40"/>
                      </w:rPr>
                      <w:t>01</w:t>
                    </w:r>
                    <w:r w:rsidR="00594112" w:rsidRPr="007D068A">
                      <w:rPr>
                        <w:rFonts w:eastAsia="標楷體"/>
                        <w:sz w:val="20"/>
                        <w:szCs w:val="40"/>
                      </w:rPr>
                      <w:t>/</w:t>
                    </w:r>
                    <w:r w:rsidR="00594112">
                      <w:rPr>
                        <w:rFonts w:eastAsia="標楷體" w:hint="eastAsia"/>
                        <w:sz w:val="20"/>
                        <w:szCs w:val="40"/>
                      </w:rPr>
                      <w:t>05</w:t>
                    </w:r>
                  </w:ins>
                  <w:del w:id="11114" w:author="User" w:date="2025-11-28T15:52:00Z">
                    <w:r w:rsidR="000C50A0" w:rsidRPr="00710858" w:rsidDel="00594112">
                      <w:rPr>
                        <w:rFonts w:eastAsia="標楷體"/>
                        <w:sz w:val="20"/>
                        <w:szCs w:val="40"/>
                        <w:rPrChange w:id="11115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0</w:delText>
                    </w:r>
                    <w:r w:rsidR="003F1F9C" w:rsidRPr="00710858" w:rsidDel="00594112">
                      <w:rPr>
                        <w:rFonts w:eastAsia="標楷體"/>
                        <w:sz w:val="20"/>
                        <w:szCs w:val="40"/>
                        <w:rPrChange w:id="11116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8</w:delText>
                    </w:r>
                    <w:r w:rsidR="000C50A0" w:rsidRPr="00710858" w:rsidDel="00594112">
                      <w:rPr>
                        <w:rFonts w:eastAsia="標楷體"/>
                        <w:sz w:val="20"/>
                        <w:szCs w:val="40"/>
                        <w:rPrChange w:id="11117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/</w:delText>
                    </w:r>
                  </w:del>
                  <w:ins w:id="11118" w:author="Windows 使用者" w:date="2024-08-07T09:11:00Z">
                    <w:del w:id="11119" w:author="User" w:date="2025-08-19T11:23:00Z">
                      <w:r w:rsidR="00CC029C" w:rsidRPr="00710858" w:rsidDel="007C3B56">
                        <w:rPr>
                          <w:rFonts w:eastAsia="標楷體"/>
                          <w:sz w:val="20"/>
                          <w:szCs w:val="40"/>
                          <w:rPrChange w:id="11120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40"/>
                            </w:rPr>
                          </w:rPrChange>
                        </w:rPr>
                        <w:delText>07</w:delText>
                      </w:r>
                    </w:del>
                  </w:ins>
                  <w:del w:id="11121" w:author="Windows 使用者" w:date="2024-08-07T09:11:00Z">
                    <w:r w:rsidR="00B6577E" w:rsidRPr="00710858" w:rsidDel="00CC029C">
                      <w:rPr>
                        <w:rFonts w:eastAsia="標楷體"/>
                        <w:sz w:val="20"/>
                        <w:szCs w:val="40"/>
                        <w:rPrChange w:id="11122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23</w:delText>
                    </w:r>
                  </w:del>
                  <w:r w:rsidR="005025B5" w:rsidRPr="00710858">
                    <w:rPr>
                      <w:rFonts w:eastAsia="標楷體" w:hint="eastAsia"/>
                      <w:sz w:val="20"/>
                      <w:szCs w:val="40"/>
                      <w:rPrChange w:id="11123" w:author="User" w:date="2025-08-27T11:49:00Z">
                        <w:rPr>
                          <w:rFonts w:eastAsia="標楷體" w:hint="eastAsia"/>
                          <w:color w:val="000000" w:themeColor="text1"/>
                          <w:sz w:val="20"/>
                          <w:szCs w:val="40"/>
                        </w:rPr>
                      </w:rPrChange>
                    </w:rPr>
                    <w:t>製</w:t>
                  </w:r>
                </w:p>
              </w:tc>
              <w:tc>
                <w:tcPr>
                  <w:tcW w:w="6862" w:type="dxa"/>
                  <w:gridSpan w:val="5"/>
                  <w:tcBorders>
                    <w:bottom w:val="nil"/>
                  </w:tcBorders>
                </w:tcPr>
                <w:p w14:paraId="4ECD3FB5" w14:textId="77777777" w:rsidR="00387BEB" w:rsidRPr="00710858" w:rsidRDefault="00387BEB" w:rsidP="00387BEB">
                  <w:pPr>
                    <w:spacing w:line="400" w:lineRule="exact"/>
                    <w:ind w:leftChars="507" w:left="1217" w:rightChars="532" w:right="1277"/>
                    <w:jc w:val="distribute"/>
                    <w:rPr>
                      <w:rFonts w:eastAsia="標楷體"/>
                      <w:rPrChange w:id="1112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rPrChange w:id="11125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</w:rPr>
                      </w:rPrChange>
                    </w:rPr>
                    <w:t>週課表</w:t>
                  </w:r>
                </w:p>
              </w:tc>
            </w:tr>
            <w:tr w:rsidR="00710858" w:rsidRPr="00710858" w14:paraId="609D57BC" w14:textId="77777777" w:rsidTr="00387BEB">
              <w:trPr>
                <w:cantSplit/>
              </w:trPr>
              <w:tc>
                <w:tcPr>
                  <w:tcW w:w="3803" w:type="dxa"/>
                  <w:gridSpan w:val="4"/>
                  <w:vMerge w:val="restart"/>
                  <w:tcBorders>
                    <w:tl2br w:val="single" w:sz="4" w:space="0" w:color="auto"/>
                  </w:tcBorders>
                </w:tcPr>
                <w:p w14:paraId="506DB7B3" w14:textId="77777777" w:rsidR="00387BEB" w:rsidRPr="00710858" w:rsidRDefault="00387BEB" w:rsidP="00387BEB">
                  <w:pPr>
                    <w:spacing w:line="180" w:lineRule="exact"/>
                    <w:jc w:val="right"/>
                    <w:rPr>
                      <w:rFonts w:eastAsia="標楷體"/>
                      <w:sz w:val="16"/>
                      <w:szCs w:val="16"/>
                      <w:rPrChange w:id="11126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11127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星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11128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11129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期</w:t>
                  </w:r>
                </w:p>
                <w:p w14:paraId="1C2D2911" w14:textId="77777777" w:rsidR="00387BEB" w:rsidRPr="00710858" w:rsidRDefault="00387BEB" w:rsidP="00387BEB">
                  <w:pPr>
                    <w:wordWrap w:val="0"/>
                    <w:spacing w:line="180" w:lineRule="exact"/>
                    <w:jc w:val="right"/>
                    <w:rPr>
                      <w:rFonts w:eastAsia="標楷體"/>
                      <w:sz w:val="16"/>
                      <w:szCs w:val="16"/>
                      <w:rPrChange w:id="11130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11131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科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11132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11133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目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11134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 Week</w:t>
                  </w:r>
                </w:p>
                <w:p w14:paraId="0B8D3F41" w14:textId="77777777" w:rsidR="00387BEB" w:rsidRPr="00710858" w:rsidRDefault="00387BEB" w:rsidP="00387BEB">
                  <w:pPr>
                    <w:spacing w:line="180" w:lineRule="exact"/>
                    <w:rPr>
                      <w:rFonts w:eastAsia="標楷體"/>
                      <w:sz w:val="16"/>
                      <w:szCs w:val="16"/>
                      <w:rPrChange w:id="11135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11136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節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11137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11138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次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11139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                       Subject</w:t>
                  </w:r>
                </w:p>
                <w:p w14:paraId="44C05E6E" w14:textId="77777777" w:rsidR="00387BEB" w:rsidRPr="00710858" w:rsidRDefault="00387BEB" w:rsidP="00387BEB">
                  <w:pPr>
                    <w:spacing w:line="180" w:lineRule="exact"/>
                    <w:rPr>
                      <w:rFonts w:eastAsia="標楷體"/>
                      <w:rPrChange w:id="1114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16"/>
                      <w:szCs w:val="16"/>
                      <w:rPrChange w:id="11141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Course        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11142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時間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11143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Time</w:t>
                  </w:r>
                </w:p>
              </w:tc>
              <w:tc>
                <w:tcPr>
                  <w:tcW w:w="1371" w:type="dxa"/>
                  <w:tcBorders>
                    <w:bottom w:val="nil"/>
                  </w:tcBorders>
                  <w:vAlign w:val="center"/>
                </w:tcPr>
                <w:p w14:paraId="22F3762F" w14:textId="77777777" w:rsidR="00387BEB" w:rsidRPr="00710858" w:rsidRDefault="00387BEB" w:rsidP="00387BEB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114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11145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一</w:t>
                  </w:r>
                </w:p>
              </w:tc>
              <w:tc>
                <w:tcPr>
                  <w:tcW w:w="1373" w:type="dxa"/>
                  <w:tcBorders>
                    <w:bottom w:val="nil"/>
                  </w:tcBorders>
                  <w:vAlign w:val="center"/>
                </w:tcPr>
                <w:p w14:paraId="7109A2D7" w14:textId="77777777" w:rsidR="00387BEB" w:rsidRPr="00710858" w:rsidRDefault="00387BEB" w:rsidP="00387BEB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114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11147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二</w:t>
                  </w:r>
                </w:p>
              </w:tc>
              <w:tc>
                <w:tcPr>
                  <w:tcW w:w="1374" w:type="dxa"/>
                  <w:tcBorders>
                    <w:bottom w:val="nil"/>
                  </w:tcBorders>
                  <w:vAlign w:val="center"/>
                </w:tcPr>
                <w:p w14:paraId="19B91409" w14:textId="77777777" w:rsidR="00387BEB" w:rsidRPr="00710858" w:rsidRDefault="00387BEB" w:rsidP="00387BEB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114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11149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三</w:t>
                  </w:r>
                </w:p>
              </w:tc>
              <w:tc>
                <w:tcPr>
                  <w:tcW w:w="1372" w:type="dxa"/>
                  <w:tcBorders>
                    <w:bottom w:val="nil"/>
                  </w:tcBorders>
                  <w:vAlign w:val="center"/>
                </w:tcPr>
                <w:p w14:paraId="6C424F8B" w14:textId="77777777" w:rsidR="00387BEB" w:rsidRPr="00710858" w:rsidRDefault="00387BEB" w:rsidP="00387BEB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115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11151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四</w:t>
                  </w:r>
                </w:p>
              </w:tc>
              <w:tc>
                <w:tcPr>
                  <w:tcW w:w="1372" w:type="dxa"/>
                  <w:tcBorders>
                    <w:bottom w:val="nil"/>
                  </w:tcBorders>
                  <w:vAlign w:val="center"/>
                </w:tcPr>
                <w:p w14:paraId="46F28321" w14:textId="77777777" w:rsidR="00387BEB" w:rsidRPr="00710858" w:rsidRDefault="00387BEB" w:rsidP="00387BEB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115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11153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五</w:t>
                  </w:r>
                </w:p>
              </w:tc>
            </w:tr>
            <w:tr w:rsidR="00710858" w:rsidRPr="00710858" w14:paraId="0FB9B89D" w14:textId="77777777" w:rsidTr="00387BEB">
              <w:trPr>
                <w:cantSplit/>
              </w:trPr>
              <w:tc>
                <w:tcPr>
                  <w:tcW w:w="3803" w:type="dxa"/>
                  <w:gridSpan w:val="4"/>
                  <w:vMerge/>
                </w:tcPr>
                <w:p w14:paraId="0F3BC3D5" w14:textId="77777777" w:rsidR="00387BEB" w:rsidRPr="00710858" w:rsidRDefault="00387BEB" w:rsidP="00387BEB">
                  <w:pPr>
                    <w:spacing w:line="400" w:lineRule="exact"/>
                    <w:rPr>
                      <w:rFonts w:eastAsia="標楷體"/>
                      <w:rPrChange w:id="1115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1371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02D47183" w14:textId="77777777" w:rsidR="00387BEB" w:rsidRPr="00710858" w:rsidRDefault="00387BEB" w:rsidP="00387BEB">
                  <w:pPr>
                    <w:jc w:val="center"/>
                    <w:rPr>
                      <w:rFonts w:eastAsia="標楷體"/>
                      <w:rPrChange w:id="1115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115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Monday</w:t>
                  </w:r>
                </w:p>
              </w:tc>
              <w:tc>
                <w:tcPr>
                  <w:tcW w:w="1373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2B136BBC" w14:textId="77777777" w:rsidR="00387BEB" w:rsidRPr="00710858" w:rsidRDefault="00387BEB" w:rsidP="00387BEB">
                  <w:pPr>
                    <w:jc w:val="center"/>
                    <w:rPr>
                      <w:rFonts w:eastAsia="標楷體"/>
                      <w:rPrChange w:id="1115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115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Tuesday</w:t>
                  </w:r>
                </w:p>
              </w:tc>
              <w:tc>
                <w:tcPr>
                  <w:tcW w:w="1374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2318C72B" w14:textId="77777777" w:rsidR="00387BEB" w:rsidRPr="00710858" w:rsidRDefault="00387BEB" w:rsidP="00387BEB">
                  <w:pPr>
                    <w:jc w:val="center"/>
                    <w:rPr>
                      <w:rFonts w:eastAsia="標楷體"/>
                      <w:spacing w:val="-20"/>
                      <w:rPrChange w:id="11159" w:author="User" w:date="2025-08-27T11:49:00Z">
                        <w:rPr>
                          <w:rFonts w:eastAsia="標楷體"/>
                          <w:color w:val="000000" w:themeColor="text1"/>
                          <w:spacing w:val="-20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pacing w:val="-20"/>
                      <w:rPrChange w:id="11160" w:author="User" w:date="2025-08-27T11:49:00Z">
                        <w:rPr>
                          <w:rFonts w:eastAsia="標楷體"/>
                          <w:color w:val="000000" w:themeColor="text1"/>
                          <w:spacing w:val="-20"/>
                        </w:rPr>
                      </w:rPrChange>
                    </w:rPr>
                    <w:t>Wednesday</w:t>
                  </w:r>
                </w:p>
              </w:tc>
              <w:tc>
                <w:tcPr>
                  <w:tcW w:w="1372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089D8C20" w14:textId="77777777" w:rsidR="00387BEB" w:rsidRPr="00710858" w:rsidRDefault="00387BEB" w:rsidP="00387BEB">
                  <w:pPr>
                    <w:jc w:val="center"/>
                    <w:rPr>
                      <w:rFonts w:eastAsia="標楷體"/>
                      <w:rPrChange w:id="1116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116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Thursday</w:t>
                  </w:r>
                </w:p>
              </w:tc>
              <w:tc>
                <w:tcPr>
                  <w:tcW w:w="1372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1F155063" w14:textId="77777777" w:rsidR="00387BEB" w:rsidRPr="00710858" w:rsidRDefault="00387BEB" w:rsidP="00387BEB">
                  <w:pPr>
                    <w:jc w:val="center"/>
                    <w:rPr>
                      <w:rFonts w:eastAsia="標楷體"/>
                      <w:rPrChange w:id="1116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116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Friday</w:t>
                  </w:r>
                </w:p>
              </w:tc>
            </w:tr>
            <w:tr w:rsidR="00710858" w:rsidRPr="00710858" w14:paraId="470C1489" w14:textId="77777777" w:rsidTr="00387BEB">
              <w:trPr>
                <w:cantSplit/>
                <w:trHeight w:val="419"/>
              </w:trPr>
              <w:tc>
                <w:tcPr>
                  <w:tcW w:w="1201" w:type="dxa"/>
                  <w:vMerge w:val="restart"/>
                  <w:vAlign w:val="center"/>
                </w:tcPr>
                <w:p w14:paraId="62EC1FEC" w14:textId="77777777" w:rsidR="00387BEB" w:rsidRPr="00710858" w:rsidRDefault="00387BEB" w:rsidP="00387BE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11165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11166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上午</w:t>
                  </w:r>
                </w:p>
                <w:p w14:paraId="1791861D" w14:textId="77777777" w:rsidR="00387BEB" w:rsidRPr="00710858" w:rsidRDefault="00387BEB" w:rsidP="00387BE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11167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2"/>
                      <w:szCs w:val="22"/>
                      <w:rPrChange w:id="11168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2"/>
                        </w:rPr>
                      </w:rPrChange>
                    </w:rPr>
                    <w:t>Morning</w:t>
                  </w:r>
                </w:p>
              </w:tc>
              <w:tc>
                <w:tcPr>
                  <w:tcW w:w="2099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14:paraId="44D2D728" w14:textId="77777777" w:rsidR="00387BEB" w:rsidRPr="00710858" w:rsidRDefault="00387BEB" w:rsidP="00387BEB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116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117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7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1171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117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30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1173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117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8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1175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117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05</w:t>
                  </w:r>
                </w:p>
              </w:tc>
              <w:tc>
                <w:tcPr>
                  <w:tcW w:w="503" w:type="dxa"/>
                  <w:tcBorders>
                    <w:bottom w:val="single" w:sz="4" w:space="0" w:color="auto"/>
                  </w:tcBorders>
                  <w:vAlign w:val="center"/>
                </w:tcPr>
                <w:p w14:paraId="67950474" w14:textId="77777777" w:rsidR="00387BEB" w:rsidRPr="00710858" w:rsidRDefault="00387BEB" w:rsidP="00387BEB">
                  <w:pPr>
                    <w:snapToGrid w:val="0"/>
                    <w:jc w:val="center"/>
                    <w:rPr>
                      <w:rFonts w:eastAsia="標楷體"/>
                      <w:rPrChange w:id="1117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117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35</w:t>
                  </w:r>
                </w:p>
              </w:tc>
              <w:tc>
                <w:tcPr>
                  <w:tcW w:w="6862" w:type="dxa"/>
                  <w:gridSpan w:val="5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D8B7B2" w14:textId="77777777" w:rsidR="00387BEB" w:rsidRPr="00710858" w:rsidRDefault="00387BEB" w:rsidP="00387BE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2"/>
                      <w:szCs w:val="32"/>
                      <w:rPrChange w:id="11179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2"/>
                      <w:szCs w:val="32"/>
                      <w:rPrChange w:id="11180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升旗早會、早自習</w:t>
                  </w:r>
                </w:p>
              </w:tc>
            </w:tr>
            <w:tr w:rsidR="00710858" w:rsidRPr="00710858" w14:paraId="0CC8E5F1" w14:textId="77777777" w:rsidTr="00387BEB">
              <w:trPr>
                <w:cantSplit/>
              </w:trPr>
              <w:tc>
                <w:tcPr>
                  <w:tcW w:w="1201" w:type="dxa"/>
                  <w:vMerge/>
                  <w:vAlign w:val="center"/>
                </w:tcPr>
                <w:p w14:paraId="357CA2B0" w14:textId="77777777" w:rsidR="00610C50" w:rsidRPr="00710858" w:rsidRDefault="00610C50" w:rsidP="00610C50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118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097A0864" w14:textId="77777777" w:rsidR="00610C50" w:rsidRPr="00710858" w:rsidRDefault="00610C50" w:rsidP="00610C50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1182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1183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1</w:t>
                  </w:r>
                </w:p>
              </w:tc>
              <w:tc>
                <w:tcPr>
                  <w:tcW w:w="1574" w:type="dxa"/>
                  <w:vAlign w:val="center"/>
                </w:tcPr>
                <w:p w14:paraId="29A09EA0" w14:textId="77777777" w:rsidR="00610C50" w:rsidRPr="00710858" w:rsidRDefault="00610C50" w:rsidP="00610C50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118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118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8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1186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118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</w:p>
                <w:p w14:paraId="11F21FBE" w14:textId="77777777" w:rsidR="00610C50" w:rsidRPr="00710858" w:rsidRDefault="00610C50" w:rsidP="00610C50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118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118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10B877AB" w14:textId="77777777" w:rsidR="00610C50" w:rsidRPr="00710858" w:rsidRDefault="00610C50" w:rsidP="00610C50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119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119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1192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119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</w:tc>
              <w:tc>
                <w:tcPr>
                  <w:tcW w:w="503" w:type="dxa"/>
                  <w:vAlign w:val="center"/>
                </w:tcPr>
                <w:p w14:paraId="0FD3A514" w14:textId="77777777" w:rsidR="00610C50" w:rsidRPr="00710858" w:rsidRDefault="00610C50" w:rsidP="00610C50">
                  <w:pPr>
                    <w:snapToGrid w:val="0"/>
                    <w:jc w:val="center"/>
                    <w:rPr>
                      <w:rFonts w:eastAsia="標楷體"/>
                      <w:rPrChange w:id="1119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119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1E47F2A2" w14:textId="74D8BA63" w:rsidR="00195F95" w:rsidRPr="00710858" w:rsidRDefault="00195F95" w:rsidP="00195F95">
                  <w:pPr>
                    <w:snapToGrid w:val="0"/>
                    <w:jc w:val="center"/>
                    <w:rPr>
                      <w:ins w:id="11196" w:author="Windows 使用者" w:date="2024-08-06T15:28:00Z"/>
                      <w:rFonts w:eastAsia="標楷體"/>
                      <w:sz w:val="36"/>
                      <w:szCs w:val="36"/>
                      <w:rPrChange w:id="11197" w:author="User" w:date="2025-08-27T11:49:00Z">
                        <w:rPr>
                          <w:ins w:id="11198" w:author="Windows 使用者" w:date="2024-08-06T15:2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1199" w:author="Windows 使用者" w:date="2024-08-06T15:28:00Z">
                    <w:del w:id="11200" w:author="User" w:date="2025-08-20T12:15:00Z">
                      <w:r w:rsidRPr="00710858" w:rsidDel="001547FD">
                        <w:rPr>
                          <w:rFonts w:eastAsia="標楷體" w:hint="eastAsia"/>
                          <w:sz w:val="36"/>
                          <w:szCs w:val="36"/>
                          <w:rPrChange w:id="11201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Cs w:val="26"/>
                            </w:rPr>
                          </w:rPrChange>
                        </w:rPr>
                        <w:delText>※</w:delText>
                      </w:r>
                    </w:del>
                    <w:r w:rsidRPr="00710858">
                      <w:rPr>
                        <w:rFonts w:eastAsia="標楷體"/>
                        <w:sz w:val="36"/>
                        <w:szCs w:val="36"/>
                        <w:rPrChange w:id="11202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301</w:t>
                    </w:r>
                  </w:ins>
                </w:p>
                <w:p w14:paraId="377F95CE" w14:textId="49340020" w:rsidR="00610C50" w:rsidRPr="00710858" w:rsidDel="00203EA6" w:rsidRDefault="00195F95" w:rsidP="00195F95">
                  <w:pPr>
                    <w:snapToGrid w:val="0"/>
                    <w:spacing w:line="400" w:lineRule="exact"/>
                    <w:jc w:val="center"/>
                    <w:rPr>
                      <w:del w:id="11203" w:author="Windows 使用者" w:date="2024-08-06T15:23:00Z"/>
                      <w:rFonts w:eastAsia="標楷體"/>
                      <w:sz w:val="36"/>
                      <w:szCs w:val="36"/>
                      <w:rPrChange w:id="11204" w:author="User" w:date="2025-08-27T11:49:00Z">
                        <w:rPr>
                          <w:del w:id="11205" w:author="Windows 使用者" w:date="2024-08-06T15:2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1206" w:author="Windows 使用者" w:date="2024-08-06T15:28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120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健教</w:t>
                    </w:r>
                  </w:ins>
                  <w:del w:id="11208" w:author="Windows 使用者" w:date="2024-08-06T15:23:00Z">
                    <w:r w:rsidR="00D20CD6" w:rsidRPr="00710858" w:rsidDel="00203EA6">
                      <w:rPr>
                        <w:rFonts w:eastAsia="標楷體" w:hint="eastAsia"/>
                        <w:szCs w:val="26"/>
                        <w:rPrChange w:id="11209" w:author="User" w:date="2025-08-27T11:49:00Z">
                          <w:rPr>
                            <w:rFonts w:eastAsia="標楷體" w:hint="eastAsia"/>
                            <w:color w:val="000000" w:themeColor="text1"/>
                            <w:szCs w:val="26"/>
                          </w:rPr>
                        </w:rPrChange>
                      </w:rPr>
                      <w:delText>※</w:delText>
                    </w:r>
                    <w:r w:rsidR="00D54775" w:rsidRPr="00710858" w:rsidDel="00203EA6">
                      <w:rPr>
                        <w:rFonts w:eastAsia="標楷體"/>
                        <w:sz w:val="36"/>
                        <w:szCs w:val="36"/>
                        <w:rPrChange w:id="11210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301</w:delText>
                    </w:r>
                  </w:del>
                </w:p>
                <w:p w14:paraId="0EE18F34" w14:textId="2C60E45B" w:rsidR="00D54775" w:rsidRPr="00710858" w:rsidRDefault="00D54775" w:rsidP="00C7303A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121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1212" w:author="Windows 使用者" w:date="2024-08-06T15:23:00Z">
                    <w:r w:rsidRPr="00710858" w:rsidDel="00203EA6">
                      <w:rPr>
                        <w:rFonts w:eastAsia="標楷體" w:hint="eastAsia"/>
                        <w:sz w:val="36"/>
                        <w:szCs w:val="36"/>
                        <w:rPrChange w:id="1121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童軍</w:delText>
                    </w:r>
                  </w:del>
                  <w:r w:rsidR="006D0C59" w:rsidRPr="00710858">
                    <w:rPr>
                      <w:rFonts w:eastAsia="標楷體"/>
                      <w:sz w:val="36"/>
                      <w:szCs w:val="36"/>
                      <w:rPrChange w:id="1121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 xml:space="preserve">  </w:t>
                  </w:r>
                </w:p>
              </w:tc>
              <w:tc>
                <w:tcPr>
                  <w:tcW w:w="1373" w:type="dxa"/>
                  <w:vAlign w:val="center"/>
                </w:tcPr>
                <w:p w14:paraId="58918356" w14:textId="77777777" w:rsidR="001F4EDF" w:rsidRPr="00710858" w:rsidRDefault="001F4EDF" w:rsidP="001F4EDF">
                  <w:pPr>
                    <w:snapToGrid w:val="0"/>
                    <w:spacing w:line="360" w:lineRule="exact"/>
                    <w:jc w:val="center"/>
                    <w:rPr>
                      <w:ins w:id="11215" w:author="User" w:date="2025-08-26T12:37:00Z"/>
                      <w:rFonts w:eastAsia="標楷體"/>
                      <w:sz w:val="36"/>
                      <w:szCs w:val="36"/>
                      <w:rPrChange w:id="11216" w:author="User" w:date="2025-08-27T11:49:00Z">
                        <w:rPr>
                          <w:ins w:id="11217" w:author="User" w:date="2025-08-26T12:3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1218" w:author="User" w:date="2025-08-26T12:37:00Z">
                    <w:r w:rsidRPr="00710858">
                      <w:rPr>
                        <w:rFonts w:eastAsia="標楷體"/>
                        <w:sz w:val="36"/>
                        <w:szCs w:val="36"/>
                        <w:rPrChange w:id="11219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101</w:t>
                    </w:r>
                  </w:ins>
                </w:p>
                <w:p w14:paraId="7E3F896A" w14:textId="28FEBF89" w:rsidR="005C7536" w:rsidRPr="00710858" w:rsidRDefault="001F4EDF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28"/>
                      <w:szCs w:val="28"/>
                      <w:rPrChange w:id="11220" w:author="User" w:date="2025-08-27T11:49:00Z">
                        <w:rPr>
                          <w:rFonts w:eastAsia="標楷體"/>
                          <w:color w:val="000000" w:themeColor="text1"/>
                          <w:sz w:val="28"/>
                          <w:szCs w:val="28"/>
                        </w:rPr>
                      </w:rPrChange>
                    </w:rPr>
                  </w:pPr>
                  <w:ins w:id="11221" w:author="User" w:date="2025-08-26T12:37:00Z">
                    <w:r w:rsidRPr="00710858">
                      <w:rPr>
                        <w:rFonts w:eastAsia="標楷體" w:hint="eastAsia"/>
                        <w:sz w:val="28"/>
                        <w:szCs w:val="36"/>
                        <w:rPrChange w:id="1122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t>環境探索</w:t>
                    </w:r>
                  </w:ins>
                </w:p>
              </w:tc>
              <w:tc>
                <w:tcPr>
                  <w:tcW w:w="1374" w:type="dxa"/>
                  <w:vAlign w:val="center"/>
                </w:tcPr>
                <w:p w14:paraId="4193C4E5" w14:textId="380E6EA5" w:rsidR="00D04FBB" w:rsidRPr="00710858" w:rsidDel="00E57F90" w:rsidRDefault="00D04FBB" w:rsidP="00D04FBB">
                  <w:pPr>
                    <w:snapToGrid w:val="0"/>
                    <w:spacing w:line="360" w:lineRule="exact"/>
                    <w:jc w:val="center"/>
                    <w:rPr>
                      <w:del w:id="11223" w:author="Windows 使用者" w:date="2024-08-06T15:42:00Z"/>
                      <w:rFonts w:eastAsia="標楷體"/>
                      <w:sz w:val="36"/>
                      <w:szCs w:val="36"/>
                      <w:rPrChange w:id="11224" w:author="User" w:date="2025-08-27T11:49:00Z">
                        <w:rPr>
                          <w:del w:id="11225" w:author="Windows 使用者" w:date="2024-08-06T15:4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1226" w:author="Windows 使用者" w:date="2024-08-06T15:42:00Z">
                    <w:r w:rsidRPr="00710858" w:rsidDel="00E57F90">
                      <w:rPr>
                        <w:rFonts w:eastAsia="標楷體"/>
                        <w:sz w:val="36"/>
                        <w:szCs w:val="36"/>
                        <w:rPrChange w:id="11227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101</w:delText>
                    </w:r>
                  </w:del>
                </w:p>
                <w:p w14:paraId="7DC3BCA7" w14:textId="1CB77D92" w:rsidR="00610C50" w:rsidRPr="00710858" w:rsidRDefault="00D04FBB" w:rsidP="00D04FB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122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1229" w:author="Windows 使用者" w:date="2024-08-06T15:42:00Z">
                    <w:r w:rsidRPr="00710858" w:rsidDel="00E57F90">
                      <w:rPr>
                        <w:rFonts w:eastAsia="標楷體" w:hint="eastAsia"/>
                        <w:sz w:val="36"/>
                        <w:szCs w:val="36"/>
                        <w:rPrChange w:id="1123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自然</w:delText>
                    </w:r>
                  </w:del>
                </w:p>
              </w:tc>
              <w:tc>
                <w:tcPr>
                  <w:tcW w:w="1372" w:type="dxa"/>
                  <w:vAlign w:val="center"/>
                </w:tcPr>
                <w:p w14:paraId="7A993618" w14:textId="77777777" w:rsidR="007C3B56" w:rsidRPr="00710858" w:rsidRDefault="007C3B56" w:rsidP="007C3B56">
                  <w:pPr>
                    <w:snapToGrid w:val="0"/>
                    <w:spacing w:line="360" w:lineRule="exact"/>
                    <w:jc w:val="center"/>
                    <w:rPr>
                      <w:ins w:id="11231" w:author="User" w:date="2025-08-19T11:25:00Z"/>
                      <w:rFonts w:eastAsia="標楷體"/>
                      <w:sz w:val="36"/>
                      <w:szCs w:val="36"/>
                      <w:rPrChange w:id="11232" w:author="User" w:date="2025-08-27T11:49:00Z">
                        <w:rPr>
                          <w:ins w:id="11233" w:author="User" w:date="2025-08-19T11:25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1234" w:author="User" w:date="2025-08-19T11:25:00Z">
                    <w:r w:rsidRPr="00710858">
                      <w:rPr>
                        <w:rFonts w:eastAsia="標楷體"/>
                        <w:sz w:val="36"/>
                        <w:szCs w:val="36"/>
                        <w:rPrChange w:id="11235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101</w:t>
                    </w:r>
                  </w:ins>
                </w:p>
                <w:p w14:paraId="3DC57948" w14:textId="62BD2E61" w:rsidR="007D63C8" w:rsidRPr="00710858" w:rsidDel="007C3B56" w:rsidRDefault="007C3B56" w:rsidP="007C3B56">
                  <w:pPr>
                    <w:snapToGrid w:val="0"/>
                    <w:spacing w:line="360" w:lineRule="exact"/>
                    <w:jc w:val="center"/>
                    <w:rPr>
                      <w:ins w:id="11236" w:author="Windows 使用者" w:date="2024-08-12T12:07:00Z"/>
                      <w:del w:id="11237" w:author="User" w:date="2025-08-19T11:24:00Z"/>
                      <w:rFonts w:eastAsia="標楷體"/>
                      <w:sz w:val="36"/>
                      <w:szCs w:val="36"/>
                      <w:rPrChange w:id="11238" w:author="User" w:date="2025-08-27T11:49:00Z">
                        <w:rPr>
                          <w:ins w:id="11239" w:author="Windows 使用者" w:date="2024-08-12T12:07:00Z"/>
                          <w:del w:id="11240" w:author="User" w:date="2025-08-19T11:2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1241" w:author="User" w:date="2025-08-19T11:25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124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自然</w:t>
                    </w:r>
                  </w:ins>
                  <w:ins w:id="11243" w:author="Windows 使用者" w:date="2024-08-12T12:07:00Z">
                    <w:del w:id="11244" w:author="User" w:date="2025-08-19T11:24:00Z">
                      <w:r w:rsidR="007D63C8" w:rsidRPr="00710858" w:rsidDel="007C3B56">
                        <w:rPr>
                          <w:rFonts w:eastAsia="標楷體"/>
                          <w:sz w:val="36"/>
                          <w:szCs w:val="36"/>
                          <w:rPrChange w:id="11245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101</w:delText>
                      </w:r>
                    </w:del>
                  </w:ins>
                </w:p>
                <w:p w14:paraId="59295365" w14:textId="0F303F58" w:rsidR="00610C50" w:rsidRPr="00710858" w:rsidRDefault="007D63C8" w:rsidP="007D63C8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124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1247" w:author="Windows 使用者" w:date="2024-08-12T12:07:00Z">
                    <w:del w:id="11248" w:author="User" w:date="2025-08-19T11:24:00Z">
                      <w:r w:rsidRPr="00710858" w:rsidDel="007C3B56">
                        <w:rPr>
                          <w:rFonts w:eastAsia="標楷體" w:hint="eastAsia"/>
                          <w:sz w:val="28"/>
                          <w:szCs w:val="36"/>
                          <w:rPrChange w:id="11249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36"/>
                            </w:rPr>
                          </w:rPrChange>
                        </w:rPr>
                        <w:delText>環境探索</w:delText>
                      </w:r>
                    </w:del>
                  </w:ins>
                </w:p>
              </w:tc>
              <w:tc>
                <w:tcPr>
                  <w:tcW w:w="1372" w:type="dxa"/>
                  <w:vAlign w:val="center"/>
                </w:tcPr>
                <w:p w14:paraId="217125EE" w14:textId="54DFA778" w:rsidR="00610C50" w:rsidRPr="00710858" w:rsidRDefault="00610C50" w:rsidP="00EF56BD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125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14:paraId="34E30C80" w14:textId="77777777" w:rsidTr="00387BEB">
              <w:trPr>
                <w:cantSplit/>
              </w:trPr>
              <w:tc>
                <w:tcPr>
                  <w:tcW w:w="1201" w:type="dxa"/>
                  <w:vMerge/>
                  <w:vAlign w:val="center"/>
                </w:tcPr>
                <w:p w14:paraId="122A1729" w14:textId="77777777" w:rsidR="00650BD4" w:rsidRPr="00710858" w:rsidRDefault="00650BD4" w:rsidP="00650BD4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125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73C733BE" w14:textId="77777777" w:rsidR="00650BD4" w:rsidRPr="00710858" w:rsidRDefault="00650BD4" w:rsidP="00650BD4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1252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1253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2</w:t>
                  </w:r>
                </w:p>
              </w:tc>
              <w:tc>
                <w:tcPr>
                  <w:tcW w:w="1574" w:type="dxa"/>
                  <w:vAlign w:val="center"/>
                </w:tcPr>
                <w:p w14:paraId="3C18F48A" w14:textId="77777777" w:rsidR="00650BD4" w:rsidRPr="00710858" w:rsidRDefault="00650BD4" w:rsidP="00650BD4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125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125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1256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125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</w:p>
                <w:p w14:paraId="246A16FE" w14:textId="77777777" w:rsidR="00650BD4" w:rsidRPr="00710858" w:rsidRDefault="00650BD4" w:rsidP="00650BD4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125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125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1500E558" w14:textId="77777777" w:rsidR="00650BD4" w:rsidRPr="00710858" w:rsidRDefault="00650BD4" w:rsidP="00650BD4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126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126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1262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126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</w:tc>
              <w:tc>
                <w:tcPr>
                  <w:tcW w:w="503" w:type="dxa"/>
                  <w:vAlign w:val="center"/>
                </w:tcPr>
                <w:p w14:paraId="5E6B16FE" w14:textId="77777777" w:rsidR="00650BD4" w:rsidRPr="00710858" w:rsidRDefault="00650BD4" w:rsidP="00650BD4">
                  <w:pPr>
                    <w:snapToGrid w:val="0"/>
                    <w:jc w:val="center"/>
                    <w:rPr>
                      <w:rFonts w:eastAsia="標楷體"/>
                      <w:rPrChange w:id="1126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126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tcBorders>
                    <w:bottom w:val="single" w:sz="4" w:space="0" w:color="auto"/>
                  </w:tcBorders>
                  <w:vAlign w:val="center"/>
                </w:tcPr>
                <w:p w14:paraId="0DDAA810" w14:textId="1D36C740" w:rsidR="007D63C8" w:rsidRPr="00710858" w:rsidDel="007C3B56" w:rsidRDefault="007D63C8" w:rsidP="007D63C8">
                  <w:pPr>
                    <w:snapToGrid w:val="0"/>
                    <w:spacing w:line="360" w:lineRule="exact"/>
                    <w:jc w:val="center"/>
                    <w:rPr>
                      <w:ins w:id="11266" w:author="Windows 使用者" w:date="2024-08-12T12:06:00Z"/>
                      <w:del w:id="11267" w:author="User" w:date="2025-08-19T11:24:00Z"/>
                      <w:rFonts w:eastAsia="標楷體"/>
                      <w:sz w:val="36"/>
                      <w:szCs w:val="36"/>
                      <w:rPrChange w:id="11268" w:author="User" w:date="2025-08-27T11:49:00Z">
                        <w:rPr>
                          <w:ins w:id="11269" w:author="Windows 使用者" w:date="2024-08-12T12:06:00Z"/>
                          <w:del w:id="11270" w:author="User" w:date="2025-08-19T11:2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1271" w:author="Windows 使用者" w:date="2024-08-12T12:06:00Z">
                    <w:del w:id="11272" w:author="User" w:date="2025-08-19T11:24:00Z">
                      <w:r w:rsidRPr="00710858" w:rsidDel="007C3B56">
                        <w:rPr>
                          <w:rFonts w:eastAsia="標楷體"/>
                          <w:sz w:val="36"/>
                          <w:szCs w:val="36"/>
                          <w:rPrChange w:id="11273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101</w:delText>
                      </w:r>
                    </w:del>
                  </w:ins>
                </w:p>
                <w:p w14:paraId="4D5DE6B0" w14:textId="5986938D" w:rsidR="00650BD4" w:rsidRPr="00710858" w:rsidRDefault="007D63C8" w:rsidP="007D63C8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1127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1275" w:author="Windows 使用者" w:date="2024-08-12T12:06:00Z">
                    <w:del w:id="11276" w:author="User" w:date="2025-08-19T11:24:00Z">
                      <w:r w:rsidRPr="00710858" w:rsidDel="007C3B56">
                        <w:rPr>
                          <w:rFonts w:eastAsia="標楷體" w:hint="eastAsia"/>
                          <w:sz w:val="36"/>
                          <w:szCs w:val="36"/>
                          <w:rPrChange w:id="11277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自然</w:delText>
                      </w:r>
                    </w:del>
                  </w:ins>
                </w:p>
              </w:tc>
              <w:tc>
                <w:tcPr>
                  <w:tcW w:w="1373" w:type="dxa"/>
                  <w:tcBorders>
                    <w:bottom w:val="single" w:sz="4" w:space="0" w:color="auto"/>
                  </w:tcBorders>
                  <w:vAlign w:val="center"/>
                </w:tcPr>
                <w:p w14:paraId="02637DD3" w14:textId="2B4D5E26" w:rsidR="004F51E1" w:rsidRPr="00710858" w:rsidDel="007C3B56" w:rsidRDefault="004F51E1" w:rsidP="004F51E1">
                  <w:pPr>
                    <w:snapToGrid w:val="0"/>
                    <w:jc w:val="center"/>
                    <w:rPr>
                      <w:ins w:id="11278" w:author="Windows 使用者" w:date="2024-08-22T11:58:00Z"/>
                      <w:del w:id="11279" w:author="User" w:date="2025-08-19T11:24:00Z"/>
                      <w:rFonts w:eastAsia="標楷體"/>
                      <w:sz w:val="36"/>
                      <w:szCs w:val="36"/>
                      <w:rPrChange w:id="11280" w:author="User" w:date="2025-08-27T11:49:00Z">
                        <w:rPr>
                          <w:ins w:id="11281" w:author="Windows 使用者" w:date="2024-08-22T11:58:00Z"/>
                          <w:del w:id="11282" w:author="User" w:date="2025-08-19T11:2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1283" w:author="Windows 使用者" w:date="2024-08-22T11:58:00Z">
                    <w:del w:id="11284" w:author="User" w:date="2025-08-19T11:24:00Z">
                      <w:r w:rsidRPr="00710858" w:rsidDel="007C3B56">
                        <w:rPr>
                          <w:rFonts w:eastAsia="標楷體" w:hint="eastAsia"/>
                          <w:sz w:val="36"/>
                          <w:szCs w:val="36"/>
                          <w:rPrChange w:id="11285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※</w:delText>
                      </w:r>
                      <w:r w:rsidRPr="00710858" w:rsidDel="007C3B56">
                        <w:rPr>
                          <w:rFonts w:eastAsia="標楷體"/>
                          <w:sz w:val="36"/>
                          <w:szCs w:val="36"/>
                          <w:rPrChange w:id="11286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201</w:delText>
                      </w:r>
                    </w:del>
                  </w:ins>
                </w:p>
                <w:p w14:paraId="2667D4AB" w14:textId="52219339" w:rsidR="00650BD4" w:rsidRPr="00710858" w:rsidRDefault="004F51E1" w:rsidP="004F51E1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1128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1288" w:author="Windows 使用者" w:date="2024-08-22T11:58:00Z">
                    <w:del w:id="11289" w:author="User" w:date="2025-08-19T11:24:00Z">
                      <w:r w:rsidRPr="00710858" w:rsidDel="007C3B56">
                        <w:rPr>
                          <w:rFonts w:eastAsia="標楷體" w:hint="eastAsia"/>
                          <w:sz w:val="36"/>
                          <w:szCs w:val="36"/>
                          <w:rPrChange w:id="11290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健教</w:delText>
                      </w:r>
                    </w:del>
                  </w:ins>
                </w:p>
              </w:tc>
              <w:tc>
                <w:tcPr>
                  <w:tcW w:w="1374" w:type="dxa"/>
                  <w:tcBorders>
                    <w:bottom w:val="single" w:sz="4" w:space="0" w:color="auto"/>
                  </w:tcBorders>
                  <w:vAlign w:val="center"/>
                </w:tcPr>
                <w:p w14:paraId="785658B8" w14:textId="19BC0B1B" w:rsidR="00650BD4" w:rsidRPr="00710858" w:rsidRDefault="00650BD4" w:rsidP="00E57F90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129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tcBorders>
                    <w:bottom w:val="single" w:sz="4" w:space="0" w:color="auto"/>
                  </w:tcBorders>
                  <w:vAlign w:val="center"/>
                </w:tcPr>
                <w:p w14:paraId="2D54798A" w14:textId="21A6B13D" w:rsidR="00D04FBB" w:rsidRPr="00710858" w:rsidDel="007D63C8" w:rsidRDefault="00D04FBB" w:rsidP="00D04FBB">
                  <w:pPr>
                    <w:snapToGrid w:val="0"/>
                    <w:spacing w:line="360" w:lineRule="exact"/>
                    <w:jc w:val="center"/>
                    <w:rPr>
                      <w:del w:id="11292" w:author="Windows 使用者" w:date="2024-08-12T12:07:00Z"/>
                      <w:rFonts w:eastAsia="標楷體"/>
                      <w:sz w:val="36"/>
                      <w:szCs w:val="36"/>
                      <w:rPrChange w:id="11293" w:author="User" w:date="2025-08-27T11:49:00Z">
                        <w:rPr>
                          <w:del w:id="11294" w:author="Windows 使用者" w:date="2024-08-12T12:0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1295" w:author="Windows 使用者" w:date="2024-08-12T12:07:00Z">
                    <w:r w:rsidRPr="00710858" w:rsidDel="007D63C8">
                      <w:rPr>
                        <w:rFonts w:eastAsia="標楷體"/>
                        <w:sz w:val="36"/>
                        <w:szCs w:val="36"/>
                        <w:rPrChange w:id="11296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101</w:delText>
                    </w:r>
                  </w:del>
                </w:p>
                <w:p w14:paraId="23967851" w14:textId="12EA337A" w:rsidR="00650BD4" w:rsidRPr="00710858" w:rsidRDefault="00D04FBB" w:rsidP="00D04FBB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129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1298" w:author="Windows 使用者" w:date="2024-08-12T12:07:00Z">
                    <w:r w:rsidRPr="00710858" w:rsidDel="007D63C8">
                      <w:rPr>
                        <w:rFonts w:eastAsia="標楷體" w:hint="eastAsia"/>
                        <w:sz w:val="28"/>
                        <w:szCs w:val="36"/>
                        <w:rPrChange w:id="1129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delText>環境探索</w:delText>
                    </w:r>
                  </w:del>
                </w:p>
              </w:tc>
              <w:tc>
                <w:tcPr>
                  <w:tcW w:w="1372" w:type="dxa"/>
                  <w:tcBorders>
                    <w:bottom w:val="single" w:sz="4" w:space="0" w:color="auto"/>
                  </w:tcBorders>
                  <w:vAlign w:val="center"/>
                </w:tcPr>
                <w:p w14:paraId="5E927D70" w14:textId="204446FB" w:rsidR="00650BD4" w:rsidRPr="00710858" w:rsidRDefault="00650BD4" w:rsidP="00752E28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130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14:paraId="42B58BB5" w14:textId="77777777" w:rsidTr="00387BEB">
              <w:trPr>
                <w:cantSplit/>
                <w:trHeight w:val="1135"/>
              </w:trPr>
              <w:tc>
                <w:tcPr>
                  <w:tcW w:w="1201" w:type="dxa"/>
                  <w:vMerge/>
                  <w:vAlign w:val="center"/>
                </w:tcPr>
                <w:p w14:paraId="05636A0A" w14:textId="77777777" w:rsidR="00650BD4" w:rsidRPr="00710858" w:rsidRDefault="00650BD4" w:rsidP="00650BD4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130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51E7A573" w14:textId="77777777" w:rsidR="00650BD4" w:rsidRPr="00710858" w:rsidRDefault="00650BD4" w:rsidP="00650BD4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1302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1303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3</w:t>
                  </w:r>
                </w:p>
              </w:tc>
              <w:tc>
                <w:tcPr>
                  <w:tcW w:w="1574" w:type="dxa"/>
                  <w:vAlign w:val="center"/>
                </w:tcPr>
                <w:p w14:paraId="3EC2FFE0" w14:textId="77777777" w:rsidR="00650BD4" w:rsidRPr="00710858" w:rsidRDefault="00650BD4" w:rsidP="00650BD4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130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130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1306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130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</w:p>
                <w:p w14:paraId="59DEF8B5" w14:textId="77777777" w:rsidR="00650BD4" w:rsidRPr="00710858" w:rsidRDefault="00650BD4" w:rsidP="00650BD4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130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130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59F82AC4" w14:textId="77777777" w:rsidR="00650BD4" w:rsidRPr="00710858" w:rsidRDefault="00650BD4" w:rsidP="00650BD4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131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131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1312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131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</w:tc>
              <w:tc>
                <w:tcPr>
                  <w:tcW w:w="503" w:type="dxa"/>
                  <w:vAlign w:val="center"/>
                </w:tcPr>
                <w:p w14:paraId="208D9A70" w14:textId="77777777" w:rsidR="00650BD4" w:rsidRPr="00710858" w:rsidRDefault="00650BD4" w:rsidP="00650BD4">
                  <w:pPr>
                    <w:snapToGrid w:val="0"/>
                    <w:spacing w:before="120" w:after="120"/>
                    <w:jc w:val="center"/>
                    <w:rPr>
                      <w:rFonts w:eastAsia="標楷體"/>
                      <w:rPrChange w:id="1131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131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1AD775FF" w14:textId="77777777" w:rsidR="007C3B56" w:rsidRPr="00710858" w:rsidRDefault="007C3B56" w:rsidP="007C3B56">
                  <w:pPr>
                    <w:snapToGrid w:val="0"/>
                    <w:spacing w:line="360" w:lineRule="exact"/>
                    <w:jc w:val="center"/>
                    <w:rPr>
                      <w:ins w:id="11316" w:author="User" w:date="2025-08-19T11:24:00Z"/>
                      <w:rFonts w:eastAsia="標楷體"/>
                      <w:sz w:val="36"/>
                      <w:szCs w:val="36"/>
                      <w:rPrChange w:id="11317" w:author="User" w:date="2025-08-27T11:49:00Z">
                        <w:rPr>
                          <w:ins w:id="11318" w:author="User" w:date="2025-08-19T11:2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1319" w:author="User" w:date="2025-08-19T11:24:00Z">
                    <w:r w:rsidRPr="00710858">
                      <w:rPr>
                        <w:rFonts w:eastAsia="標楷體"/>
                        <w:sz w:val="36"/>
                        <w:szCs w:val="36"/>
                        <w:rPrChange w:id="11320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101</w:t>
                    </w:r>
                  </w:ins>
                </w:p>
                <w:p w14:paraId="5A3597B2" w14:textId="56D66F15" w:rsidR="00650BD4" w:rsidRPr="00710858" w:rsidRDefault="007C3B56" w:rsidP="007C3B56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28"/>
                      <w:szCs w:val="28"/>
                      <w:rPrChange w:id="11321" w:author="User" w:date="2025-08-27T11:49:00Z">
                        <w:rPr>
                          <w:rFonts w:eastAsia="標楷體"/>
                          <w:color w:val="000000" w:themeColor="text1"/>
                          <w:sz w:val="28"/>
                          <w:szCs w:val="28"/>
                        </w:rPr>
                      </w:rPrChange>
                    </w:rPr>
                  </w:pPr>
                  <w:ins w:id="11322" w:author="User" w:date="2025-08-19T11:24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132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自然</w:t>
                    </w:r>
                  </w:ins>
                </w:p>
              </w:tc>
              <w:tc>
                <w:tcPr>
                  <w:tcW w:w="1373" w:type="dxa"/>
                  <w:vAlign w:val="center"/>
                </w:tcPr>
                <w:p w14:paraId="114105F8" w14:textId="13C3F3FD" w:rsidR="00875E0E" w:rsidRPr="00710858" w:rsidDel="00203EA6" w:rsidRDefault="007D38FE" w:rsidP="00875E0E">
                  <w:pPr>
                    <w:snapToGrid w:val="0"/>
                    <w:spacing w:before="120" w:after="120" w:line="360" w:lineRule="exact"/>
                    <w:jc w:val="center"/>
                    <w:rPr>
                      <w:del w:id="11324" w:author="Windows 使用者" w:date="2024-08-06T15:23:00Z"/>
                      <w:rFonts w:eastAsia="標楷體"/>
                      <w:sz w:val="36"/>
                      <w:szCs w:val="36"/>
                      <w:rPrChange w:id="11325" w:author="User" w:date="2025-08-27T11:49:00Z">
                        <w:rPr>
                          <w:del w:id="11326" w:author="Windows 使用者" w:date="2024-08-06T15:2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1327" w:author="Windows 使用者" w:date="2024-08-06T15:23:00Z">
                    <w:r w:rsidRPr="00710858" w:rsidDel="00203EA6">
                      <w:rPr>
                        <w:rFonts w:eastAsia="標楷體" w:hint="eastAsia"/>
                        <w:szCs w:val="26"/>
                        <w:rPrChange w:id="11328" w:author="User" w:date="2025-08-27T11:49:00Z">
                          <w:rPr>
                            <w:rFonts w:eastAsia="標楷體" w:hint="eastAsia"/>
                            <w:color w:val="000000" w:themeColor="text1"/>
                            <w:szCs w:val="26"/>
                          </w:rPr>
                        </w:rPrChange>
                      </w:rPr>
                      <w:delText>※</w:delText>
                    </w:r>
                    <w:r w:rsidR="00875E0E" w:rsidRPr="00710858" w:rsidDel="00203EA6">
                      <w:rPr>
                        <w:rFonts w:eastAsia="標楷體"/>
                        <w:sz w:val="36"/>
                        <w:szCs w:val="36"/>
                        <w:rPrChange w:id="11329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301</w:delText>
                    </w:r>
                  </w:del>
                </w:p>
                <w:p w14:paraId="55097FC6" w14:textId="5F73EBF4" w:rsidR="00650BD4" w:rsidRPr="00710858" w:rsidRDefault="00875E0E" w:rsidP="00875E0E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133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1331" w:author="Windows 使用者" w:date="2024-08-06T15:23:00Z">
                    <w:r w:rsidRPr="00710858" w:rsidDel="00203EA6">
                      <w:rPr>
                        <w:rFonts w:eastAsia="標楷體" w:hint="eastAsia"/>
                        <w:sz w:val="36"/>
                        <w:szCs w:val="36"/>
                        <w:rPrChange w:id="1133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資科</w:delText>
                    </w:r>
                  </w:del>
                </w:p>
              </w:tc>
              <w:tc>
                <w:tcPr>
                  <w:tcW w:w="1374" w:type="dxa"/>
                  <w:vAlign w:val="center"/>
                </w:tcPr>
                <w:p w14:paraId="528C73FC" w14:textId="79484B49" w:rsidR="00650BD4" w:rsidRPr="00710858" w:rsidRDefault="00650BD4" w:rsidP="004C5A60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1133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79C895C5" w14:textId="24BDD536" w:rsidR="00650BD4" w:rsidRPr="00710858" w:rsidDel="007D63C8" w:rsidRDefault="008418C6" w:rsidP="003337F9">
                  <w:pPr>
                    <w:snapToGrid w:val="0"/>
                    <w:spacing w:before="120" w:after="120" w:line="360" w:lineRule="exact"/>
                    <w:jc w:val="center"/>
                    <w:rPr>
                      <w:del w:id="11334" w:author="Windows 使用者" w:date="2024-08-12T12:07:00Z"/>
                      <w:rFonts w:eastAsia="標楷體"/>
                      <w:sz w:val="36"/>
                      <w:szCs w:val="36"/>
                      <w:rPrChange w:id="11335" w:author="User" w:date="2025-08-27T11:49:00Z">
                        <w:rPr>
                          <w:del w:id="11336" w:author="Windows 使用者" w:date="2024-08-12T12:0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1337" w:author="Windows 使用者" w:date="2024-08-12T12:07:00Z">
                    <w:r w:rsidRPr="00710858" w:rsidDel="007D63C8">
                      <w:rPr>
                        <w:rFonts w:eastAsia="標楷體"/>
                        <w:sz w:val="36"/>
                        <w:szCs w:val="36"/>
                        <w:rPrChange w:id="11338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101</w:delText>
                    </w:r>
                  </w:del>
                </w:p>
                <w:p w14:paraId="714A7D09" w14:textId="21A949FE" w:rsidR="008418C6" w:rsidRPr="00710858" w:rsidRDefault="008418C6" w:rsidP="003337F9">
                  <w:pPr>
                    <w:snapToGrid w:val="0"/>
                    <w:spacing w:before="120" w:after="120"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1133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1340" w:author="Windows 使用者" w:date="2024-08-12T12:07:00Z">
                    <w:r w:rsidRPr="00710858" w:rsidDel="007D63C8">
                      <w:rPr>
                        <w:rFonts w:eastAsia="標楷體" w:hint="eastAsia"/>
                        <w:sz w:val="36"/>
                        <w:szCs w:val="36"/>
                        <w:rPrChange w:id="1134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健教</w:delText>
                    </w:r>
                  </w:del>
                </w:p>
              </w:tc>
              <w:tc>
                <w:tcPr>
                  <w:tcW w:w="1372" w:type="dxa"/>
                  <w:vAlign w:val="center"/>
                </w:tcPr>
                <w:p w14:paraId="3EF40128" w14:textId="3480B21B" w:rsidR="00752E28" w:rsidRPr="00710858" w:rsidDel="007C3B56" w:rsidRDefault="00752E28" w:rsidP="00752E28">
                  <w:pPr>
                    <w:snapToGrid w:val="0"/>
                    <w:spacing w:before="120" w:after="120" w:line="360" w:lineRule="exact"/>
                    <w:jc w:val="center"/>
                    <w:rPr>
                      <w:ins w:id="11342" w:author="Windows 使用者" w:date="2024-08-13T09:38:00Z"/>
                      <w:del w:id="11343" w:author="User" w:date="2025-08-19T11:25:00Z"/>
                      <w:rFonts w:eastAsia="標楷體"/>
                      <w:sz w:val="36"/>
                      <w:szCs w:val="36"/>
                      <w:rPrChange w:id="11344" w:author="User" w:date="2025-08-27T11:49:00Z">
                        <w:rPr>
                          <w:ins w:id="11345" w:author="Windows 使用者" w:date="2024-08-13T09:38:00Z"/>
                          <w:del w:id="11346" w:author="User" w:date="2025-08-19T11:25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1347" w:author="Windows 使用者" w:date="2024-08-13T09:38:00Z">
                    <w:del w:id="11348" w:author="User" w:date="2025-08-19T11:25:00Z">
                      <w:r w:rsidRPr="00710858" w:rsidDel="007C3B56">
                        <w:rPr>
                          <w:rFonts w:eastAsia="標楷體"/>
                          <w:sz w:val="36"/>
                          <w:szCs w:val="36"/>
                          <w:rPrChange w:id="11349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101</w:delText>
                      </w:r>
                    </w:del>
                  </w:ins>
                </w:p>
                <w:p w14:paraId="51ABB116" w14:textId="483D8648" w:rsidR="00650BD4" w:rsidRPr="00710858" w:rsidRDefault="00752E28" w:rsidP="00752E28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28"/>
                      <w:szCs w:val="36"/>
                      <w:rPrChange w:id="11350" w:author="User" w:date="2025-08-27T11:49:00Z">
                        <w:rPr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</w:pPr>
                  <w:ins w:id="11351" w:author="Windows 使用者" w:date="2024-08-13T09:38:00Z">
                    <w:del w:id="11352" w:author="User" w:date="2025-08-19T11:25:00Z">
                      <w:r w:rsidRPr="00710858" w:rsidDel="007C3B56">
                        <w:rPr>
                          <w:rFonts w:eastAsia="標楷體" w:hint="eastAsia"/>
                          <w:sz w:val="36"/>
                          <w:szCs w:val="36"/>
                          <w:rPrChange w:id="11353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資科</w:delText>
                      </w:r>
                    </w:del>
                  </w:ins>
                </w:p>
              </w:tc>
            </w:tr>
            <w:tr w:rsidR="00710858" w:rsidRPr="00710858" w14:paraId="4CCE4301" w14:textId="77777777" w:rsidTr="00387BEB">
              <w:trPr>
                <w:cantSplit/>
                <w:trHeight w:val="1264"/>
              </w:trPr>
              <w:tc>
                <w:tcPr>
                  <w:tcW w:w="1201" w:type="dxa"/>
                  <w:vMerge/>
                  <w:vAlign w:val="center"/>
                </w:tcPr>
                <w:p w14:paraId="49BD7C1D" w14:textId="77777777" w:rsidR="00650BD4" w:rsidRPr="00710858" w:rsidRDefault="00650BD4" w:rsidP="00650BD4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rPrChange w:id="1135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054F4AD1" w14:textId="77777777" w:rsidR="00650BD4" w:rsidRPr="00710858" w:rsidRDefault="00650BD4" w:rsidP="00650BD4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1355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1356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4</w:t>
                  </w:r>
                </w:p>
              </w:tc>
              <w:tc>
                <w:tcPr>
                  <w:tcW w:w="1574" w:type="dxa"/>
                  <w:vAlign w:val="center"/>
                </w:tcPr>
                <w:p w14:paraId="4DF5E514" w14:textId="77777777" w:rsidR="00650BD4" w:rsidRPr="00710858" w:rsidRDefault="00650BD4" w:rsidP="00650BD4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135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135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135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136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05</w:t>
                  </w:r>
                </w:p>
                <w:p w14:paraId="6D621019" w14:textId="77777777" w:rsidR="00650BD4" w:rsidRPr="00710858" w:rsidRDefault="00650BD4" w:rsidP="00650BD4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136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136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66107522" w14:textId="77777777" w:rsidR="00650BD4" w:rsidRPr="00710858" w:rsidRDefault="00650BD4" w:rsidP="00650BD4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136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136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1365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136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</w:tc>
              <w:tc>
                <w:tcPr>
                  <w:tcW w:w="503" w:type="dxa"/>
                  <w:vAlign w:val="center"/>
                </w:tcPr>
                <w:p w14:paraId="206A827A" w14:textId="77777777" w:rsidR="00650BD4" w:rsidRPr="00710858" w:rsidRDefault="00650BD4" w:rsidP="00650BD4">
                  <w:pPr>
                    <w:snapToGrid w:val="0"/>
                    <w:spacing w:before="120" w:after="120"/>
                    <w:jc w:val="center"/>
                    <w:rPr>
                      <w:rFonts w:eastAsia="標楷體"/>
                      <w:rPrChange w:id="1136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136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311C5617" w14:textId="77777777" w:rsidR="00650BD4" w:rsidRPr="00710858" w:rsidRDefault="00650BD4" w:rsidP="00650BD4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136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vAlign w:val="center"/>
                </w:tcPr>
                <w:p w14:paraId="768852C9" w14:textId="01F41562" w:rsidR="007D63C8" w:rsidRPr="00710858" w:rsidDel="007C3B56" w:rsidRDefault="007D63C8" w:rsidP="007D63C8">
                  <w:pPr>
                    <w:snapToGrid w:val="0"/>
                    <w:spacing w:before="120" w:after="120" w:line="360" w:lineRule="exact"/>
                    <w:jc w:val="center"/>
                    <w:rPr>
                      <w:ins w:id="11370" w:author="Windows 使用者" w:date="2024-08-12T12:07:00Z"/>
                      <w:del w:id="11371" w:author="User" w:date="2025-08-19T11:24:00Z"/>
                      <w:rFonts w:eastAsia="標楷體"/>
                      <w:sz w:val="36"/>
                      <w:szCs w:val="36"/>
                      <w:rPrChange w:id="11372" w:author="User" w:date="2025-08-27T11:49:00Z">
                        <w:rPr>
                          <w:ins w:id="11373" w:author="Windows 使用者" w:date="2024-08-12T12:07:00Z"/>
                          <w:del w:id="11374" w:author="User" w:date="2025-08-19T11:2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1375" w:author="Windows 使用者" w:date="2024-08-12T12:07:00Z">
                    <w:del w:id="11376" w:author="User" w:date="2025-08-19T11:24:00Z">
                      <w:r w:rsidRPr="00710858" w:rsidDel="007C3B56">
                        <w:rPr>
                          <w:rFonts w:eastAsia="標楷體"/>
                          <w:sz w:val="36"/>
                          <w:szCs w:val="36"/>
                          <w:rPrChange w:id="11377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101</w:delText>
                      </w:r>
                    </w:del>
                  </w:ins>
                </w:p>
                <w:p w14:paraId="37FA846E" w14:textId="0BE50DF9" w:rsidR="00ED2AE6" w:rsidRPr="00710858" w:rsidDel="00203EA6" w:rsidRDefault="007D63C8" w:rsidP="007D63C8">
                  <w:pPr>
                    <w:snapToGrid w:val="0"/>
                    <w:spacing w:before="120" w:after="120" w:line="360" w:lineRule="exact"/>
                    <w:jc w:val="center"/>
                    <w:rPr>
                      <w:del w:id="11378" w:author="Windows 使用者" w:date="2024-08-06T15:23:00Z"/>
                      <w:rFonts w:eastAsia="標楷體"/>
                      <w:sz w:val="36"/>
                      <w:szCs w:val="36"/>
                      <w:rPrChange w:id="11379" w:author="User" w:date="2025-08-27T11:49:00Z">
                        <w:rPr>
                          <w:del w:id="11380" w:author="Windows 使用者" w:date="2024-08-06T15:2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1381" w:author="Windows 使用者" w:date="2024-08-12T12:07:00Z">
                    <w:del w:id="11382" w:author="User" w:date="2025-08-19T11:24:00Z">
                      <w:r w:rsidRPr="00710858" w:rsidDel="007C3B56">
                        <w:rPr>
                          <w:rFonts w:eastAsia="標楷體" w:hint="eastAsia"/>
                          <w:sz w:val="36"/>
                          <w:szCs w:val="36"/>
                          <w:rPrChange w:id="11383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健教</w:delText>
                      </w:r>
                    </w:del>
                  </w:ins>
                  <w:del w:id="11384" w:author="Windows 使用者" w:date="2024-08-06T15:23:00Z">
                    <w:r w:rsidR="007D38FE" w:rsidRPr="00710858" w:rsidDel="00203EA6">
                      <w:rPr>
                        <w:rFonts w:eastAsia="標楷體" w:hint="eastAsia"/>
                        <w:szCs w:val="26"/>
                        <w:rPrChange w:id="11385" w:author="User" w:date="2025-08-27T11:49:00Z">
                          <w:rPr>
                            <w:rFonts w:eastAsia="標楷體" w:hint="eastAsia"/>
                            <w:color w:val="000000" w:themeColor="text1"/>
                            <w:szCs w:val="26"/>
                          </w:rPr>
                        </w:rPrChange>
                      </w:rPr>
                      <w:delText>※</w:delText>
                    </w:r>
                    <w:r w:rsidR="00ED2AE6" w:rsidRPr="00710858" w:rsidDel="00203EA6">
                      <w:rPr>
                        <w:rFonts w:eastAsia="標楷體"/>
                        <w:sz w:val="36"/>
                        <w:szCs w:val="36"/>
                        <w:rPrChange w:id="11386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301</w:delText>
                    </w:r>
                  </w:del>
                </w:p>
                <w:p w14:paraId="271F8D0B" w14:textId="52305088" w:rsidR="00650BD4" w:rsidRPr="00710858" w:rsidRDefault="00ED2AE6" w:rsidP="00ED2AE6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138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1388" w:author="Windows 使用者" w:date="2024-08-06T15:23:00Z">
                    <w:r w:rsidRPr="00710858" w:rsidDel="00203EA6">
                      <w:rPr>
                        <w:rFonts w:eastAsia="標楷體" w:hint="eastAsia"/>
                        <w:sz w:val="36"/>
                        <w:szCs w:val="36"/>
                        <w:rPrChange w:id="1138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健教</w:delText>
                    </w:r>
                  </w:del>
                </w:p>
              </w:tc>
              <w:tc>
                <w:tcPr>
                  <w:tcW w:w="1374" w:type="dxa"/>
                  <w:vAlign w:val="center"/>
                </w:tcPr>
                <w:p w14:paraId="0FEC0B60" w14:textId="77777777" w:rsidR="00594112" w:rsidRPr="00594112" w:rsidRDefault="00594112" w:rsidP="00594112">
                  <w:pPr>
                    <w:snapToGrid w:val="0"/>
                    <w:jc w:val="center"/>
                    <w:rPr>
                      <w:ins w:id="11390" w:author="User" w:date="2025-11-28T15:54:00Z"/>
                      <w:rFonts w:eastAsia="標楷體"/>
                      <w:color w:val="FF0000"/>
                      <w:sz w:val="36"/>
                      <w:szCs w:val="36"/>
                      <w:rPrChange w:id="11391" w:author="User" w:date="2025-11-28T15:54:00Z">
                        <w:rPr>
                          <w:ins w:id="11392" w:author="User" w:date="2025-11-28T15:54:00Z"/>
                          <w:rFonts w:eastAsia="標楷體"/>
                          <w:sz w:val="36"/>
                          <w:szCs w:val="36"/>
                        </w:rPr>
                      </w:rPrChange>
                    </w:rPr>
                  </w:pPr>
                  <w:ins w:id="11393" w:author="User" w:date="2025-11-28T15:54:00Z">
                    <w:r w:rsidRPr="00594112">
                      <w:rPr>
                        <w:rFonts w:eastAsia="標楷體"/>
                        <w:color w:val="FF0000"/>
                        <w:sz w:val="36"/>
                        <w:szCs w:val="36"/>
                        <w:rPrChange w:id="11394" w:author="User" w:date="2025-11-28T15:54:00Z">
                          <w:rPr>
                            <w:rFonts w:eastAsia="標楷體"/>
                            <w:sz w:val="36"/>
                            <w:szCs w:val="36"/>
                          </w:rPr>
                        </w:rPrChange>
                      </w:rPr>
                      <w:t>201</w:t>
                    </w:r>
                  </w:ins>
                </w:p>
                <w:p w14:paraId="5E02C028" w14:textId="6D7D0BC2" w:rsidR="007D63C8" w:rsidRPr="00710858" w:rsidDel="007C3B56" w:rsidRDefault="00594112" w:rsidP="00594112">
                  <w:pPr>
                    <w:snapToGrid w:val="0"/>
                    <w:spacing w:line="360" w:lineRule="exact"/>
                    <w:jc w:val="center"/>
                    <w:rPr>
                      <w:ins w:id="11395" w:author="Windows 使用者" w:date="2024-08-12T12:07:00Z"/>
                      <w:del w:id="11396" w:author="User" w:date="2025-08-19T11:24:00Z"/>
                      <w:rFonts w:eastAsia="標楷體"/>
                      <w:sz w:val="36"/>
                      <w:szCs w:val="36"/>
                      <w:rPrChange w:id="11397" w:author="User" w:date="2025-08-27T11:49:00Z">
                        <w:rPr>
                          <w:ins w:id="11398" w:author="Windows 使用者" w:date="2024-08-12T12:07:00Z"/>
                          <w:del w:id="11399" w:author="User" w:date="2025-08-19T11:2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1400" w:author="User" w:date="2025-11-28T15:54:00Z">
                    <w:r w:rsidRPr="00594112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11401" w:author="User" w:date="2025-11-28T15:54:00Z">
                          <w:rPr>
                            <w:rFonts w:eastAsia="標楷體" w:hint="eastAsia"/>
                            <w:sz w:val="36"/>
                            <w:szCs w:val="36"/>
                          </w:rPr>
                        </w:rPrChange>
                      </w:rPr>
                      <w:t>資科</w:t>
                    </w:r>
                  </w:ins>
                  <w:ins w:id="11402" w:author="Windows 使用者" w:date="2024-08-12T12:07:00Z">
                    <w:del w:id="11403" w:author="User" w:date="2025-08-19T11:24:00Z">
                      <w:r w:rsidR="007D63C8" w:rsidRPr="00710858" w:rsidDel="007C3B56">
                        <w:rPr>
                          <w:rFonts w:eastAsia="標楷體"/>
                          <w:sz w:val="36"/>
                          <w:szCs w:val="36"/>
                          <w:rPrChange w:id="11404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101</w:delText>
                      </w:r>
                    </w:del>
                  </w:ins>
                </w:p>
                <w:p w14:paraId="0072ACED" w14:textId="132FBA0E" w:rsidR="00650BD4" w:rsidRPr="00710858" w:rsidRDefault="007D63C8" w:rsidP="007D63C8">
                  <w:pPr>
                    <w:snapToGrid w:val="0"/>
                    <w:spacing w:before="120" w:after="120" w:line="120" w:lineRule="atLeast"/>
                    <w:jc w:val="center"/>
                    <w:rPr>
                      <w:rFonts w:eastAsia="標楷體"/>
                      <w:sz w:val="36"/>
                      <w:szCs w:val="36"/>
                      <w:rPrChange w:id="1140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1406" w:author="Windows 使用者" w:date="2024-08-12T12:07:00Z">
                    <w:del w:id="11407" w:author="User" w:date="2025-08-19T11:24:00Z">
                      <w:r w:rsidRPr="00710858" w:rsidDel="007C3B56">
                        <w:rPr>
                          <w:rFonts w:eastAsia="標楷體" w:hint="eastAsia"/>
                          <w:sz w:val="36"/>
                          <w:szCs w:val="36"/>
                          <w:rPrChange w:id="11408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自然</w:delText>
                      </w:r>
                    </w:del>
                  </w:ins>
                </w:p>
              </w:tc>
              <w:tc>
                <w:tcPr>
                  <w:tcW w:w="1372" w:type="dxa"/>
                  <w:vAlign w:val="center"/>
                </w:tcPr>
                <w:p w14:paraId="4A60AFFA" w14:textId="2ACE3F5A" w:rsidR="00650BD4" w:rsidRPr="00710858" w:rsidRDefault="00650BD4" w:rsidP="007C3B56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140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7A4BE648" w14:textId="7E04349E" w:rsidR="00766783" w:rsidRPr="00710858" w:rsidRDefault="00766783" w:rsidP="00752E28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141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14:paraId="04896CEB" w14:textId="77777777" w:rsidTr="00387BEB">
              <w:trPr>
                <w:cantSplit/>
                <w:trHeight w:val="133"/>
              </w:trPr>
              <w:tc>
                <w:tcPr>
                  <w:tcW w:w="1201" w:type="dxa"/>
                  <w:vMerge w:val="restart"/>
                  <w:vAlign w:val="center"/>
                </w:tcPr>
                <w:p w14:paraId="1FED581B" w14:textId="77777777" w:rsidR="00650BD4" w:rsidRPr="00710858" w:rsidRDefault="00650BD4" w:rsidP="00650BD4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11411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11412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下午</w:t>
                  </w:r>
                </w:p>
                <w:p w14:paraId="6F59B602" w14:textId="77777777" w:rsidR="00650BD4" w:rsidRPr="00710858" w:rsidRDefault="00650BD4" w:rsidP="00650BD4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20"/>
                      <w:szCs w:val="20"/>
                      <w:rPrChange w:id="11413" w:author="User" w:date="2025-08-27T11:49:00Z">
                        <w:rPr>
                          <w:rFonts w:eastAsia="標楷體"/>
                          <w:color w:val="000000" w:themeColor="text1"/>
                          <w:sz w:val="20"/>
                          <w:szCs w:val="20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0"/>
                      <w:szCs w:val="20"/>
                      <w:rPrChange w:id="11414" w:author="User" w:date="2025-08-27T11:49:00Z">
                        <w:rPr>
                          <w:rFonts w:eastAsia="標楷體"/>
                          <w:color w:val="000000" w:themeColor="text1"/>
                          <w:sz w:val="20"/>
                          <w:szCs w:val="20"/>
                        </w:rPr>
                      </w:rPrChange>
                    </w:rPr>
                    <w:t>Afternoon</w:t>
                  </w:r>
                </w:p>
              </w:tc>
              <w:tc>
                <w:tcPr>
                  <w:tcW w:w="2099" w:type="dxa"/>
                  <w:gridSpan w:val="2"/>
                  <w:vMerge w:val="restart"/>
                  <w:vAlign w:val="center"/>
                </w:tcPr>
                <w:p w14:paraId="5FA85F63" w14:textId="77777777" w:rsidR="00650BD4" w:rsidRPr="00710858" w:rsidRDefault="00650BD4" w:rsidP="00650BD4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141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141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1417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141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141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142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12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1421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142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</w:tc>
              <w:tc>
                <w:tcPr>
                  <w:tcW w:w="503" w:type="dxa"/>
                  <w:vMerge w:val="restart"/>
                  <w:vAlign w:val="center"/>
                </w:tcPr>
                <w:p w14:paraId="5960521F" w14:textId="77777777" w:rsidR="00650BD4" w:rsidRPr="00710858" w:rsidRDefault="00650BD4" w:rsidP="00650BD4">
                  <w:pPr>
                    <w:snapToGrid w:val="0"/>
                    <w:jc w:val="center"/>
                    <w:rPr>
                      <w:rFonts w:eastAsia="標楷體"/>
                      <w:rPrChange w:id="1142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142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60</w:t>
                  </w:r>
                </w:p>
              </w:tc>
              <w:tc>
                <w:tcPr>
                  <w:tcW w:w="6862" w:type="dxa"/>
                  <w:gridSpan w:val="5"/>
                  <w:tcBorders>
                    <w:bottom w:val="nil"/>
                  </w:tcBorders>
                  <w:vAlign w:val="center"/>
                </w:tcPr>
                <w:p w14:paraId="5F3B6473" w14:textId="77777777" w:rsidR="00650BD4" w:rsidRPr="00710858" w:rsidRDefault="00650BD4" w:rsidP="00650BD4">
                  <w:pPr>
                    <w:snapToGrid w:val="0"/>
                    <w:spacing w:line="400" w:lineRule="exact"/>
                    <w:ind w:leftChars="507" w:left="1217" w:rightChars="532" w:right="1277"/>
                    <w:jc w:val="center"/>
                    <w:rPr>
                      <w:rFonts w:eastAsia="標楷體"/>
                      <w:sz w:val="32"/>
                      <w:szCs w:val="32"/>
                      <w:rPrChange w:id="11425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2"/>
                      <w:szCs w:val="32"/>
                      <w:rPrChange w:id="11426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午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11427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11428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餐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11429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(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11430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午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11431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11432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間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11433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11434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靜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11435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11436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息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11437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)</w:t>
                  </w:r>
                </w:p>
              </w:tc>
            </w:tr>
            <w:tr w:rsidR="00710858" w:rsidRPr="00710858" w14:paraId="531A4429" w14:textId="77777777" w:rsidTr="00387BEB">
              <w:trPr>
                <w:cantSplit/>
                <w:trHeight w:val="174"/>
              </w:trPr>
              <w:tc>
                <w:tcPr>
                  <w:tcW w:w="1201" w:type="dxa"/>
                  <w:vMerge/>
                  <w:vAlign w:val="center"/>
                </w:tcPr>
                <w:p w14:paraId="27241E62" w14:textId="77777777" w:rsidR="00650BD4" w:rsidRPr="00710858" w:rsidRDefault="00650BD4" w:rsidP="00650BD4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143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2099" w:type="dxa"/>
                  <w:gridSpan w:val="2"/>
                  <w:vMerge/>
                  <w:vAlign w:val="center"/>
                </w:tcPr>
                <w:p w14:paraId="2FAE531E" w14:textId="77777777" w:rsidR="00650BD4" w:rsidRPr="00710858" w:rsidRDefault="00650BD4" w:rsidP="00650BD4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26"/>
                      <w:szCs w:val="26"/>
                      <w:rPrChange w:id="1143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</w:p>
              </w:tc>
              <w:tc>
                <w:tcPr>
                  <w:tcW w:w="503" w:type="dxa"/>
                  <w:vMerge/>
                  <w:vAlign w:val="center"/>
                </w:tcPr>
                <w:p w14:paraId="4DB7849B" w14:textId="77777777" w:rsidR="00650BD4" w:rsidRPr="00710858" w:rsidRDefault="00650BD4" w:rsidP="00650BD4">
                  <w:pPr>
                    <w:snapToGrid w:val="0"/>
                    <w:jc w:val="center"/>
                    <w:rPr>
                      <w:rFonts w:eastAsia="標楷體"/>
                      <w:rPrChange w:id="1144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6862" w:type="dxa"/>
                  <w:gridSpan w:val="5"/>
                  <w:tcBorders>
                    <w:top w:val="nil"/>
                  </w:tcBorders>
                  <w:vAlign w:val="center"/>
                </w:tcPr>
                <w:p w14:paraId="14671EEE" w14:textId="77777777" w:rsidR="00650BD4" w:rsidRPr="00710858" w:rsidRDefault="00650BD4" w:rsidP="00650BD4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2"/>
                      <w:szCs w:val="32"/>
                      <w:rPrChange w:id="11441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32"/>
                      <w:szCs w:val="32"/>
                      <w:rPrChange w:id="11442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Lunch   Time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11443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＆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11444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Break</w:t>
                  </w:r>
                </w:p>
              </w:tc>
            </w:tr>
            <w:tr w:rsidR="00710858" w:rsidRPr="00710858" w14:paraId="3AC75DE4" w14:textId="77777777" w:rsidTr="00F3231C">
              <w:trPr>
                <w:cantSplit/>
              </w:trPr>
              <w:tc>
                <w:tcPr>
                  <w:tcW w:w="1201" w:type="dxa"/>
                  <w:vMerge/>
                  <w:vAlign w:val="center"/>
                </w:tcPr>
                <w:p w14:paraId="31B5BF79" w14:textId="77777777" w:rsidR="00F3231C" w:rsidRPr="00710858" w:rsidRDefault="00F3231C" w:rsidP="00F3231C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144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247F51FC" w14:textId="77777777" w:rsidR="00F3231C" w:rsidRPr="00710858" w:rsidRDefault="00F3231C" w:rsidP="00F3231C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1446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1447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5</w:t>
                  </w:r>
                </w:p>
              </w:tc>
              <w:tc>
                <w:tcPr>
                  <w:tcW w:w="1574" w:type="dxa"/>
                  <w:vAlign w:val="center"/>
                </w:tcPr>
                <w:p w14:paraId="4378FFE5" w14:textId="77777777" w:rsidR="00F3231C" w:rsidRPr="00710858" w:rsidRDefault="00F3231C" w:rsidP="00F3231C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144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144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1450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145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  <w:p w14:paraId="13FDDBBF" w14:textId="77777777" w:rsidR="00F3231C" w:rsidRPr="00710858" w:rsidRDefault="00F3231C" w:rsidP="00F3231C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145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145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0CE3E2EA" w14:textId="77777777" w:rsidR="00F3231C" w:rsidRPr="00710858" w:rsidRDefault="00F3231C" w:rsidP="00F3231C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145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145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1456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145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503" w:type="dxa"/>
                  <w:vAlign w:val="center"/>
                </w:tcPr>
                <w:p w14:paraId="1D84EB26" w14:textId="77777777" w:rsidR="00F3231C" w:rsidRPr="00710858" w:rsidRDefault="00F3231C" w:rsidP="00F3231C">
                  <w:pPr>
                    <w:snapToGrid w:val="0"/>
                    <w:jc w:val="center"/>
                    <w:rPr>
                      <w:rFonts w:eastAsia="標楷體"/>
                      <w:rPrChange w:id="1145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145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00523EE5" w14:textId="233D3FAE" w:rsidR="00F3231C" w:rsidRPr="00710858" w:rsidDel="00203EA6" w:rsidRDefault="00F3231C" w:rsidP="00F3231C">
                  <w:pPr>
                    <w:snapToGrid w:val="0"/>
                    <w:spacing w:line="360" w:lineRule="exact"/>
                    <w:jc w:val="center"/>
                    <w:rPr>
                      <w:del w:id="11460" w:author="Windows 使用者" w:date="2024-08-06T15:23:00Z"/>
                      <w:rFonts w:eastAsia="標楷體"/>
                      <w:sz w:val="36"/>
                      <w:szCs w:val="36"/>
                      <w:rPrChange w:id="11461" w:author="User" w:date="2025-08-27T11:49:00Z">
                        <w:rPr>
                          <w:del w:id="11462" w:author="Windows 使用者" w:date="2024-08-06T15:2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1463" w:author="Windows 使用者" w:date="2024-08-06T15:23:00Z">
                    <w:r w:rsidRPr="00710858" w:rsidDel="00203EA6">
                      <w:rPr>
                        <w:rFonts w:eastAsia="標楷體"/>
                        <w:sz w:val="36"/>
                        <w:szCs w:val="36"/>
                        <w:rPrChange w:id="11464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201</w:delText>
                    </w:r>
                  </w:del>
                </w:p>
                <w:p w14:paraId="5268AFC1" w14:textId="6991CE0F" w:rsidR="00F3231C" w:rsidRPr="00710858" w:rsidRDefault="00F3231C" w:rsidP="00F3231C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1146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1466" w:author="Windows 使用者" w:date="2024-08-06T15:23:00Z">
                    <w:r w:rsidRPr="00710858" w:rsidDel="00203EA6">
                      <w:rPr>
                        <w:rFonts w:eastAsia="標楷體" w:hint="eastAsia"/>
                        <w:sz w:val="36"/>
                        <w:szCs w:val="36"/>
                        <w:rPrChange w:id="1146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健教</w:delText>
                    </w:r>
                  </w:del>
                </w:p>
              </w:tc>
              <w:tc>
                <w:tcPr>
                  <w:tcW w:w="1373" w:type="dxa"/>
                  <w:vAlign w:val="center"/>
                </w:tcPr>
                <w:p w14:paraId="4BEC1CC0" w14:textId="421DC97F" w:rsidR="00F3231C" w:rsidRPr="00710858" w:rsidDel="00594112" w:rsidRDefault="00F3231C" w:rsidP="007C3B56">
                  <w:pPr>
                    <w:snapToGrid w:val="0"/>
                    <w:jc w:val="center"/>
                    <w:rPr>
                      <w:del w:id="11468" w:author="User" w:date="2025-11-28T15:54:00Z"/>
                      <w:rFonts w:eastAsia="標楷體"/>
                      <w:sz w:val="36"/>
                      <w:szCs w:val="36"/>
                    </w:rPr>
                  </w:pPr>
                  <w:del w:id="11469" w:author="User" w:date="2025-11-28T15:54:00Z">
                    <w:r w:rsidRPr="00710858" w:rsidDel="00594112">
                      <w:rPr>
                        <w:rFonts w:eastAsia="標楷體" w:hint="eastAsia"/>
                        <w:sz w:val="36"/>
                        <w:szCs w:val="36"/>
                      </w:rPr>
                      <w:delText>※</w:delText>
                    </w:r>
                    <w:r w:rsidRPr="00710858" w:rsidDel="00594112">
                      <w:rPr>
                        <w:rFonts w:eastAsia="標楷體" w:hint="eastAsia"/>
                        <w:sz w:val="36"/>
                        <w:szCs w:val="36"/>
                      </w:rPr>
                      <w:delText>301</w:delText>
                    </w:r>
                  </w:del>
                </w:p>
                <w:p w14:paraId="3D00034B" w14:textId="0BC7ED6C" w:rsidR="00F3231C" w:rsidRPr="00710858" w:rsidRDefault="00F3231C" w:rsidP="00F3231C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1147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1471" w:author="User" w:date="2025-11-28T15:54:00Z">
                    <w:r w:rsidRPr="00710858" w:rsidDel="00594112">
                      <w:rPr>
                        <w:rFonts w:eastAsia="標楷體" w:hint="eastAsia"/>
                        <w:sz w:val="36"/>
                        <w:szCs w:val="36"/>
                        <w:shd w:val="pct15" w:color="auto" w:fill="FFFFFF"/>
                      </w:rPr>
                      <w:delText>技藝</w:delText>
                    </w:r>
                  </w:del>
                </w:p>
              </w:tc>
              <w:tc>
                <w:tcPr>
                  <w:tcW w:w="1374" w:type="dxa"/>
                  <w:tcBorders>
                    <w:bottom w:val="single" w:sz="4" w:space="0" w:color="auto"/>
                  </w:tcBorders>
                  <w:vAlign w:val="center"/>
                </w:tcPr>
                <w:p w14:paraId="5006BAB8" w14:textId="77777777" w:rsidR="001F4EDF" w:rsidRPr="00710858" w:rsidRDefault="001F4EDF" w:rsidP="001F4EDF">
                  <w:pPr>
                    <w:snapToGrid w:val="0"/>
                    <w:spacing w:line="360" w:lineRule="exact"/>
                    <w:jc w:val="center"/>
                    <w:rPr>
                      <w:ins w:id="11472" w:author="User" w:date="2025-08-26T12:37:00Z"/>
                      <w:rFonts w:eastAsia="標楷體"/>
                      <w:sz w:val="36"/>
                      <w:szCs w:val="36"/>
                      <w:rPrChange w:id="11473" w:author="User" w:date="2025-08-27T11:49:00Z">
                        <w:rPr>
                          <w:ins w:id="11474" w:author="User" w:date="2025-08-26T12:3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1475" w:author="User" w:date="2025-08-26T12:37:00Z">
                    <w:r w:rsidRPr="00710858">
                      <w:rPr>
                        <w:rFonts w:eastAsia="標楷體"/>
                        <w:sz w:val="36"/>
                        <w:szCs w:val="36"/>
                        <w:rPrChange w:id="11476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101</w:t>
                    </w:r>
                  </w:ins>
                </w:p>
                <w:p w14:paraId="695AB208" w14:textId="2D35F76B" w:rsidR="00E05F64" w:rsidRPr="00710858" w:rsidDel="007C3B56" w:rsidRDefault="001F4EDF" w:rsidP="001F4EDF">
                  <w:pPr>
                    <w:snapToGrid w:val="0"/>
                    <w:jc w:val="center"/>
                    <w:rPr>
                      <w:ins w:id="11477" w:author="Windows 使用者" w:date="2024-08-15T09:07:00Z"/>
                      <w:del w:id="11478" w:author="User" w:date="2025-08-19T11:24:00Z"/>
                      <w:rFonts w:eastAsia="標楷體"/>
                      <w:sz w:val="36"/>
                      <w:szCs w:val="36"/>
                      <w:rPrChange w:id="11479" w:author="User" w:date="2025-08-27T11:49:00Z">
                        <w:rPr>
                          <w:ins w:id="11480" w:author="Windows 使用者" w:date="2024-08-15T09:07:00Z"/>
                          <w:del w:id="11481" w:author="User" w:date="2025-08-19T11:2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1482" w:author="User" w:date="2025-08-26T12:37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148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自然</w:t>
                    </w:r>
                  </w:ins>
                  <w:ins w:id="11484" w:author="Windows 使用者" w:date="2024-08-15T09:07:00Z">
                    <w:del w:id="11485" w:author="User" w:date="2025-08-19T11:24:00Z">
                      <w:r w:rsidR="00E05F64" w:rsidRPr="00710858" w:rsidDel="007C3B56">
                        <w:rPr>
                          <w:rFonts w:eastAsia="標楷體" w:hint="eastAsia"/>
                          <w:sz w:val="36"/>
                          <w:szCs w:val="36"/>
                          <w:rPrChange w:id="11486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※</w:delText>
                      </w:r>
                      <w:r w:rsidR="00E05F64" w:rsidRPr="00710858" w:rsidDel="007C3B56">
                        <w:rPr>
                          <w:rFonts w:eastAsia="標楷體"/>
                          <w:sz w:val="36"/>
                          <w:szCs w:val="36"/>
                          <w:rPrChange w:id="11487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201</w:delText>
                      </w:r>
                    </w:del>
                  </w:ins>
                </w:p>
                <w:p w14:paraId="29307B5E" w14:textId="5D2870E5" w:rsidR="00F3231C" w:rsidRPr="00710858" w:rsidDel="005762E6" w:rsidRDefault="00E05F64">
                  <w:pPr>
                    <w:snapToGrid w:val="0"/>
                    <w:jc w:val="center"/>
                    <w:rPr>
                      <w:del w:id="11488" w:author="Windows 使用者" w:date="2024-08-06T16:49:00Z"/>
                      <w:rFonts w:eastAsia="標楷體"/>
                      <w:sz w:val="36"/>
                      <w:szCs w:val="36"/>
                      <w:rPrChange w:id="11489" w:author="User" w:date="2025-08-27T11:49:00Z">
                        <w:rPr>
                          <w:del w:id="11490" w:author="Windows 使用者" w:date="2024-08-06T16:49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11491" w:author="User" w:date="2025-08-19T11:24:00Z">
                      <w:pPr>
                        <w:snapToGrid w:val="0"/>
                        <w:spacing w:line="360" w:lineRule="exact"/>
                        <w:jc w:val="center"/>
                      </w:pPr>
                    </w:pPrChange>
                  </w:pPr>
                  <w:ins w:id="11492" w:author="Windows 使用者" w:date="2024-08-15T09:07:00Z">
                    <w:del w:id="11493" w:author="User" w:date="2025-08-19T11:24:00Z">
                      <w:r w:rsidRPr="00710858" w:rsidDel="007C3B56">
                        <w:rPr>
                          <w:rFonts w:eastAsia="標楷體" w:hint="eastAsia"/>
                          <w:sz w:val="36"/>
                          <w:szCs w:val="36"/>
                          <w:rPrChange w:id="11494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資科</w:delText>
                      </w:r>
                    </w:del>
                  </w:ins>
                  <w:del w:id="11495" w:author="Windows 使用者" w:date="2024-08-06T16:49:00Z">
                    <w:r w:rsidR="00F3231C" w:rsidRPr="00710858" w:rsidDel="005762E6">
                      <w:rPr>
                        <w:rFonts w:eastAsia="標楷體"/>
                        <w:sz w:val="36"/>
                        <w:szCs w:val="36"/>
                        <w:rPrChange w:id="11496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101</w:delText>
                    </w:r>
                  </w:del>
                </w:p>
                <w:p w14:paraId="29B05C76" w14:textId="2A92D3C9" w:rsidR="00F3231C" w:rsidRPr="00710858" w:rsidRDefault="00F3231C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1149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11498" w:author="User" w:date="2025-08-19T11:24:00Z">
                      <w:pPr>
                        <w:snapToGrid w:val="0"/>
                        <w:spacing w:line="400" w:lineRule="exact"/>
                        <w:jc w:val="center"/>
                      </w:pPr>
                    </w:pPrChange>
                  </w:pPr>
                  <w:del w:id="11499" w:author="Windows 使用者" w:date="2024-08-06T16:49:00Z">
                    <w:r w:rsidRPr="00710858" w:rsidDel="005762E6">
                      <w:rPr>
                        <w:rFonts w:eastAsia="標楷體" w:hint="eastAsia"/>
                        <w:sz w:val="36"/>
                        <w:szCs w:val="36"/>
                        <w:rPrChange w:id="1150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自然</w:delText>
                    </w:r>
                  </w:del>
                </w:p>
              </w:tc>
              <w:tc>
                <w:tcPr>
                  <w:tcW w:w="1372" w:type="dxa"/>
                  <w:vAlign w:val="center"/>
                </w:tcPr>
                <w:p w14:paraId="1A462C7F" w14:textId="77777777" w:rsidR="007C3B56" w:rsidRPr="00710858" w:rsidRDefault="007C3B56" w:rsidP="007C3B56">
                  <w:pPr>
                    <w:snapToGrid w:val="0"/>
                    <w:spacing w:before="120" w:after="120" w:line="360" w:lineRule="exact"/>
                    <w:jc w:val="center"/>
                    <w:rPr>
                      <w:ins w:id="11501" w:author="User" w:date="2025-08-19T11:24:00Z"/>
                      <w:rFonts w:eastAsia="標楷體"/>
                      <w:sz w:val="36"/>
                      <w:szCs w:val="36"/>
                      <w:rPrChange w:id="11502" w:author="User" w:date="2025-08-27T11:49:00Z">
                        <w:rPr>
                          <w:ins w:id="11503" w:author="User" w:date="2025-08-19T11:2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1504" w:author="User" w:date="2025-08-19T11:24:00Z">
                    <w:r w:rsidRPr="00710858">
                      <w:rPr>
                        <w:rFonts w:eastAsia="標楷體"/>
                        <w:sz w:val="36"/>
                        <w:szCs w:val="36"/>
                        <w:rPrChange w:id="11505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101</w:t>
                    </w:r>
                  </w:ins>
                </w:p>
                <w:p w14:paraId="0CC3043F" w14:textId="1125BDD6" w:rsidR="00F3231C" w:rsidRPr="00710858" w:rsidRDefault="007C3B56" w:rsidP="007C3B56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1150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1507" w:author="User" w:date="2025-08-19T11:24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150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健教</w:t>
                    </w:r>
                  </w:ins>
                </w:p>
              </w:tc>
              <w:tc>
                <w:tcPr>
                  <w:tcW w:w="1372" w:type="dxa"/>
                  <w:vAlign w:val="center"/>
                </w:tcPr>
                <w:p w14:paraId="35D801BC" w14:textId="21EABE91" w:rsidR="00F3231C" w:rsidRPr="00710858" w:rsidRDefault="00F3231C" w:rsidP="007C3B56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1150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14:paraId="37813919" w14:textId="77777777" w:rsidTr="003E1623">
              <w:trPr>
                <w:cantSplit/>
              </w:trPr>
              <w:tc>
                <w:tcPr>
                  <w:tcW w:w="1201" w:type="dxa"/>
                  <w:vMerge/>
                  <w:vAlign w:val="center"/>
                </w:tcPr>
                <w:p w14:paraId="0D69D071" w14:textId="77777777" w:rsidR="00F3231C" w:rsidRPr="00710858" w:rsidRDefault="00F3231C" w:rsidP="00F3231C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151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2F6E4602" w14:textId="77777777" w:rsidR="00F3231C" w:rsidRPr="00710858" w:rsidRDefault="00F3231C" w:rsidP="00F3231C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1511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1512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6</w:t>
                  </w:r>
                </w:p>
              </w:tc>
              <w:tc>
                <w:tcPr>
                  <w:tcW w:w="1574" w:type="dxa"/>
                  <w:vAlign w:val="center"/>
                </w:tcPr>
                <w:p w14:paraId="34809517" w14:textId="77777777" w:rsidR="00F3231C" w:rsidRPr="00710858" w:rsidRDefault="00F3231C" w:rsidP="00F3231C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151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151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1515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151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  <w:p w14:paraId="43E46F71" w14:textId="77777777" w:rsidR="00F3231C" w:rsidRPr="00710858" w:rsidRDefault="00F3231C" w:rsidP="00F3231C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151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151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2D9424F5" w14:textId="77777777" w:rsidR="00F3231C" w:rsidRPr="00710858" w:rsidRDefault="00F3231C" w:rsidP="00F3231C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151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152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14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1521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152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40</w:t>
                  </w:r>
                </w:p>
              </w:tc>
              <w:tc>
                <w:tcPr>
                  <w:tcW w:w="503" w:type="dxa"/>
                  <w:vAlign w:val="center"/>
                </w:tcPr>
                <w:p w14:paraId="275A9BDA" w14:textId="77777777" w:rsidR="00F3231C" w:rsidRPr="00710858" w:rsidRDefault="00F3231C" w:rsidP="00F3231C">
                  <w:pPr>
                    <w:snapToGrid w:val="0"/>
                    <w:jc w:val="center"/>
                    <w:rPr>
                      <w:rFonts w:eastAsia="標楷體"/>
                      <w:rPrChange w:id="1152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152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40</w:t>
                  </w:r>
                </w:p>
              </w:tc>
              <w:tc>
                <w:tcPr>
                  <w:tcW w:w="1371" w:type="dxa"/>
                  <w:tcBorders>
                    <w:bottom w:val="single" w:sz="4" w:space="0" w:color="auto"/>
                  </w:tcBorders>
                  <w:vAlign w:val="center"/>
                </w:tcPr>
                <w:p w14:paraId="2BD9CF97" w14:textId="2189DEFC" w:rsidR="00F3231C" w:rsidRPr="00710858" w:rsidRDefault="00F3231C" w:rsidP="009F651A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152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tcBorders>
                    <w:bottom w:val="single" w:sz="4" w:space="0" w:color="auto"/>
                  </w:tcBorders>
                </w:tcPr>
                <w:p w14:paraId="7FA68927" w14:textId="1BC1CCC1" w:rsidR="007C3B56" w:rsidRPr="00710858" w:rsidRDefault="007C3B56" w:rsidP="007C3B56">
                  <w:pPr>
                    <w:snapToGrid w:val="0"/>
                    <w:jc w:val="center"/>
                    <w:rPr>
                      <w:ins w:id="11526" w:author="User" w:date="2025-08-19T11:25:00Z"/>
                      <w:rFonts w:eastAsia="標楷體"/>
                      <w:sz w:val="36"/>
                      <w:szCs w:val="36"/>
                      <w:rPrChange w:id="11527" w:author="User" w:date="2025-08-27T11:49:00Z">
                        <w:rPr>
                          <w:ins w:id="11528" w:author="User" w:date="2025-08-19T11:25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1529" w:author="User" w:date="2025-08-19T11:25:00Z">
                    <w:r w:rsidRPr="00710858">
                      <w:rPr>
                        <w:rFonts w:eastAsia="標楷體"/>
                        <w:sz w:val="36"/>
                        <w:szCs w:val="36"/>
                        <w:rPrChange w:id="11530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101</w:t>
                    </w:r>
                  </w:ins>
                </w:p>
                <w:p w14:paraId="07447597" w14:textId="32E89AAD" w:rsidR="00F3231C" w:rsidRPr="00710858" w:rsidDel="00203EA6" w:rsidRDefault="007C3B56" w:rsidP="007C3B56">
                  <w:pPr>
                    <w:snapToGrid w:val="0"/>
                    <w:jc w:val="center"/>
                    <w:rPr>
                      <w:del w:id="11531" w:author="Windows 使用者" w:date="2024-08-06T15:24:00Z"/>
                      <w:rFonts w:eastAsia="標楷體"/>
                      <w:sz w:val="36"/>
                      <w:szCs w:val="36"/>
                    </w:rPr>
                  </w:pPr>
                  <w:ins w:id="11532" w:author="User" w:date="2025-08-19T11:25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153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資科</w:t>
                    </w:r>
                  </w:ins>
                  <w:del w:id="11534" w:author="Windows 使用者" w:date="2024-08-06T15:24:00Z">
                    <w:r w:rsidR="00F3231C" w:rsidRPr="00710858" w:rsidDel="00203EA6">
                      <w:rPr>
                        <w:rFonts w:eastAsia="標楷體" w:hint="eastAsia"/>
                        <w:sz w:val="36"/>
                        <w:szCs w:val="36"/>
                      </w:rPr>
                      <w:delText>※</w:delText>
                    </w:r>
                    <w:r w:rsidR="00F3231C" w:rsidRPr="00710858" w:rsidDel="00203EA6">
                      <w:rPr>
                        <w:rFonts w:eastAsia="標楷體" w:hint="eastAsia"/>
                        <w:sz w:val="36"/>
                        <w:szCs w:val="36"/>
                      </w:rPr>
                      <w:delText>301</w:delText>
                    </w:r>
                  </w:del>
                </w:p>
                <w:p w14:paraId="6542D6C3" w14:textId="5617BE7C" w:rsidR="00F3231C" w:rsidRPr="00710858" w:rsidRDefault="00F3231C" w:rsidP="00F3231C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1153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1536" w:author="Windows 使用者" w:date="2024-08-06T15:24:00Z">
                    <w:r w:rsidRPr="00710858" w:rsidDel="00203EA6">
                      <w:rPr>
                        <w:rFonts w:eastAsia="標楷體" w:hint="eastAsia"/>
                        <w:sz w:val="36"/>
                        <w:szCs w:val="36"/>
                        <w:shd w:val="pct15" w:color="auto" w:fill="FFFFFF"/>
                      </w:rPr>
                      <w:delText>技藝</w:delText>
                    </w:r>
                  </w:del>
                </w:p>
              </w:tc>
              <w:tc>
                <w:tcPr>
                  <w:tcW w:w="137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C3A49BE" w14:textId="3B027BF8" w:rsidR="00F3231C" w:rsidRPr="00710858" w:rsidDel="00FC2C8C" w:rsidRDefault="00F3231C" w:rsidP="00F3231C">
                  <w:pPr>
                    <w:snapToGrid w:val="0"/>
                    <w:jc w:val="center"/>
                    <w:rPr>
                      <w:del w:id="11537" w:author="Windows 使用者" w:date="2024-08-06T15:24:00Z"/>
                      <w:rFonts w:eastAsia="標楷體"/>
                      <w:sz w:val="36"/>
                      <w:szCs w:val="36"/>
                      <w:rPrChange w:id="11538" w:author="User" w:date="2025-08-27T11:49:00Z">
                        <w:rPr>
                          <w:del w:id="11539" w:author="Windows 使用者" w:date="2024-08-06T15:2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1540" w:author="Windows 使用者" w:date="2024-08-06T15:24:00Z">
                    <w:r w:rsidRPr="00710858" w:rsidDel="00FC2C8C">
                      <w:rPr>
                        <w:rFonts w:eastAsia="標楷體"/>
                        <w:sz w:val="36"/>
                        <w:szCs w:val="36"/>
                        <w:rPrChange w:id="11541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201</w:delText>
                    </w:r>
                  </w:del>
                </w:p>
                <w:p w14:paraId="5035D433" w14:textId="438562C0" w:rsidR="00F3231C" w:rsidRPr="00710858" w:rsidRDefault="00F3231C" w:rsidP="00F3231C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1154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1543" w:author="Windows 使用者" w:date="2024-08-06T15:24:00Z">
                    <w:r w:rsidRPr="00710858" w:rsidDel="00FC2C8C">
                      <w:rPr>
                        <w:rFonts w:eastAsia="標楷體" w:hint="eastAsia"/>
                        <w:sz w:val="36"/>
                        <w:szCs w:val="36"/>
                        <w:rPrChange w:id="1154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資科</w:delText>
                    </w:r>
                  </w:del>
                </w:p>
              </w:tc>
              <w:tc>
                <w:tcPr>
                  <w:tcW w:w="1372" w:type="dxa"/>
                  <w:tcBorders>
                    <w:bottom w:val="single" w:sz="4" w:space="0" w:color="auto"/>
                  </w:tcBorders>
                  <w:vAlign w:val="center"/>
                </w:tcPr>
                <w:p w14:paraId="47B17EB6" w14:textId="39736399" w:rsidR="00195F95" w:rsidRPr="00710858" w:rsidRDefault="000A0E82" w:rsidP="00195F95">
                  <w:pPr>
                    <w:snapToGrid w:val="0"/>
                    <w:jc w:val="center"/>
                    <w:rPr>
                      <w:ins w:id="11545" w:author="Windows 使用者" w:date="2024-08-06T15:28:00Z"/>
                      <w:rFonts w:eastAsia="標楷體"/>
                      <w:sz w:val="36"/>
                      <w:szCs w:val="36"/>
                      <w:rPrChange w:id="11546" w:author="User" w:date="2025-08-27T11:49:00Z">
                        <w:rPr>
                          <w:ins w:id="11547" w:author="Windows 使用者" w:date="2024-08-06T15:2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1548" w:author="Windows 使用者" w:date="2024-08-07T08:22:00Z">
                    <w:del w:id="11549" w:author="User" w:date="2025-08-20T12:15:00Z">
                      <w:r w:rsidRPr="00710858" w:rsidDel="001547FD">
                        <w:rPr>
                          <w:rFonts w:eastAsia="標楷體" w:hint="eastAsia"/>
                          <w:sz w:val="36"/>
                          <w:szCs w:val="36"/>
                          <w:rPrChange w:id="11550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※</w:delText>
                      </w:r>
                    </w:del>
                  </w:ins>
                  <w:ins w:id="11551" w:author="Windows 使用者" w:date="2024-08-06T15:28:00Z">
                    <w:r w:rsidR="00195F95" w:rsidRPr="00710858">
                      <w:rPr>
                        <w:rFonts w:eastAsia="標楷體"/>
                        <w:sz w:val="36"/>
                        <w:szCs w:val="36"/>
                        <w:rPrChange w:id="11552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301</w:t>
                    </w:r>
                  </w:ins>
                </w:p>
                <w:p w14:paraId="7A9EF5E2" w14:textId="7F56EF65" w:rsidR="00F3231C" w:rsidRPr="00710858" w:rsidDel="00FC2C8C" w:rsidRDefault="00195F95" w:rsidP="00195F95">
                  <w:pPr>
                    <w:snapToGrid w:val="0"/>
                    <w:spacing w:line="360" w:lineRule="exact"/>
                    <w:jc w:val="center"/>
                    <w:rPr>
                      <w:del w:id="11553" w:author="Windows 使用者" w:date="2024-08-06T15:24:00Z"/>
                      <w:rFonts w:eastAsia="標楷體"/>
                      <w:sz w:val="36"/>
                      <w:szCs w:val="36"/>
                      <w:rPrChange w:id="11554" w:author="User" w:date="2025-08-27T11:49:00Z">
                        <w:rPr>
                          <w:del w:id="11555" w:author="Windows 使用者" w:date="2024-08-06T15:2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1556" w:author="Windows 使用者" w:date="2024-08-06T15:28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155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資科</w:t>
                    </w:r>
                  </w:ins>
                  <w:del w:id="11558" w:author="Windows 使用者" w:date="2024-08-06T15:24:00Z">
                    <w:r w:rsidR="00F3231C" w:rsidRPr="00710858" w:rsidDel="00FC2C8C">
                      <w:rPr>
                        <w:rFonts w:eastAsia="標楷體"/>
                        <w:sz w:val="36"/>
                        <w:szCs w:val="36"/>
                        <w:rPrChange w:id="11559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201</w:delText>
                    </w:r>
                  </w:del>
                </w:p>
                <w:p w14:paraId="61E54C5A" w14:textId="134F7BD7" w:rsidR="00F3231C" w:rsidRPr="00710858" w:rsidRDefault="00F3231C" w:rsidP="00F3231C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1156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1561" w:author="Windows 使用者" w:date="2024-08-06T15:24:00Z">
                    <w:r w:rsidRPr="00710858" w:rsidDel="00FC2C8C">
                      <w:rPr>
                        <w:rFonts w:eastAsia="標楷體" w:hint="eastAsia"/>
                        <w:sz w:val="36"/>
                        <w:szCs w:val="36"/>
                        <w:rPrChange w:id="1156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童軍</w:delText>
                    </w:r>
                  </w:del>
                </w:p>
              </w:tc>
              <w:tc>
                <w:tcPr>
                  <w:tcW w:w="1372" w:type="dxa"/>
                  <w:tcBorders>
                    <w:bottom w:val="single" w:sz="4" w:space="0" w:color="auto"/>
                  </w:tcBorders>
                  <w:vAlign w:val="center"/>
                </w:tcPr>
                <w:p w14:paraId="45612FF2" w14:textId="15609AD1" w:rsidR="007C3B56" w:rsidRPr="00710858" w:rsidRDefault="007C3B56" w:rsidP="007C3B56">
                  <w:pPr>
                    <w:snapToGrid w:val="0"/>
                    <w:jc w:val="center"/>
                    <w:rPr>
                      <w:ins w:id="11563" w:author="User" w:date="2025-08-19T11:24:00Z"/>
                      <w:rFonts w:eastAsia="標楷體"/>
                      <w:sz w:val="36"/>
                      <w:szCs w:val="36"/>
                      <w:rPrChange w:id="11564" w:author="User" w:date="2025-08-27T11:49:00Z">
                        <w:rPr>
                          <w:ins w:id="11565" w:author="User" w:date="2025-08-19T11:2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1566" w:author="User" w:date="2025-08-19T11:24:00Z">
                    <w:r w:rsidRPr="00710858">
                      <w:rPr>
                        <w:rFonts w:eastAsia="標楷體"/>
                        <w:sz w:val="36"/>
                        <w:szCs w:val="36"/>
                        <w:rPrChange w:id="11567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201</w:t>
                    </w:r>
                  </w:ins>
                </w:p>
                <w:p w14:paraId="49CA846B" w14:textId="3C791EFF" w:rsidR="00F3231C" w:rsidRPr="00710858" w:rsidDel="007D63C8" w:rsidRDefault="007C3B56" w:rsidP="007C3B56">
                  <w:pPr>
                    <w:snapToGrid w:val="0"/>
                    <w:spacing w:line="360" w:lineRule="exact"/>
                    <w:jc w:val="center"/>
                    <w:rPr>
                      <w:del w:id="11568" w:author="Windows 使用者" w:date="2024-08-12T12:06:00Z"/>
                      <w:rFonts w:eastAsia="標楷體"/>
                      <w:sz w:val="36"/>
                      <w:szCs w:val="36"/>
                      <w:rPrChange w:id="11569" w:author="User" w:date="2025-08-27T11:49:00Z">
                        <w:rPr>
                          <w:del w:id="11570" w:author="Windows 使用者" w:date="2024-08-12T12:06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1571" w:author="User" w:date="2025-08-19T11:24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157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健教</w:t>
                    </w:r>
                  </w:ins>
                  <w:del w:id="11573" w:author="Windows 使用者" w:date="2024-08-12T12:06:00Z">
                    <w:r w:rsidR="00F3231C" w:rsidRPr="00710858" w:rsidDel="007D63C8">
                      <w:rPr>
                        <w:rFonts w:eastAsia="標楷體"/>
                        <w:sz w:val="36"/>
                        <w:szCs w:val="36"/>
                        <w:rPrChange w:id="11574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101</w:delText>
                    </w:r>
                  </w:del>
                </w:p>
                <w:p w14:paraId="34AEF888" w14:textId="389D83EB" w:rsidR="00F3231C" w:rsidRPr="00710858" w:rsidRDefault="00F3231C" w:rsidP="00F3231C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1157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1576" w:author="Windows 使用者" w:date="2024-08-12T12:06:00Z">
                    <w:r w:rsidRPr="00710858" w:rsidDel="007D63C8">
                      <w:rPr>
                        <w:rFonts w:eastAsia="標楷體" w:hint="eastAsia"/>
                        <w:sz w:val="36"/>
                        <w:szCs w:val="36"/>
                        <w:rPrChange w:id="1157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自然</w:delText>
                    </w:r>
                  </w:del>
                </w:p>
              </w:tc>
            </w:tr>
            <w:tr w:rsidR="00710858" w:rsidRPr="00710858" w14:paraId="19A113FC" w14:textId="77777777" w:rsidTr="00387BEB">
              <w:trPr>
                <w:cantSplit/>
                <w:trHeight w:val="661"/>
              </w:trPr>
              <w:tc>
                <w:tcPr>
                  <w:tcW w:w="1201" w:type="dxa"/>
                  <w:vMerge/>
                  <w:vAlign w:val="center"/>
                </w:tcPr>
                <w:p w14:paraId="737836B1" w14:textId="77777777" w:rsidR="00650BD4" w:rsidRPr="00710858" w:rsidRDefault="00650BD4" w:rsidP="00650BD4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157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2099" w:type="dxa"/>
                  <w:gridSpan w:val="2"/>
                  <w:vAlign w:val="center"/>
                </w:tcPr>
                <w:p w14:paraId="65D7107F" w14:textId="77777777" w:rsidR="00650BD4" w:rsidRPr="00710858" w:rsidRDefault="00650BD4" w:rsidP="00650BD4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157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158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14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1581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158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1583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158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1585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158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</w:tc>
              <w:tc>
                <w:tcPr>
                  <w:tcW w:w="503" w:type="dxa"/>
                  <w:vAlign w:val="center"/>
                </w:tcPr>
                <w:p w14:paraId="06A0BD12" w14:textId="77777777" w:rsidR="00650BD4" w:rsidRPr="00710858" w:rsidRDefault="00650BD4" w:rsidP="00650BD4">
                  <w:pPr>
                    <w:snapToGrid w:val="0"/>
                    <w:jc w:val="center"/>
                    <w:rPr>
                      <w:rFonts w:eastAsia="標楷體"/>
                      <w:rPrChange w:id="1158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158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20</w:t>
                  </w:r>
                </w:p>
              </w:tc>
              <w:tc>
                <w:tcPr>
                  <w:tcW w:w="6862" w:type="dxa"/>
                  <w:gridSpan w:val="5"/>
                  <w:tcBorders>
                    <w:bottom w:val="single" w:sz="4" w:space="0" w:color="auto"/>
                  </w:tcBorders>
                  <w:vAlign w:val="center"/>
                </w:tcPr>
                <w:p w14:paraId="5F82025A" w14:textId="77777777" w:rsidR="00650BD4" w:rsidRPr="00710858" w:rsidRDefault="00650BD4" w:rsidP="00650BD4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1158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11590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打掃時間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1159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PrChange w:id="11592" w:author="User" w:date="2025-08-27T11:49:00Z">
                        <w:rPr>
                          <w:color w:val="000000" w:themeColor="text1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1159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clean  Time</w:t>
                  </w:r>
                </w:p>
              </w:tc>
            </w:tr>
            <w:tr w:rsidR="00710858" w:rsidRPr="00710858" w14:paraId="0BEDFC08" w14:textId="77777777" w:rsidTr="00387BEB">
              <w:trPr>
                <w:cantSplit/>
                <w:trHeight w:val="1250"/>
              </w:trPr>
              <w:tc>
                <w:tcPr>
                  <w:tcW w:w="1201" w:type="dxa"/>
                  <w:vMerge/>
                  <w:vAlign w:val="center"/>
                </w:tcPr>
                <w:p w14:paraId="5388637E" w14:textId="77777777" w:rsidR="00650BD4" w:rsidRPr="00710858" w:rsidRDefault="00650BD4" w:rsidP="00650BD4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159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325DB469" w14:textId="77777777" w:rsidR="00650BD4" w:rsidRPr="00710858" w:rsidRDefault="00650BD4" w:rsidP="00650BD4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1595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1596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7</w:t>
                  </w:r>
                </w:p>
              </w:tc>
              <w:tc>
                <w:tcPr>
                  <w:tcW w:w="1574" w:type="dxa"/>
                  <w:vAlign w:val="center"/>
                </w:tcPr>
                <w:p w14:paraId="4FDEFF9A" w14:textId="77777777" w:rsidR="00650BD4" w:rsidRPr="00710858" w:rsidRDefault="00650BD4" w:rsidP="00650BD4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159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159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159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160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  <w:p w14:paraId="3900A085" w14:textId="77777777" w:rsidR="00650BD4" w:rsidRPr="00710858" w:rsidRDefault="00650BD4" w:rsidP="00650BD4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160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160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681AE588" w14:textId="77777777" w:rsidR="00650BD4" w:rsidRPr="00710858" w:rsidRDefault="00650BD4" w:rsidP="00650BD4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160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160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1605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160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503" w:type="dxa"/>
                  <w:vAlign w:val="center"/>
                </w:tcPr>
                <w:p w14:paraId="6AE47CBA" w14:textId="77777777" w:rsidR="00650BD4" w:rsidRPr="00710858" w:rsidRDefault="00650BD4" w:rsidP="00650BD4">
                  <w:pPr>
                    <w:snapToGrid w:val="0"/>
                    <w:jc w:val="center"/>
                    <w:rPr>
                      <w:rFonts w:eastAsia="標楷體"/>
                      <w:rPrChange w:id="1160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160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40</w:t>
                  </w:r>
                </w:p>
              </w:tc>
              <w:tc>
                <w:tcPr>
                  <w:tcW w:w="1371" w:type="dxa"/>
                  <w:vAlign w:val="center"/>
                </w:tcPr>
                <w:p w14:paraId="5A91E21B" w14:textId="77777777" w:rsidR="00650BD4" w:rsidRPr="00710858" w:rsidRDefault="00650BD4" w:rsidP="00B319CA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28"/>
                      <w:szCs w:val="36"/>
                      <w:rPrChange w:id="11609" w:author="User" w:date="2025-08-27T11:49:00Z">
                        <w:rPr>
                          <w:rFonts w:eastAsia="標楷體"/>
                          <w:color w:val="000000" w:themeColor="text1"/>
                          <w:sz w:val="28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vAlign w:val="center"/>
                </w:tcPr>
                <w:p w14:paraId="0BC5E8DB" w14:textId="2362B64B" w:rsidR="007D63C8" w:rsidRPr="00710858" w:rsidDel="007C3B56" w:rsidRDefault="007D63C8" w:rsidP="007D63C8">
                  <w:pPr>
                    <w:snapToGrid w:val="0"/>
                    <w:spacing w:line="360" w:lineRule="exact"/>
                    <w:jc w:val="center"/>
                    <w:rPr>
                      <w:ins w:id="11610" w:author="Windows 使用者" w:date="2024-08-12T12:07:00Z"/>
                      <w:del w:id="11611" w:author="User" w:date="2025-08-19T11:25:00Z"/>
                      <w:rFonts w:eastAsia="標楷體"/>
                      <w:sz w:val="36"/>
                      <w:szCs w:val="36"/>
                      <w:rPrChange w:id="11612" w:author="User" w:date="2025-08-27T11:49:00Z">
                        <w:rPr>
                          <w:ins w:id="11613" w:author="Windows 使用者" w:date="2024-08-12T12:07:00Z"/>
                          <w:del w:id="11614" w:author="User" w:date="2025-08-19T11:25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1615" w:author="Windows 使用者" w:date="2024-08-12T12:07:00Z">
                    <w:del w:id="11616" w:author="User" w:date="2025-08-19T11:25:00Z">
                      <w:r w:rsidRPr="00710858" w:rsidDel="007C3B56">
                        <w:rPr>
                          <w:rFonts w:eastAsia="標楷體"/>
                          <w:sz w:val="36"/>
                          <w:szCs w:val="36"/>
                          <w:rPrChange w:id="11617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101</w:delText>
                      </w:r>
                    </w:del>
                  </w:ins>
                </w:p>
                <w:p w14:paraId="3B4F7E78" w14:textId="1CF8316B" w:rsidR="002E259B" w:rsidRPr="00710858" w:rsidDel="00203EA6" w:rsidRDefault="007D63C8" w:rsidP="007D63C8">
                  <w:pPr>
                    <w:snapToGrid w:val="0"/>
                    <w:jc w:val="center"/>
                    <w:rPr>
                      <w:del w:id="11618" w:author="Windows 使用者" w:date="2024-08-06T15:24:00Z"/>
                      <w:rFonts w:eastAsia="標楷體"/>
                      <w:rPrChange w:id="11619" w:author="User" w:date="2025-08-27T11:49:00Z">
                        <w:rPr>
                          <w:del w:id="11620" w:author="Windows 使用者" w:date="2024-08-06T15:24:00Z"/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ins w:id="11621" w:author="Windows 使用者" w:date="2024-08-12T12:07:00Z">
                    <w:del w:id="11622" w:author="User" w:date="2025-08-19T11:25:00Z">
                      <w:r w:rsidRPr="00710858" w:rsidDel="007C3B56">
                        <w:rPr>
                          <w:rFonts w:eastAsia="標楷體" w:hint="eastAsia"/>
                          <w:sz w:val="36"/>
                          <w:szCs w:val="36"/>
                          <w:rPrChange w:id="11623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自然</w:delText>
                      </w:r>
                    </w:del>
                  </w:ins>
                  <w:del w:id="11624" w:author="Windows 使用者" w:date="2024-08-06T15:24:00Z">
                    <w:r w:rsidR="007D38FE" w:rsidRPr="00710858" w:rsidDel="00203EA6">
                      <w:rPr>
                        <w:rFonts w:eastAsia="標楷體" w:hint="eastAsia"/>
                        <w:rPrChange w:id="11625" w:author="User" w:date="2025-08-27T11:49:00Z">
                          <w:rPr>
                            <w:rFonts w:eastAsia="標楷體" w:hint="eastAsia"/>
                            <w:color w:val="000000" w:themeColor="text1"/>
                          </w:rPr>
                        </w:rPrChange>
                      </w:rPr>
                      <w:delText>※</w:delText>
                    </w:r>
                    <w:r w:rsidR="002E259B" w:rsidRPr="00710858" w:rsidDel="00203EA6">
                      <w:rPr>
                        <w:rFonts w:eastAsia="標楷體"/>
                        <w:rPrChange w:id="11626" w:author="User" w:date="2025-08-27T11:49:00Z">
                          <w:rPr>
                            <w:rFonts w:eastAsia="標楷體"/>
                            <w:color w:val="000000" w:themeColor="text1"/>
                          </w:rPr>
                        </w:rPrChange>
                      </w:rPr>
                      <w:delText>301</w:delText>
                    </w:r>
                    <w:r w:rsidR="0010012E" w:rsidRPr="00710858" w:rsidDel="00203EA6">
                      <w:rPr>
                        <w:rFonts w:eastAsia="標楷體" w:hint="eastAsia"/>
                        <w:rPrChange w:id="11627" w:author="User" w:date="2025-08-27T11:49:00Z">
                          <w:rPr>
                            <w:rFonts w:eastAsia="標楷體" w:hint="eastAsia"/>
                            <w:color w:val="000000" w:themeColor="text1"/>
                          </w:rPr>
                        </w:rPrChange>
                      </w:rPr>
                      <w:delText>技藝</w:delText>
                    </w:r>
                  </w:del>
                </w:p>
                <w:p w14:paraId="299C0D70" w14:textId="25B9EDAD" w:rsidR="00650BD4" w:rsidRPr="00710858" w:rsidRDefault="0010012E" w:rsidP="002E259B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hd w:val="pct15" w:color="auto" w:fill="FFFFFF"/>
                      <w:rPrChange w:id="11628" w:author="User" w:date="2025-08-27T11:49:00Z">
                        <w:rPr>
                          <w:rFonts w:eastAsia="標楷體"/>
                          <w:color w:val="000000" w:themeColor="text1"/>
                          <w:shd w:val="pct15" w:color="auto" w:fill="FFFFFF"/>
                        </w:rPr>
                      </w:rPrChange>
                    </w:rPr>
                  </w:pPr>
                  <w:del w:id="11629" w:author="Windows 使用者" w:date="2024-08-06T15:24:00Z">
                    <w:r w:rsidRPr="00710858" w:rsidDel="00203EA6">
                      <w:rPr>
                        <w:rFonts w:ascii="標楷體" w:eastAsia="標楷體" w:hAnsi="標楷體" w:hint="eastAsia"/>
                        <w:shd w:val="pct15" w:color="auto" w:fill="FFFFFF"/>
                        <w:rPrChange w:id="11630" w:author="User" w:date="2025-08-27T11:49:00Z">
                          <w:rPr>
                            <w:rFonts w:ascii="標楷體" w:eastAsia="標楷體" w:hAnsi="標楷體" w:hint="eastAsia"/>
                            <w:color w:val="000000" w:themeColor="text1"/>
                            <w:shd w:val="pct15" w:color="auto" w:fill="FFFFFF"/>
                          </w:rPr>
                        </w:rPrChange>
                      </w:rPr>
                      <w:delText>（</w:delText>
                    </w:r>
                    <w:r w:rsidR="002E259B" w:rsidRPr="00710858" w:rsidDel="00203EA6">
                      <w:rPr>
                        <w:rFonts w:eastAsia="標楷體" w:hint="eastAsia"/>
                        <w:shd w:val="pct15" w:color="auto" w:fill="FFFFFF"/>
                        <w:rPrChange w:id="11631" w:author="User" w:date="2025-08-27T11:49:00Z">
                          <w:rPr>
                            <w:rFonts w:eastAsia="標楷體" w:hint="eastAsia"/>
                            <w:color w:val="000000" w:themeColor="text1"/>
                            <w:shd w:val="pct15" w:color="auto" w:fill="FFFFFF"/>
                          </w:rPr>
                        </w:rPrChange>
                      </w:rPr>
                      <w:delText>資科</w:delText>
                    </w:r>
                    <w:r w:rsidRPr="00710858" w:rsidDel="00203EA6">
                      <w:rPr>
                        <w:rFonts w:ascii="標楷體" w:eastAsia="標楷體" w:hAnsi="標楷體" w:hint="eastAsia"/>
                        <w:shd w:val="pct15" w:color="auto" w:fill="FFFFFF"/>
                        <w:rPrChange w:id="11632" w:author="User" w:date="2025-08-27T11:49:00Z">
                          <w:rPr>
                            <w:rFonts w:ascii="標楷體" w:eastAsia="標楷體" w:hAnsi="標楷體" w:hint="eastAsia"/>
                            <w:color w:val="000000" w:themeColor="text1"/>
                            <w:shd w:val="pct15" w:color="auto" w:fill="FFFFFF"/>
                          </w:rPr>
                        </w:rPrChange>
                      </w:rPr>
                      <w:delText>）</w:delText>
                    </w:r>
                  </w:del>
                </w:p>
              </w:tc>
              <w:tc>
                <w:tcPr>
                  <w:tcW w:w="1374" w:type="dxa"/>
                  <w:tcBorders>
                    <w:top w:val="single" w:sz="4" w:space="0" w:color="auto"/>
                  </w:tcBorders>
                  <w:vAlign w:val="center"/>
                </w:tcPr>
                <w:p w14:paraId="2B02A13C" w14:textId="2CCAEBAD" w:rsidR="007C3B56" w:rsidRPr="00710858" w:rsidRDefault="007C3B56" w:rsidP="007C3B56">
                  <w:pPr>
                    <w:snapToGrid w:val="0"/>
                    <w:spacing w:line="360" w:lineRule="exact"/>
                    <w:jc w:val="center"/>
                    <w:rPr>
                      <w:ins w:id="11633" w:author="User" w:date="2025-08-19T11:25:00Z"/>
                      <w:rFonts w:eastAsia="標楷體"/>
                      <w:sz w:val="36"/>
                      <w:szCs w:val="36"/>
                      <w:rPrChange w:id="11634" w:author="User" w:date="2025-08-27T11:49:00Z">
                        <w:rPr>
                          <w:ins w:id="11635" w:author="User" w:date="2025-08-19T11:25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1636" w:author="User" w:date="2025-08-19T11:25:00Z">
                    <w:r w:rsidRPr="00710858">
                      <w:rPr>
                        <w:rFonts w:eastAsia="標楷體"/>
                        <w:sz w:val="36"/>
                        <w:szCs w:val="36"/>
                        <w:rPrChange w:id="11637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201</w:t>
                    </w:r>
                  </w:ins>
                </w:p>
                <w:p w14:paraId="6A83F017" w14:textId="1EF0486D" w:rsidR="00650BD4" w:rsidRPr="00710858" w:rsidRDefault="007C3B56" w:rsidP="007C3B56">
                  <w:pPr>
                    <w:snapToGrid w:val="0"/>
                    <w:spacing w:line="240" w:lineRule="atLeast"/>
                    <w:ind w:leftChars="-17" w:left="-41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1163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1639" w:author="User" w:date="2025-08-19T11:25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164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家政</w:t>
                    </w:r>
                  </w:ins>
                </w:p>
              </w:tc>
              <w:tc>
                <w:tcPr>
                  <w:tcW w:w="1372" w:type="dxa"/>
                  <w:vAlign w:val="center"/>
                </w:tcPr>
                <w:p w14:paraId="788C84FF" w14:textId="072149B7" w:rsidR="007C3B56" w:rsidRPr="00710858" w:rsidRDefault="007C3B56" w:rsidP="007C3B56">
                  <w:pPr>
                    <w:snapToGrid w:val="0"/>
                    <w:spacing w:line="360" w:lineRule="exact"/>
                    <w:jc w:val="center"/>
                    <w:rPr>
                      <w:ins w:id="11641" w:author="User" w:date="2025-08-19T11:25:00Z"/>
                      <w:rFonts w:eastAsia="標楷體"/>
                      <w:sz w:val="36"/>
                      <w:szCs w:val="36"/>
                      <w:rPrChange w:id="11642" w:author="User" w:date="2025-08-27T11:49:00Z">
                        <w:rPr>
                          <w:ins w:id="11643" w:author="User" w:date="2025-08-19T11:25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1644" w:author="User" w:date="2025-08-19T11:25:00Z">
                    <w:r w:rsidRPr="00710858">
                      <w:rPr>
                        <w:rFonts w:eastAsia="標楷體"/>
                        <w:sz w:val="36"/>
                        <w:szCs w:val="36"/>
                        <w:rPrChange w:id="11645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301</w:t>
                    </w:r>
                  </w:ins>
                </w:p>
                <w:p w14:paraId="701A1F03" w14:textId="19F9CB56" w:rsidR="00665803" w:rsidRPr="00710858" w:rsidDel="00FC2C8C" w:rsidRDefault="007C3B56" w:rsidP="007C3B56">
                  <w:pPr>
                    <w:snapToGrid w:val="0"/>
                    <w:spacing w:line="360" w:lineRule="exact"/>
                    <w:jc w:val="center"/>
                    <w:rPr>
                      <w:del w:id="11646" w:author="Windows 使用者" w:date="2024-08-06T15:24:00Z"/>
                      <w:rFonts w:eastAsia="標楷體"/>
                      <w:sz w:val="36"/>
                      <w:szCs w:val="36"/>
                      <w:rPrChange w:id="11647" w:author="User" w:date="2025-08-27T11:49:00Z">
                        <w:rPr>
                          <w:del w:id="11648" w:author="Windows 使用者" w:date="2024-08-06T15:2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1649" w:author="User" w:date="2025-08-19T11:25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165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家政</w:t>
                    </w:r>
                  </w:ins>
                  <w:del w:id="11651" w:author="Windows 使用者" w:date="2024-08-06T15:24:00Z">
                    <w:r w:rsidR="00665803" w:rsidRPr="00710858" w:rsidDel="00FC2C8C">
                      <w:rPr>
                        <w:rFonts w:eastAsia="標楷體"/>
                        <w:sz w:val="36"/>
                        <w:szCs w:val="36"/>
                        <w:rPrChange w:id="11652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201</w:delText>
                    </w:r>
                  </w:del>
                </w:p>
                <w:p w14:paraId="77E69B1D" w14:textId="325196FD" w:rsidR="00650BD4" w:rsidRPr="00710858" w:rsidRDefault="00665803" w:rsidP="00665803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1165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1654" w:author="Windows 使用者" w:date="2024-08-06T15:24:00Z">
                    <w:r w:rsidRPr="00710858" w:rsidDel="00FC2C8C">
                      <w:rPr>
                        <w:rFonts w:eastAsia="標楷體"/>
                        <w:sz w:val="36"/>
                        <w:szCs w:val="36"/>
                        <w:shd w:val="pct15" w:color="auto" w:fill="FFFFFF"/>
                        <w:rPrChange w:id="11655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  <w:shd w:val="pct15" w:color="auto" w:fill="FFFFFF"/>
                          </w:rPr>
                        </w:rPrChange>
                      </w:rPr>
                      <w:delText>(</w:delText>
                    </w:r>
                    <w:r w:rsidRPr="00710858" w:rsidDel="00FC2C8C">
                      <w:rPr>
                        <w:rFonts w:eastAsia="標楷體" w:hint="eastAsia"/>
                        <w:sz w:val="36"/>
                        <w:szCs w:val="36"/>
                        <w:shd w:val="pct15" w:color="auto" w:fill="FFFFFF"/>
                        <w:rPrChange w:id="1165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  <w:shd w:val="pct15" w:color="auto" w:fill="FFFFFF"/>
                          </w:rPr>
                        </w:rPrChange>
                      </w:rPr>
                      <w:delText>童軍</w:delText>
                    </w:r>
                    <w:r w:rsidRPr="00710858" w:rsidDel="00FC2C8C">
                      <w:rPr>
                        <w:rFonts w:eastAsia="標楷體"/>
                        <w:sz w:val="36"/>
                        <w:szCs w:val="36"/>
                        <w:shd w:val="pct15" w:color="auto" w:fill="FFFFFF"/>
                        <w:rPrChange w:id="11657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  <w:shd w:val="pct15" w:color="auto" w:fill="FFFFFF"/>
                          </w:rPr>
                        </w:rPrChange>
                      </w:rPr>
                      <w:delText>)</w:delText>
                    </w:r>
                  </w:del>
                </w:p>
              </w:tc>
              <w:tc>
                <w:tcPr>
                  <w:tcW w:w="1372" w:type="dxa"/>
                  <w:vAlign w:val="center"/>
                </w:tcPr>
                <w:p w14:paraId="75272231" w14:textId="2B1AEAB7" w:rsidR="0067551A" w:rsidRPr="00710858" w:rsidDel="00850E2E" w:rsidRDefault="0067551A" w:rsidP="0067551A">
                  <w:pPr>
                    <w:snapToGrid w:val="0"/>
                    <w:spacing w:before="120" w:after="120" w:line="360" w:lineRule="exact"/>
                    <w:jc w:val="center"/>
                    <w:rPr>
                      <w:del w:id="11658" w:author="Windows 使用者" w:date="2024-08-12T13:04:00Z"/>
                      <w:rFonts w:eastAsia="標楷體"/>
                      <w:sz w:val="36"/>
                      <w:szCs w:val="36"/>
                      <w:rPrChange w:id="11659" w:author="User" w:date="2025-08-27T11:49:00Z">
                        <w:rPr>
                          <w:del w:id="11660" w:author="Windows 使用者" w:date="2024-08-12T13:0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1661" w:author="Windows 使用者" w:date="2024-08-12T13:04:00Z">
                    <w:r w:rsidRPr="00710858" w:rsidDel="00850E2E">
                      <w:rPr>
                        <w:rFonts w:eastAsia="標楷體"/>
                        <w:sz w:val="36"/>
                        <w:szCs w:val="36"/>
                        <w:rPrChange w:id="11662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101</w:delText>
                    </w:r>
                  </w:del>
                </w:p>
                <w:p w14:paraId="64D9A078" w14:textId="42AB3B95" w:rsidR="00650BD4" w:rsidRPr="00710858" w:rsidRDefault="0067551A" w:rsidP="0067551A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1166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1664" w:author="Windows 使用者" w:date="2024-08-12T13:04:00Z">
                    <w:r w:rsidRPr="00710858" w:rsidDel="00850E2E">
                      <w:rPr>
                        <w:rFonts w:eastAsia="標楷體" w:hint="eastAsia"/>
                        <w:sz w:val="36"/>
                        <w:szCs w:val="36"/>
                        <w:rPrChange w:id="1166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資科</w:delText>
                    </w:r>
                  </w:del>
                </w:p>
              </w:tc>
            </w:tr>
            <w:tr w:rsidR="00710858" w:rsidRPr="00710858" w14:paraId="10C24184" w14:textId="77777777" w:rsidTr="00387BEB">
              <w:trPr>
                <w:cantSplit/>
                <w:trHeight w:val="1250"/>
              </w:trPr>
              <w:tc>
                <w:tcPr>
                  <w:tcW w:w="1201" w:type="dxa"/>
                  <w:vMerge/>
                  <w:vAlign w:val="center"/>
                </w:tcPr>
                <w:p w14:paraId="43EA699E" w14:textId="77777777" w:rsidR="00650BD4" w:rsidRPr="00710858" w:rsidRDefault="00650BD4" w:rsidP="00650BD4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166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12E29A68" w14:textId="77777777" w:rsidR="00650BD4" w:rsidRPr="00710858" w:rsidRDefault="00650BD4" w:rsidP="00650BD4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1667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1668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8</w:t>
                  </w:r>
                </w:p>
              </w:tc>
              <w:tc>
                <w:tcPr>
                  <w:tcW w:w="1574" w:type="dxa"/>
                  <w:vAlign w:val="center"/>
                </w:tcPr>
                <w:p w14:paraId="1A4A509D" w14:textId="77777777" w:rsidR="00650BD4" w:rsidRPr="00710858" w:rsidRDefault="00650BD4" w:rsidP="00650BD4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166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167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1671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167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  <w:p w14:paraId="30035FCB" w14:textId="77777777" w:rsidR="00650BD4" w:rsidRPr="00710858" w:rsidRDefault="00650BD4" w:rsidP="00650BD4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167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167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0C7EB089" w14:textId="77777777" w:rsidR="00650BD4" w:rsidRPr="00710858" w:rsidRDefault="00650BD4" w:rsidP="00650BD4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167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167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16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1677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167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35</w:t>
                  </w:r>
                </w:p>
              </w:tc>
              <w:tc>
                <w:tcPr>
                  <w:tcW w:w="503" w:type="dxa"/>
                  <w:vAlign w:val="center"/>
                </w:tcPr>
                <w:p w14:paraId="73473DAD" w14:textId="77777777" w:rsidR="00650BD4" w:rsidRPr="00710858" w:rsidRDefault="00650BD4" w:rsidP="00650BD4">
                  <w:pPr>
                    <w:snapToGrid w:val="0"/>
                    <w:jc w:val="center"/>
                    <w:rPr>
                      <w:rFonts w:eastAsia="標楷體"/>
                      <w:rPrChange w:id="1167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168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5A4DC571" w14:textId="1EEC2C4D" w:rsidR="00650BD4" w:rsidRPr="00710858" w:rsidRDefault="00650BD4" w:rsidP="007149BA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168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vAlign w:val="center"/>
                </w:tcPr>
                <w:p w14:paraId="749C5DB5" w14:textId="77777777" w:rsidR="00095B42" w:rsidRPr="00710858" w:rsidRDefault="00095B42" w:rsidP="00650BD4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1168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4" w:type="dxa"/>
                  <w:tcBorders>
                    <w:top w:val="single" w:sz="4" w:space="0" w:color="auto"/>
                  </w:tcBorders>
                  <w:vAlign w:val="center"/>
                </w:tcPr>
                <w:p w14:paraId="2DC3EAE8" w14:textId="13D6D77C" w:rsidR="00650BD4" w:rsidRPr="00710858" w:rsidRDefault="00650BD4" w:rsidP="0013554C">
                  <w:pPr>
                    <w:snapToGrid w:val="0"/>
                    <w:spacing w:line="240" w:lineRule="atLeast"/>
                    <w:ind w:leftChars="-17" w:left="-41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1168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50178D63" w14:textId="77777777" w:rsidR="00650BD4" w:rsidRPr="00710858" w:rsidRDefault="00650BD4" w:rsidP="00650BD4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1168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0AF5BF8D" w14:textId="656C4369" w:rsidR="00650BD4" w:rsidRPr="00710858" w:rsidRDefault="00650BD4" w:rsidP="00F3212F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1168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14:paraId="2BA93D09" w14:textId="77777777" w:rsidTr="00387BEB">
              <w:trPr>
                <w:trHeight w:val="1993"/>
              </w:trPr>
              <w:tc>
                <w:tcPr>
                  <w:tcW w:w="1201" w:type="dxa"/>
                  <w:vAlign w:val="center"/>
                </w:tcPr>
                <w:p w14:paraId="07582EC3" w14:textId="77777777" w:rsidR="00650BD4" w:rsidRPr="00710858" w:rsidRDefault="00650BD4" w:rsidP="00650BD4">
                  <w:pPr>
                    <w:spacing w:line="400" w:lineRule="exact"/>
                    <w:jc w:val="center"/>
                    <w:rPr>
                      <w:rFonts w:eastAsia="標楷體"/>
                      <w:rPrChange w:id="1168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11687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備註</w:t>
                  </w:r>
                </w:p>
              </w:tc>
              <w:tc>
                <w:tcPr>
                  <w:tcW w:w="9464" w:type="dxa"/>
                  <w:gridSpan w:val="8"/>
                  <w:vAlign w:val="center"/>
                </w:tcPr>
                <w:p w14:paraId="5D069F18" w14:textId="54532934" w:rsidR="00650BD4" w:rsidRPr="00710858" w:rsidRDefault="001547FD" w:rsidP="00650BD4">
                  <w:pPr>
                    <w:snapToGrid w:val="0"/>
                    <w:spacing w:beforeLines="20" w:before="72" w:afterLines="20" w:after="72"/>
                    <w:jc w:val="both"/>
                    <w:rPr>
                      <w:rFonts w:eastAsia="標楷體"/>
                      <w:sz w:val="32"/>
                      <w:szCs w:val="26"/>
                      <w:rPrChange w:id="11688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</w:pPr>
                  <w:ins w:id="11689" w:author="User" w:date="2025-08-20T12:14:00Z">
                    <w:r w:rsidRPr="00710858">
                      <w:rPr>
                        <w:rFonts w:eastAsia="標楷體" w:hint="eastAsia"/>
                        <w:sz w:val="32"/>
                        <w:szCs w:val="26"/>
                        <w:rPrChange w:id="11690" w:author="User" w:date="2025-08-27T11:49:00Z">
                          <w:rPr>
                            <w:rFonts w:eastAsia="標楷體" w:hint="eastAsia"/>
                            <w:color w:val="FF0000"/>
                            <w:sz w:val="32"/>
                            <w:szCs w:val="26"/>
                          </w:rPr>
                        </w:rPrChange>
                      </w:rPr>
                      <w:t>教師</w:t>
                    </w:r>
                  </w:ins>
                  <w:ins w:id="11691" w:author="Windows 使用者" w:date="2024-08-06T15:22:00Z">
                    <w:del w:id="11692" w:author="User" w:date="2025-08-20T12:14:00Z">
                      <w:r w:rsidR="00992133" w:rsidRPr="00710858" w:rsidDel="001547FD">
                        <w:rPr>
                          <w:rFonts w:eastAsia="標楷體" w:hint="eastAsia"/>
                          <w:sz w:val="32"/>
                          <w:szCs w:val="26"/>
                          <w:rPrChange w:id="11693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delText>組長</w:delText>
                      </w:r>
                    </w:del>
                  </w:ins>
                  <w:del w:id="11694" w:author="Windows 使用者" w:date="2024-08-06T15:22:00Z">
                    <w:r w:rsidR="00650BD4" w:rsidRPr="00710858" w:rsidDel="00992133">
                      <w:rPr>
                        <w:rFonts w:eastAsia="標楷體" w:hint="eastAsia"/>
                        <w:sz w:val="32"/>
                        <w:szCs w:val="26"/>
                        <w:rPrChange w:id="1169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導師</w:delText>
                    </w:r>
                  </w:del>
                  <w:r w:rsidR="00650BD4" w:rsidRPr="00710858">
                    <w:rPr>
                      <w:rFonts w:eastAsia="標楷體"/>
                      <w:sz w:val="32"/>
                      <w:szCs w:val="26"/>
                      <w:rPrChange w:id="11696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(</w:t>
                  </w:r>
                  <w:ins w:id="11697" w:author="User" w:date="2025-08-20T12:14:00Z">
                    <w:r w:rsidRPr="00710858">
                      <w:rPr>
                        <w:rFonts w:eastAsia="標楷體"/>
                        <w:sz w:val="32"/>
                        <w:szCs w:val="26"/>
                        <w:rPrChange w:id="11698" w:author="User" w:date="2025-08-27T11:49:00Z">
                          <w:rPr>
                            <w:rFonts w:eastAsia="標楷體"/>
                            <w:color w:val="FF0000"/>
                            <w:sz w:val="32"/>
                            <w:szCs w:val="26"/>
                          </w:rPr>
                        </w:rPrChange>
                      </w:rPr>
                      <w:t>1</w:t>
                    </w:r>
                  </w:ins>
                  <w:del w:id="11699" w:author="Windows 使用者" w:date="2024-08-06T15:22:00Z">
                    <w:r w:rsidR="00650BD4" w:rsidRPr="00710858" w:rsidDel="00992133">
                      <w:rPr>
                        <w:rFonts w:eastAsia="標楷體"/>
                        <w:sz w:val="32"/>
                        <w:szCs w:val="26"/>
                        <w:rPrChange w:id="11700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13</w:delText>
                    </w:r>
                  </w:del>
                  <w:ins w:id="11701" w:author="Windows 使用者" w:date="2024-08-06T15:22:00Z">
                    <w:r w:rsidR="00992133" w:rsidRPr="00710858">
                      <w:rPr>
                        <w:rFonts w:eastAsia="標楷體"/>
                        <w:sz w:val="32"/>
                        <w:szCs w:val="26"/>
                        <w:rPrChange w:id="11702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t>8</w:t>
                    </w:r>
                  </w:ins>
                  <w:r w:rsidR="00650BD4" w:rsidRPr="00710858">
                    <w:rPr>
                      <w:rFonts w:eastAsia="標楷體"/>
                      <w:sz w:val="32"/>
                      <w:szCs w:val="26"/>
                      <w:rPrChange w:id="11703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)</w:t>
                  </w:r>
                  <w:r w:rsidR="00E67F69" w:rsidRPr="00710858">
                    <w:rPr>
                      <w:rFonts w:eastAsia="標楷體"/>
                      <w:sz w:val="32"/>
                      <w:szCs w:val="26"/>
                      <w:rPrChange w:id="11704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 xml:space="preserve"> </w:t>
                  </w:r>
                  <w:r w:rsidR="006A6765" w:rsidRPr="00710858">
                    <w:rPr>
                      <w:rFonts w:eastAsia="標楷體"/>
                      <w:sz w:val="32"/>
                      <w:szCs w:val="26"/>
                      <w:rPrChange w:id="11705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–</w:t>
                  </w:r>
                  <w:del w:id="11706" w:author="Windows 使用者" w:date="2024-08-06T15:22:00Z">
                    <w:r w:rsidR="006A6765" w:rsidRPr="00710858" w:rsidDel="00992133">
                      <w:rPr>
                        <w:rFonts w:eastAsia="標楷體" w:hint="eastAsia"/>
                        <w:sz w:val="32"/>
                        <w:szCs w:val="26"/>
                        <w:rPrChange w:id="1170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數位精進方案</w:delText>
                    </w:r>
                  </w:del>
                  <w:ins w:id="11708" w:author="User" w:date="2025-08-20T12:15:00Z">
                    <w:r w:rsidRPr="00710858">
                      <w:rPr>
                        <w:rFonts w:eastAsia="標楷體" w:hint="eastAsia"/>
                        <w:sz w:val="32"/>
                        <w:szCs w:val="26"/>
                        <w:rPrChange w:id="11709" w:author="User" w:date="2025-08-27T11:49:00Z">
                          <w:rPr>
                            <w:rFonts w:eastAsia="標楷體" w:hint="eastAsia"/>
                            <w:color w:val="FF0000"/>
                            <w:sz w:val="32"/>
                            <w:szCs w:val="26"/>
                          </w:rPr>
                        </w:rPrChange>
                      </w:rPr>
                      <w:t>兼輔</w:t>
                    </w:r>
                  </w:ins>
                  <w:ins w:id="11710" w:author="Windows 使用者" w:date="2024-08-06T15:22:00Z">
                    <w:del w:id="11711" w:author="User" w:date="2025-08-20T12:15:00Z">
                      <w:r w:rsidR="00992133" w:rsidRPr="00710858" w:rsidDel="001547FD">
                        <w:rPr>
                          <w:rFonts w:eastAsia="標楷體" w:hint="eastAsia"/>
                          <w:sz w:val="32"/>
                          <w:szCs w:val="26"/>
                          <w:rPrChange w:id="11712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delText>雙語</w:delText>
                      </w:r>
                    </w:del>
                  </w:ins>
                  <w:r w:rsidR="006A6765" w:rsidRPr="00710858">
                    <w:rPr>
                      <w:rFonts w:eastAsia="標楷體"/>
                      <w:sz w:val="32"/>
                      <w:szCs w:val="26"/>
                      <w:rPrChange w:id="11713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(</w:t>
                  </w:r>
                  <w:ins w:id="11714" w:author="User" w:date="2025-08-20T12:15:00Z">
                    <w:r w:rsidRPr="00710858">
                      <w:rPr>
                        <w:rFonts w:eastAsia="標楷體"/>
                        <w:sz w:val="32"/>
                        <w:szCs w:val="26"/>
                        <w:rPrChange w:id="11715" w:author="User" w:date="2025-08-27T11:49:00Z">
                          <w:rPr>
                            <w:rFonts w:eastAsia="標楷體"/>
                            <w:color w:val="FF0000"/>
                            <w:sz w:val="32"/>
                            <w:szCs w:val="26"/>
                          </w:rPr>
                        </w:rPrChange>
                      </w:rPr>
                      <w:t>6</w:t>
                    </w:r>
                  </w:ins>
                  <w:del w:id="11716" w:author="User" w:date="2025-08-20T12:15:00Z">
                    <w:r w:rsidR="006A6765" w:rsidRPr="00710858" w:rsidDel="001547FD">
                      <w:rPr>
                        <w:rFonts w:eastAsia="標楷體"/>
                        <w:sz w:val="32"/>
                        <w:szCs w:val="26"/>
                        <w:rPrChange w:id="11717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1</w:delText>
                    </w:r>
                  </w:del>
                  <w:r w:rsidR="00E67F69" w:rsidRPr="00710858">
                    <w:rPr>
                      <w:rFonts w:eastAsia="標楷體"/>
                      <w:sz w:val="32"/>
                      <w:szCs w:val="26"/>
                      <w:rPrChange w:id="11718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)</w:t>
                  </w:r>
                  <w:del w:id="11719" w:author="User" w:date="2025-08-20T12:15:00Z">
                    <w:r w:rsidR="00AA3F60" w:rsidRPr="00710858" w:rsidDel="001547FD">
                      <w:rPr>
                        <w:rFonts w:eastAsia="標楷體"/>
                        <w:sz w:val="32"/>
                        <w:szCs w:val="26"/>
                        <w:rPrChange w:id="11720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-</w:delText>
                    </w:r>
                  </w:del>
                  <w:del w:id="11721" w:author="Windows 使用者" w:date="2024-08-06T15:22:00Z">
                    <w:r w:rsidR="00AA3F60" w:rsidRPr="00710858" w:rsidDel="00992133">
                      <w:rPr>
                        <w:rFonts w:eastAsia="標楷體" w:hint="eastAsia"/>
                        <w:sz w:val="32"/>
                        <w:szCs w:val="26"/>
                        <w:rPrChange w:id="1172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校訂課程</w:delText>
                    </w:r>
                  </w:del>
                  <w:ins w:id="11723" w:author="Windows 使用者" w:date="2024-08-06T15:22:00Z">
                    <w:del w:id="11724" w:author="User" w:date="2025-08-20T12:15:00Z">
                      <w:r w:rsidR="00992133" w:rsidRPr="00710858" w:rsidDel="001547FD">
                        <w:rPr>
                          <w:rFonts w:eastAsia="標楷體" w:hint="eastAsia"/>
                          <w:sz w:val="32"/>
                          <w:szCs w:val="26"/>
                          <w:rPrChange w:id="11725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delText>圖書館</w:delText>
                      </w:r>
                    </w:del>
                  </w:ins>
                  <w:del w:id="11726" w:author="User" w:date="2025-08-20T12:15:00Z">
                    <w:r w:rsidR="00AA3F60" w:rsidRPr="00710858" w:rsidDel="001547FD">
                      <w:rPr>
                        <w:rFonts w:eastAsia="標楷體" w:hint="eastAsia"/>
                        <w:sz w:val="32"/>
                        <w:szCs w:val="26"/>
                        <w:rPrChange w:id="1172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協行</w:delText>
                    </w:r>
                    <w:r w:rsidR="00AA3F60" w:rsidRPr="00710858" w:rsidDel="001547FD">
                      <w:rPr>
                        <w:rFonts w:eastAsia="標楷體"/>
                        <w:sz w:val="32"/>
                        <w:szCs w:val="26"/>
                        <w:rPrChange w:id="11728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(</w:delText>
                    </w:r>
                  </w:del>
                  <w:del w:id="11729" w:author="Windows 使用者" w:date="2024-08-06T15:22:00Z">
                    <w:r w:rsidR="00AA3F60" w:rsidRPr="00710858" w:rsidDel="00992133">
                      <w:rPr>
                        <w:rFonts w:eastAsia="標楷體"/>
                        <w:sz w:val="32"/>
                        <w:szCs w:val="26"/>
                        <w:rPrChange w:id="11730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3</w:delText>
                    </w:r>
                  </w:del>
                  <w:ins w:id="11731" w:author="Windows 使用者" w:date="2024-08-06T15:22:00Z">
                    <w:del w:id="11732" w:author="User" w:date="2025-08-20T12:15:00Z">
                      <w:r w:rsidR="00992133" w:rsidRPr="00710858" w:rsidDel="001547FD">
                        <w:rPr>
                          <w:rFonts w:eastAsia="標楷體"/>
                          <w:sz w:val="32"/>
                          <w:szCs w:val="26"/>
                          <w:rPrChange w:id="11733" w:author="User" w:date="2025-08-27T11:49:00Z">
                            <w:rPr>
                              <w:rFonts w:eastAsia="標楷體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delText>2</w:delText>
                      </w:r>
                    </w:del>
                  </w:ins>
                  <w:del w:id="11734" w:author="User" w:date="2025-08-20T12:15:00Z">
                    <w:r w:rsidR="00AA3F60" w:rsidRPr="00710858" w:rsidDel="001547FD">
                      <w:rPr>
                        <w:rFonts w:eastAsia="標楷體"/>
                        <w:sz w:val="32"/>
                        <w:szCs w:val="26"/>
                        <w:rPrChange w:id="11735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)</w:delText>
                    </w:r>
                  </w:del>
                  <w:ins w:id="11736" w:author="Windows 使用者" w:date="2024-08-06T15:23:00Z">
                    <w:r w:rsidR="00992133" w:rsidRPr="00710858">
                      <w:rPr>
                        <w:rFonts w:ascii="標楷體" w:eastAsia="標楷體" w:hAnsi="標楷體" w:hint="eastAsia"/>
                        <w:sz w:val="32"/>
                        <w:szCs w:val="26"/>
                        <w:rPrChange w:id="11737" w:author="User" w:date="2025-08-27T11:49:00Z">
                          <w:rPr>
                            <w:rFonts w:ascii="標楷體" w:eastAsia="標楷體" w:hAnsi="標楷體" w:hint="eastAsia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t>：</w:t>
                    </w:r>
                  </w:ins>
                  <w:del w:id="11738" w:author="Windows 使用者" w:date="2024-08-06T15:22:00Z">
                    <w:r w:rsidR="005D6C5F" w:rsidRPr="00710858" w:rsidDel="00992133">
                      <w:rPr>
                        <w:rFonts w:eastAsia="標楷體"/>
                        <w:sz w:val="32"/>
                        <w:szCs w:val="26"/>
                        <w:rPrChange w:id="11739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/</w:delText>
                    </w:r>
                  </w:del>
                  <w:r w:rsidR="005D6C5F" w:rsidRPr="00710858">
                    <w:rPr>
                      <w:rFonts w:eastAsia="標楷體" w:hint="eastAsia"/>
                      <w:sz w:val="32"/>
                      <w:szCs w:val="26"/>
                      <w:rPrChange w:id="11740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基</w:t>
                  </w:r>
                  <w:r w:rsidR="005D6C5F" w:rsidRPr="00710858">
                    <w:rPr>
                      <w:rFonts w:eastAsia="標楷體"/>
                      <w:sz w:val="32"/>
                      <w:szCs w:val="26"/>
                      <w:rPrChange w:id="11741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(</w:t>
                  </w:r>
                  <w:del w:id="11742" w:author="Windows 使用者" w:date="2024-08-06T15:22:00Z">
                    <w:r w:rsidR="00AA3F60" w:rsidRPr="00710858" w:rsidDel="00992133">
                      <w:rPr>
                        <w:rFonts w:eastAsia="標楷體"/>
                        <w:sz w:val="32"/>
                        <w:szCs w:val="26"/>
                        <w:rPrChange w:id="11743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9</w:delText>
                    </w:r>
                  </w:del>
                  <w:ins w:id="11744" w:author="User" w:date="2025-08-20T12:15:00Z">
                    <w:r w:rsidRPr="00710858">
                      <w:rPr>
                        <w:rFonts w:eastAsia="標楷體"/>
                        <w:sz w:val="32"/>
                        <w:szCs w:val="26"/>
                        <w:rPrChange w:id="11745" w:author="User" w:date="2025-08-27T11:49:00Z">
                          <w:rPr>
                            <w:rFonts w:eastAsia="標楷體"/>
                            <w:color w:val="FF0000"/>
                            <w:sz w:val="32"/>
                            <w:szCs w:val="26"/>
                          </w:rPr>
                        </w:rPrChange>
                      </w:rPr>
                      <w:t>12</w:t>
                    </w:r>
                  </w:ins>
                  <w:ins w:id="11746" w:author="Windows 使用者" w:date="2024-08-06T15:22:00Z">
                    <w:del w:id="11747" w:author="User" w:date="2025-08-20T12:15:00Z">
                      <w:r w:rsidR="00992133" w:rsidRPr="00710858" w:rsidDel="001547FD">
                        <w:rPr>
                          <w:rFonts w:eastAsia="標楷體"/>
                          <w:sz w:val="32"/>
                          <w:szCs w:val="26"/>
                          <w:rPrChange w:id="11748" w:author="User" w:date="2025-08-27T11:49:00Z">
                            <w:rPr>
                              <w:rFonts w:eastAsia="標楷體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delText>5</w:delText>
                      </w:r>
                    </w:del>
                  </w:ins>
                  <w:r w:rsidR="005D6C5F" w:rsidRPr="00710858">
                    <w:rPr>
                      <w:rFonts w:eastAsia="標楷體"/>
                      <w:sz w:val="32"/>
                      <w:szCs w:val="26"/>
                      <w:rPrChange w:id="11749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)</w:t>
                  </w:r>
                  <w:del w:id="11750" w:author="User" w:date="2025-11-28T15:55:00Z">
                    <w:r w:rsidR="005D6C5F" w:rsidRPr="00710858" w:rsidDel="00594112">
                      <w:rPr>
                        <w:rFonts w:eastAsia="標楷體"/>
                        <w:sz w:val="32"/>
                        <w:szCs w:val="26"/>
                        <w:rPrChange w:id="11751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/</w:delText>
                    </w:r>
                    <w:r w:rsidR="005D6C5F" w:rsidRPr="00710858" w:rsidDel="00594112">
                      <w:rPr>
                        <w:rFonts w:eastAsia="標楷體" w:hint="eastAsia"/>
                        <w:sz w:val="32"/>
                        <w:szCs w:val="26"/>
                        <w:rPrChange w:id="1175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超鐘點</w:delText>
                    </w:r>
                  </w:del>
                  <w:del w:id="11753" w:author="User" w:date="2025-08-20T12:15:00Z">
                    <w:r w:rsidR="003E1623" w:rsidRPr="00710858" w:rsidDel="001547FD">
                      <w:rPr>
                        <w:rFonts w:eastAsia="標楷體"/>
                        <w:sz w:val="32"/>
                        <w:szCs w:val="26"/>
                        <w:rPrChange w:id="11754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5</w:delText>
                    </w:r>
                  </w:del>
                  <w:del w:id="11755" w:author="User" w:date="2025-11-28T15:55:00Z">
                    <w:r w:rsidR="005D6C5F" w:rsidRPr="00710858" w:rsidDel="00594112">
                      <w:rPr>
                        <w:rFonts w:eastAsia="標楷體"/>
                        <w:sz w:val="32"/>
                        <w:szCs w:val="26"/>
                        <w:rPrChange w:id="11756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(</w:delText>
                    </w:r>
                    <w:r w:rsidR="005D6C5F" w:rsidRPr="00710858" w:rsidDel="00594112">
                      <w:rPr>
                        <w:rFonts w:eastAsia="標楷體" w:hint="eastAsia"/>
                        <w:szCs w:val="26"/>
                        <w:rPrChange w:id="11757" w:author="User" w:date="2025-08-27T11:49:00Z">
                          <w:rPr>
                            <w:rFonts w:eastAsia="標楷體" w:hint="eastAsia"/>
                            <w:color w:val="000000" w:themeColor="text1"/>
                            <w:szCs w:val="26"/>
                          </w:rPr>
                        </w:rPrChange>
                      </w:rPr>
                      <w:delText>※</w:delText>
                    </w:r>
                    <w:r w:rsidR="005D6C5F" w:rsidRPr="00710858" w:rsidDel="00594112">
                      <w:rPr>
                        <w:rFonts w:eastAsia="標楷體"/>
                        <w:sz w:val="32"/>
                        <w:szCs w:val="26"/>
                        <w:rPrChange w:id="11758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)</w:delText>
                    </w:r>
                  </w:del>
                </w:p>
                <w:p w14:paraId="0183E47D" w14:textId="77777777" w:rsidR="001547FD" w:rsidRPr="008C7568" w:rsidRDefault="001547FD" w:rsidP="001547FD">
                  <w:pPr>
                    <w:snapToGrid w:val="0"/>
                    <w:spacing w:beforeLines="20" w:before="72" w:afterLines="20" w:after="72"/>
                    <w:jc w:val="both"/>
                    <w:rPr>
                      <w:ins w:id="11759" w:author="User" w:date="2025-08-20T12:16:00Z"/>
                      <w:rFonts w:eastAsia="標楷體"/>
                      <w:b/>
                      <w:bCs/>
                      <w:color w:val="FF0000"/>
                      <w:sz w:val="20"/>
                      <w:szCs w:val="22"/>
                      <w:rPrChange w:id="11760" w:author="User" w:date="2025-11-28T16:00:00Z">
                        <w:rPr>
                          <w:ins w:id="11761" w:author="User" w:date="2025-08-20T12:16:00Z"/>
                          <w:rFonts w:eastAsia="標楷體"/>
                          <w:b/>
                          <w:bCs/>
                          <w:sz w:val="20"/>
                          <w:szCs w:val="22"/>
                        </w:rPr>
                      </w:rPrChange>
                    </w:rPr>
                  </w:pPr>
                  <w:ins w:id="11762" w:author="User" w:date="2025-08-20T12:16:00Z"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1763" w:author="User" w:date="2025-11-28T16:00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技藝時間：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1764" w:author="User" w:date="2025-11-28T16:00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09/16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1765" w:author="User" w:date="2025-11-28T16:00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1766" w:author="User" w:date="2025-11-28T16:00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09/23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1767" w:author="User" w:date="2025-11-28T16:00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1768" w:author="User" w:date="2025-11-28T16:00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10/07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1769" w:author="User" w:date="2025-11-28T16:00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1770" w:author="User" w:date="2025-11-28T16:00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10/21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1771" w:author="User" w:date="2025-11-28T16:00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1772" w:author="User" w:date="2025-11-28T16:00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11/04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1773" w:author="User" w:date="2025-11-28T16:00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1774" w:author="User" w:date="2025-11-28T16:00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11/18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1775" w:author="User" w:date="2025-11-28T16:00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1776" w:author="User" w:date="2025-11-28T16:00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12/02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1777" w:author="User" w:date="2025-11-28T16:00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1778" w:author="User" w:date="2025-11-28T16:00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12/16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1779" w:author="User" w:date="2025-11-28T16:00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1780" w:author="User" w:date="2025-11-28T16:00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12/30</w:t>
                    </w:r>
                  </w:ins>
                </w:p>
                <w:p w14:paraId="02EA29BA" w14:textId="08A040F0" w:rsidR="0017316D" w:rsidRPr="00710858" w:rsidDel="001547FD" w:rsidRDefault="00404631" w:rsidP="001547FD">
                  <w:pPr>
                    <w:snapToGrid w:val="0"/>
                    <w:spacing w:beforeLines="20" w:before="72" w:afterLines="20" w:after="72"/>
                    <w:jc w:val="both"/>
                    <w:rPr>
                      <w:ins w:id="11781" w:author="Windows 使用者" w:date="2024-08-13T08:05:00Z"/>
                      <w:del w:id="11782" w:author="User" w:date="2025-08-20T12:16:00Z"/>
                      <w:rFonts w:eastAsia="標楷體"/>
                      <w:b/>
                      <w:sz w:val="20"/>
                      <w:szCs w:val="22"/>
                      <w:rPrChange w:id="11783" w:author="User" w:date="2025-08-27T11:49:00Z">
                        <w:rPr>
                          <w:ins w:id="11784" w:author="Windows 使用者" w:date="2024-08-13T08:05:00Z"/>
                          <w:del w:id="11785" w:author="User" w:date="2025-08-20T12:16:00Z"/>
                          <w:rFonts w:eastAsia="標楷體"/>
                          <w:b/>
                          <w:color w:val="000000" w:themeColor="text1"/>
                          <w:sz w:val="20"/>
                          <w:szCs w:val="22"/>
                        </w:rPr>
                      </w:rPrChange>
                    </w:rPr>
                  </w:pPr>
                  <w:ins w:id="11786" w:author="User" w:date="2025-08-20T13:30:00Z"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1787" w:author="User" w:date="2025-11-28T16:00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社團時間：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1788" w:author="User" w:date="2025-11-28T16:00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09/04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1789" w:author="User" w:date="2025-11-28T16:00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1790" w:author="User" w:date="2025-11-28T16:00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10/02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1791" w:author="User" w:date="2025-11-28T16:00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1792" w:author="User" w:date="2025-11-28T16:00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10/16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1793" w:author="User" w:date="2025-11-28T16:00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1794" w:author="User" w:date="2025-11-28T16:00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11/06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1795" w:author="User" w:date="2025-11-28T16:00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1796" w:author="User" w:date="2025-11-28T16:00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11/13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1797" w:author="User" w:date="2025-11-28T16:00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1798" w:author="User" w:date="2025-11-28T16:00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11/27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1799" w:author="User" w:date="2025-11-28T16:00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1800" w:author="User" w:date="2025-11-28T16:00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12/04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1801" w:author="User" w:date="2025-11-28T16:00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1802" w:author="User" w:date="2025-11-28T16:00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01/08</w:t>
                    </w:r>
                  </w:ins>
                  <w:ins w:id="11803" w:author="Windows 使用者" w:date="2024-08-13T08:05:00Z">
                    <w:del w:id="11804" w:author="User" w:date="2025-08-20T12:16:00Z">
                      <w:r w:rsidR="0017316D" w:rsidRPr="00710858" w:rsidDel="001547FD">
                        <w:rPr>
                          <w:rFonts w:eastAsia="標楷體" w:hint="eastAsia"/>
                          <w:b/>
                          <w:sz w:val="20"/>
                          <w:szCs w:val="22"/>
                          <w:rPrChange w:id="11805" w:author="User" w:date="2025-08-27T11:4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技藝時間：</w:delText>
                      </w:r>
                      <w:r w:rsidR="0017316D" w:rsidRPr="00710858" w:rsidDel="001547FD">
                        <w:rPr>
                          <w:rFonts w:eastAsia="標楷體"/>
                          <w:b/>
                          <w:sz w:val="20"/>
                          <w:szCs w:val="22"/>
                          <w:rPrChange w:id="11806" w:author="User" w:date="2025-08-27T11:4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09/10</w:delText>
                      </w:r>
                      <w:r w:rsidR="0017316D" w:rsidRPr="00710858" w:rsidDel="001547FD">
                        <w:rPr>
                          <w:rFonts w:eastAsia="標楷體" w:hint="eastAsia"/>
                          <w:b/>
                          <w:sz w:val="20"/>
                          <w:szCs w:val="22"/>
                          <w:rPrChange w:id="11807" w:author="User" w:date="2025-08-27T11:4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710858" w:rsidDel="001547FD">
                        <w:rPr>
                          <w:rFonts w:eastAsia="標楷體"/>
                          <w:b/>
                          <w:sz w:val="20"/>
                          <w:szCs w:val="22"/>
                          <w:rPrChange w:id="11808" w:author="User" w:date="2025-08-27T11:4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09/24</w:delText>
                      </w:r>
                      <w:r w:rsidR="0017316D" w:rsidRPr="00710858" w:rsidDel="001547FD">
                        <w:rPr>
                          <w:rFonts w:eastAsia="標楷體" w:hint="eastAsia"/>
                          <w:b/>
                          <w:sz w:val="20"/>
                          <w:szCs w:val="22"/>
                          <w:rPrChange w:id="11809" w:author="User" w:date="2025-08-27T11:4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710858" w:rsidDel="001547FD">
                        <w:rPr>
                          <w:rFonts w:eastAsia="標楷體"/>
                          <w:b/>
                          <w:sz w:val="20"/>
                          <w:szCs w:val="22"/>
                          <w:rPrChange w:id="11810" w:author="User" w:date="2025-08-27T11:4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10/08</w:delText>
                      </w:r>
                      <w:r w:rsidR="0017316D" w:rsidRPr="00710858" w:rsidDel="001547FD">
                        <w:rPr>
                          <w:rFonts w:eastAsia="標楷體" w:hint="eastAsia"/>
                          <w:b/>
                          <w:sz w:val="20"/>
                          <w:szCs w:val="22"/>
                          <w:rPrChange w:id="11811" w:author="User" w:date="2025-08-27T11:4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710858" w:rsidDel="001547FD">
                        <w:rPr>
                          <w:rFonts w:eastAsia="標楷體"/>
                          <w:b/>
                          <w:sz w:val="20"/>
                          <w:szCs w:val="22"/>
                          <w:rPrChange w:id="11812" w:author="User" w:date="2025-08-27T11:4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10/22</w:delText>
                      </w:r>
                      <w:r w:rsidR="0017316D" w:rsidRPr="00710858" w:rsidDel="001547FD">
                        <w:rPr>
                          <w:rFonts w:eastAsia="標楷體" w:hint="eastAsia"/>
                          <w:b/>
                          <w:sz w:val="20"/>
                          <w:szCs w:val="22"/>
                          <w:rPrChange w:id="11813" w:author="User" w:date="2025-08-27T11:4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710858" w:rsidDel="001547FD">
                        <w:rPr>
                          <w:rFonts w:eastAsia="標楷體"/>
                          <w:b/>
                          <w:sz w:val="20"/>
                          <w:szCs w:val="22"/>
                          <w:rPrChange w:id="11814" w:author="User" w:date="2025-08-27T11:4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11/05</w:delText>
                      </w:r>
                      <w:r w:rsidR="0017316D" w:rsidRPr="00710858" w:rsidDel="001547FD">
                        <w:rPr>
                          <w:rFonts w:eastAsia="標楷體" w:hint="eastAsia"/>
                          <w:b/>
                          <w:sz w:val="20"/>
                          <w:szCs w:val="22"/>
                          <w:rPrChange w:id="11815" w:author="User" w:date="2025-08-27T11:4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710858" w:rsidDel="001547FD">
                        <w:rPr>
                          <w:rFonts w:eastAsia="標楷體"/>
                          <w:b/>
                          <w:sz w:val="20"/>
                          <w:szCs w:val="22"/>
                          <w:rPrChange w:id="11816" w:author="User" w:date="2025-08-27T11:4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11/19</w:delText>
                      </w:r>
                      <w:r w:rsidR="0017316D" w:rsidRPr="00710858" w:rsidDel="001547FD">
                        <w:rPr>
                          <w:rFonts w:eastAsia="標楷體" w:hint="eastAsia"/>
                          <w:b/>
                          <w:sz w:val="20"/>
                          <w:szCs w:val="22"/>
                          <w:rPrChange w:id="11817" w:author="User" w:date="2025-08-27T11:4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710858" w:rsidDel="001547FD">
                        <w:rPr>
                          <w:rFonts w:eastAsia="標楷體"/>
                          <w:b/>
                          <w:sz w:val="20"/>
                          <w:szCs w:val="22"/>
                          <w:rPrChange w:id="11818" w:author="User" w:date="2025-08-27T11:4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12/03</w:delText>
                      </w:r>
                      <w:r w:rsidR="0017316D" w:rsidRPr="00710858" w:rsidDel="001547FD">
                        <w:rPr>
                          <w:rFonts w:eastAsia="標楷體" w:hint="eastAsia"/>
                          <w:b/>
                          <w:sz w:val="20"/>
                          <w:szCs w:val="22"/>
                          <w:rPrChange w:id="11819" w:author="User" w:date="2025-08-27T11:4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710858" w:rsidDel="001547FD">
                        <w:rPr>
                          <w:rFonts w:eastAsia="標楷體"/>
                          <w:b/>
                          <w:sz w:val="20"/>
                          <w:szCs w:val="22"/>
                          <w:rPrChange w:id="11820" w:author="User" w:date="2025-08-27T11:4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12/17</w:delText>
                      </w:r>
                      <w:r w:rsidR="0017316D" w:rsidRPr="00710858" w:rsidDel="001547FD">
                        <w:rPr>
                          <w:rFonts w:eastAsia="標楷體" w:hint="eastAsia"/>
                          <w:b/>
                          <w:sz w:val="20"/>
                          <w:szCs w:val="22"/>
                          <w:rPrChange w:id="11821" w:author="User" w:date="2025-08-27T11:4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710858" w:rsidDel="001547FD">
                        <w:rPr>
                          <w:rFonts w:eastAsia="標楷體"/>
                          <w:b/>
                          <w:sz w:val="20"/>
                          <w:szCs w:val="22"/>
                          <w:rPrChange w:id="11822" w:author="User" w:date="2025-08-27T11:4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12/31</w:delText>
                      </w:r>
                    </w:del>
                  </w:ins>
                </w:p>
                <w:p w14:paraId="30634D03" w14:textId="37A62E6F" w:rsidR="007E1983" w:rsidRPr="00710858" w:rsidDel="001547FD" w:rsidRDefault="0017316D" w:rsidP="0017316D">
                  <w:pPr>
                    <w:snapToGrid w:val="0"/>
                    <w:spacing w:beforeLines="20" w:before="72" w:afterLines="20" w:after="72"/>
                    <w:jc w:val="both"/>
                    <w:rPr>
                      <w:del w:id="11823" w:author="User" w:date="2025-08-20T12:16:00Z"/>
                      <w:rFonts w:eastAsia="標楷體"/>
                      <w:b/>
                      <w:szCs w:val="22"/>
                      <w:rPrChange w:id="11824" w:author="User" w:date="2025-08-27T11:49:00Z">
                        <w:rPr>
                          <w:del w:id="11825" w:author="User" w:date="2025-08-20T12:16:00Z"/>
                          <w:rFonts w:eastAsia="標楷體"/>
                          <w:b/>
                          <w:color w:val="000000" w:themeColor="text1"/>
                          <w:szCs w:val="22"/>
                        </w:rPr>
                      </w:rPrChange>
                    </w:rPr>
                  </w:pPr>
                  <w:ins w:id="11826" w:author="Windows 使用者" w:date="2024-08-13T08:05:00Z">
                    <w:del w:id="11827" w:author="User" w:date="2025-08-20T12:16:00Z">
                      <w:r w:rsidRPr="00710858" w:rsidDel="001547FD">
                        <w:rPr>
                          <w:rFonts w:eastAsia="標楷體" w:hint="eastAsia"/>
                          <w:b/>
                          <w:sz w:val="20"/>
                          <w:szCs w:val="22"/>
                          <w:rPrChange w:id="11828" w:author="User" w:date="2025-08-27T11:4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聯課時間：</w:delText>
                      </w:r>
                      <w:r w:rsidRPr="00710858" w:rsidDel="001547FD">
                        <w:rPr>
                          <w:rFonts w:eastAsia="標楷體"/>
                          <w:b/>
                          <w:sz w:val="20"/>
                          <w:szCs w:val="22"/>
                          <w:rPrChange w:id="11829" w:author="User" w:date="2025-08-27T11:4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09/05</w:delText>
                      </w:r>
                      <w:r w:rsidRPr="00710858" w:rsidDel="001547FD">
                        <w:rPr>
                          <w:rFonts w:eastAsia="標楷體" w:hint="eastAsia"/>
                          <w:b/>
                          <w:sz w:val="20"/>
                          <w:szCs w:val="22"/>
                          <w:rPrChange w:id="11830" w:author="User" w:date="2025-08-27T11:4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710858" w:rsidDel="001547FD">
                        <w:rPr>
                          <w:rFonts w:eastAsia="標楷體"/>
                          <w:b/>
                          <w:sz w:val="20"/>
                          <w:szCs w:val="22"/>
                          <w:rPrChange w:id="11831" w:author="User" w:date="2025-08-27T11:4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09/12</w:delText>
                      </w:r>
                      <w:r w:rsidRPr="00710858" w:rsidDel="001547FD">
                        <w:rPr>
                          <w:rFonts w:eastAsia="標楷體" w:hint="eastAsia"/>
                          <w:b/>
                          <w:sz w:val="20"/>
                          <w:szCs w:val="22"/>
                          <w:rPrChange w:id="11832" w:author="User" w:date="2025-08-27T11:4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710858" w:rsidDel="001547FD">
                        <w:rPr>
                          <w:rFonts w:eastAsia="標楷體"/>
                          <w:b/>
                          <w:sz w:val="20"/>
                          <w:szCs w:val="22"/>
                          <w:rPrChange w:id="11833" w:author="User" w:date="2025-08-27T11:4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10/03</w:delText>
                      </w:r>
                      <w:r w:rsidRPr="00710858" w:rsidDel="001547FD">
                        <w:rPr>
                          <w:rFonts w:eastAsia="標楷體" w:hint="eastAsia"/>
                          <w:b/>
                          <w:sz w:val="20"/>
                          <w:szCs w:val="22"/>
                          <w:rPrChange w:id="11834" w:author="User" w:date="2025-08-27T11:4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710858" w:rsidDel="001547FD">
                        <w:rPr>
                          <w:rFonts w:eastAsia="標楷體"/>
                          <w:b/>
                          <w:sz w:val="20"/>
                          <w:szCs w:val="22"/>
                          <w:rPrChange w:id="11835" w:author="User" w:date="2025-08-27T11:4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10/17</w:delText>
                      </w:r>
                      <w:r w:rsidRPr="00710858" w:rsidDel="001547FD">
                        <w:rPr>
                          <w:rFonts w:eastAsia="標楷體" w:hint="eastAsia"/>
                          <w:b/>
                          <w:sz w:val="20"/>
                          <w:szCs w:val="22"/>
                          <w:rPrChange w:id="11836" w:author="User" w:date="2025-08-27T11:4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710858" w:rsidDel="001547FD">
                        <w:rPr>
                          <w:rFonts w:eastAsia="標楷體"/>
                          <w:b/>
                          <w:sz w:val="20"/>
                          <w:szCs w:val="22"/>
                          <w:rPrChange w:id="11837" w:author="User" w:date="2025-08-27T11:4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10/24</w:delText>
                      </w:r>
                      <w:r w:rsidRPr="00710858" w:rsidDel="001547FD">
                        <w:rPr>
                          <w:rFonts w:eastAsia="標楷體" w:hint="eastAsia"/>
                          <w:b/>
                          <w:sz w:val="20"/>
                          <w:szCs w:val="22"/>
                          <w:rPrChange w:id="11838" w:author="User" w:date="2025-08-27T11:4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710858" w:rsidDel="001547FD">
                        <w:rPr>
                          <w:rFonts w:eastAsia="標楷體"/>
                          <w:b/>
                          <w:sz w:val="20"/>
                          <w:szCs w:val="22"/>
                          <w:rPrChange w:id="11839" w:author="User" w:date="2025-08-27T11:4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11/28</w:delText>
                      </w:r>
                      <w:r w:rsidRPr="00710858" w:rsidDel="001547FD">
                        <w:rPr>
                          <w:rFonts w:eastAsia="標楷體" w:hint="eastAsia"/>
                          <w:b/>
                          <w:sz w:val="20"/>
                          <w:szCs w:val="22"/>
                          <w:rPrChange w:id="11840" w:author="User" w:date="2025-08-27T11:4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710858" w:rsidDel="001547FD">
                        <w:rPr>
                          <w:rFonts w:eastAsia="標楷體"/>
                          <w:b/>
                          <w:sz w:val="20"/>
                          <w:szCs w:val="22"/>
                          <w:rPrChange w:id="11841" w:author="User" w:date="2025-08-27T11:4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12/05</w:delText>
                      </w:r>
                      <w:r w:rsidRPr="00710858" w:rsidDel="001547FD">
                        <w:rPr>
                          <w:rFonts w:eastAsia="標楷體" w:hint="eastAsia"/>
                          <w:b/>
                          <w:sz w:val="20"/>
                          <w:szCs w:val="22"/>
                          <w:rPrChange w:id="11842" w:author="User" w:date="2025-08-27T11:4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710858" w:rsidDel="001547FD">
                        <w:rPr>
                          <w:rFonts w:eastAsia="標楷體"/>
                          <w:b/>
                          <w:sz w:val="20"/>
                          <w:szCs w:val="22"/>
                          <w:rPrChange w:id="11843" w:author="User" w:date="2025-08-27T11:4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12/19</w:delText>
                      </w:r>
                      <w:r w:rsidRPr="00710858" w:rsidDel="001547FD">
                        <w:rPr>
                          <w:rFonts w:eastAsia="標楷體" w:hint="eastAsia"/>
                          <w:b/>
                          <w:sz w:val="20"/>
                          <w:szCs w:val="22"/>
                          <w:rPrChange w:id="11844" w:author="User" w:date="2025-08-27T11:49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710858" w:rsidDel="001547FD">
                        <w:rPr>
                          <w:rFonts w:eastAsia="標楷體"/>
                          <w:b/>
                          <w:sz w:val="20"/>
                          <w:szCs w:val="22"/>
                          <w:rPrChange w:id="11845" w:author="User" w:date="2025-08-27T11:49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01/09</w:delText>
                      </w:r>
                    </w:del>
                  </w:ins>
                  <w:del w:id="11846" w:author="User" w:date="2025-08-20T12:16:00Z">
                    <w:r w:rsidR="007E1983" w:rsidRPr="00710858" w:rsidDel="001547FD">
                      <w:rPr>
                        <w:rFonts w:eastAsia="標楷體" w:hint="eastAsia"/>
                        <w:b/>
                        <w:szCs w:val="22"/>
                        <w:rPrChange w:id="11847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技藝時間：</w:delText>
                    </w:r>
                    <w:r w:rsidR="007E1983" w:rsidRPr="00710858" w:rsidDel="001547FD">
                      <w:rPr>
                        <w:rFonts w:eastAsia="標楷體"/>
                        <w:b/>
                        <w:szCs w:val="22"/>
                        <w:rPrChange w:id="11848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09/05</w:delText>
                    </w:r>
                    <w:r w:rsidR="007E1983" w:rsidRPr="00710858" w:rsidDel="001547FD">
                      <w:rPr>
                        <w:rFonts w:eastAsia="標楷體" w:hint="eastAsia"/>
                        <w:b/>
                        <w:szCs w:val="22"/>
                        <w:rPrChange w:id="11849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710858" w:rsidDel="001547FD">
                      <w:rPr>
                        <w:rFonts w:eastAsia="標楷體"/>
                        <w:b/>
                        <w:szCs w:val="22"/>
                        <w:rPrChange w:id="11850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09/19</w:delText>
                    </w:r>
                    <w:r w:rsidR="007E1983" w:rsidRPr="00710858" w:rsidDel="001547FD">
                      <w:rPr>
                        <w:rFonts w:eastAsia="標楷體" w:hint="eastAsia"/>
                        <w:b/>
                        <w:szCs w:val="22"/>
                        <w:rPrChange w:id="11851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710858" w:rsidDel="001547FD">
                      <w:rPr>
                        <w:rFonts w:eastAsia="標楷體"/>
                        <w:b/>
                        <w:szCs w:val="22"/>
                        <w:rPrChange w:id="11852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10/03</w:delText>
                    </w:r>
                    <w:r w:rsidR="007E1983" w:rsidRPr="00710858" w:rsidDel="001547FD">
                      <w:rPr>
                        <w:rFonts w:eastAsia="標楷體" w:hint="eastAsia"/>
                        <w:b/>
                        <w:szCs w:val="22"/>
                        <w:rPrChange w:id="11853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710858" w:rsidDel="001547FD">
                      <w:rPr>
                        <w:rFonts w:eastAsia="標楷體"/>
                        <w:b/>
                        <w:szCs w:val="22"/>
                        <w:rPrChange w:id="11854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10/24</w:delText>
                    </w:r>
                    <w:r w:rsidR="007E1983" w:rsidRPr="00710858" w:rsidDel="001547FD">
                      <w:rPr>
                        <w:rFonts w:eastAsia="標楷體" w:hint="eastAsia"/>
                        <w:b/>
                        <w:szCs w:val="22"/>
                        <w:rPrChange w:id="11855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710858" w:rsidDel="001547FD">
                      <w:rPr>
                        <w:rFonts w:eastAsia="標楷體"/>
                        <w:b/>
                        <w:szCs w:val="22"/>
                        <w:rPrChange w:id="11856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11/07</w:delText>
                    </w:r>
                    <w:r w:rsidR="007E1983" w:rsidRPr="00710858" w:rsidDel="001547FD">
                      <w:rPr>
                        <w:rFonts w:eastAsia="標楷體" w:hint="eastAsia"/>
                        <w:b/>
                        <w:szCs w:val="22"/>
                        <w:rPrChange w:id="11857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710858" w:rsidDel="001547FD">
                      <w:rPr>
                        <w:rFonts w:eastAsia="標楷體"/>
                        <w:b/>
                        <w:szCs w:val="22"/>
                        <w:rPrChange w:id="11858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11/21</w:delText>
                    </w:r>
                    <w:r w:rsidR="007E1983" w:rsidRPr="00710858" w:rsidDel="001547FD">
                      <w:rPr>
                        <w:rFonts w:eastAsia="標楷體" w:hint="eastAsia"/>
                        <w:b/>
                        <w:szCs w:val="22"/>
                        <w:rPrChange w:id="11859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710858" w:rsidDel="001547FD">
                      <w:rPr>
                        <w:rFonts w:eastAsia="標楷體"/>
                        <w:b/>
                        <w:szCs w:val="22"/>
                        <w:rPrChange w:id="11860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12/05</w:delText>
                    </w:r>
                    <w:r w:rsidR="007E1983" w:rsidRPr="00710858" w:rsidDel="001547FD">
                      <w:rPr>
                        <w:rFonts w:eastAsia="標楷體" w:hint="eastAsia"/>
                        <w:b/>
                        <w:szCs w:val="22"/>
                        <w:rPrChange w:id="11861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710858" w:rsidDel="001547FD">
                      <w:rPr>
                        <w:rFonts w:eastAsia="標楷體"/>
                        <w:b/>
                        <w:szCs w:val="22"/>
                        <w:rPrChange w:id="11862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12/19</w:delText>
                    </w:r>
                    <w:r w:rsidR="007E1983" w:rsidRPr="00710858" w:rsidDel="001547FD">
                      <w:rPr>
                        <w:rFonts w:eastAsia="標楷體" w:hint="eastAsia"/>
                        <w:b/>
                        <w:szCs w:val="22"/>
                        <w:rPrChange w:id="11863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710858" w:rsidDel="001547FD">
                      <w:rPr>
                        <w:rFonts w:eastAsia="標楷體"/>
                        <w:b/>
                        <w:szCs w:val="22"/>
                        <w:rPrChange w:id="11864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01/02</w:delText>
                    </w:r>
                  </w:del>
                </w:p>
                <w:p w14:paraId="5D0F3676" w14:textId="717A7268" w:rsidR="00650BD4" w:rsidRPr="00710858" w:rsidRDefault="007E1983" w:rsidP="007E1983">
                  <w:pPr>
                    <w:snapToGrid w:val="0"/>
                    <w:spacing w:beforeLines="20" w:before="72" w:afterLines="20" w:after="72"/>
                    <w:jc w:val="both"/>
                    <w:rPr>
                      <w:rFonts w:eastAsia="標楷體"/>
                      <w:sz w:val="26"/>
                      <w:szCs w:val="26"/>
                      <w:rPrChange w:id="1186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del w:id="11866" w:author="User" w:date="2025-08-20T12:16:00Z">
                    <w:r w:rsidRPr="00710858" w:rsidDel="001547FD">
                      <w:rPr>
                        <w:rFonts w:eastAsia="標楷體" w:hint="eastAsia"/>
                        <w:b/>
                        <w:szCs w:val="22"/>
                        <w:rPrChange w:id="11867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聯課時間：</w:delText>
                    </w:r>
                    <w:r w:rsidRPr="00710858" w:rsidDel="001547FD">
                      <w:rPr>
                        <w:rFonts w:eastAsia="標楷體"/>
                        <w:b/>
                        <w:szCs w:val="22"/>
                        <w:rPrChange w:id="11868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08/31</w:delText>
                    </w:r>
                    <w:r w:rsidRPr="00710858" w:rsidDel="001547FD">
                      <w:rPr>
                        <w:rFonts w:eastAsia="標楷體" w:hint="eastAsia"/>
                        <w:b/>
                        <w:szCs w:val="22"/>
                        <w:rPrChange w:id="11869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710858" w:rsidDel="001547FD">
                      <w:rPr>
                        <w:rFonts w:eastAsia="標楷體"/>
                        <w:b/>
                        <w:szCs w:val="22"/>
                        <w:rPrChange w:id="11870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09/07</w:delText>
                    </w:r>
                    <w:r w:rsidRPr="00710858" w:rsidDel="001547FD">
                      <w:rPr>
                        <w:rFonts w:eastAsia="標楷體" w:hint="eastAsia"/>
                        <w:b/>
                        <w:szCs w:val="22"/>
                        <w:rPrChange w:id="11871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710858" w:rsidDel="001547FD">
                      <w:rPr>
                        <w:rFonts w:eastAsia="標楷體"/>
                        <w:b/>
                        <w:szCs w:val="22"/>
                        <w:rPrChange w:id="11872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09/21</w:delText>
                    </w:r>
                    <w:r w:rsidRPr="00710858" w:rsidDel="001547FD">
                      <w:rPr>
                        <w:rFonts w:eastAsia="標楷體" w:hint="eastAsia"/>
                        <w:b/>
                        <w:szCs w:val="22"/>
                        <w:rPrChange w:id="11873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710858" w:rsidDel="001547FD">
                      <w:rPr>
                        <w:rFonts w:eastAsia="標楷體"/>
                        <w:b/>
                        <w:szCs w:val="22"/>
                        <w:rPrChange w:id="11874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10/12</w:delText>
                    </w:r>
                    <w:r w:rsidRPr="00710858" w:rsidDel="001547FD">
                      <w:rPr>
                        <w:rFonts w:eastAsia="標楷體" w:hint="eastAsia"/>
                        <w:b/>
                        <w:szCs w:val="22"/>
                        <w:rPrChange w:id="11875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710858" w:rsidDel="001547FD">
                      <w:rPr>
                        <w:rFonts w:eastAsia="標楷體"/>
                        <w:b/>
                        <w:szCs w:val="22"/>
                        <w:rPrChange w:id="11876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11/02</w:delText>
                    </w:r>
                    <w:r w:rsidRPr="00710858" w:rsidDel="001547FD">
                      <w:rPr>
                        <w:rFonts w:eastAsia="標楷體" w:hint="eastAsia"/>
                        <w:b/>
                        <w:szCs w:val="22"/>
                        <w:rPrChange w:id="11877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710858" w:rsidDel="001547FD">
                      <w:rPr>
                        <w:rFonts w:eastAsia="標楷體"/>
                        <w:b/>
                        <w:szCs w:val="22"/>
                        <w:rPrChange w:id="11878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11/16</w:delText>
                    </w:r>
                    <w:r w:rsidRPr="00710858" w:rsidDel="001547FD">
                      <w:rPr>
                        <w:rFonts w:eastAsia="標楷體" w:hint="eastAsia"/>
                        <w:b/>
                        <w:szCs w:val="22"/>
                        <w:rPrChange w:id="11879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710858" w:rsidDel="001547FD">
                      <w:rPr>
                        <w:rFonts w:eastAsia="標楷體"/>
                        <w:b/>
                        <w:szCs w:val="22"/>
                        <w:rPrChange w:id="11880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11/23</w:delText>
                    </w:r>
                    <w:r w:rsidRPr="00710858" w:rsidDel="001547FD">
                      <w:rPr>
                        <w:rFonts w:eastAsia="標楷體" w:hint="eastAsia"/>
                        <w:b/>
                        <w:szCs w:val="22"/>
                        <w:rPrChange w:id="11881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710858" w:rsidDel="001547FD">
                      <w:rPr>
                        <w:rFonts w:eastAsia="標楷體"/>
                        <w:b/>
                        <w:szCs w:val="22"/>
                        <w:rPrChange w:id="11882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12/14</w:delText>
                    </w:r>
                    <w:r w:rsidRPr="00710858" w:rsidDel="001547FD">
                      <w:rPr>
                        <w:rFonts w:eastAsia="標楷體" w:hint="eastAsia"/>
                        <w:b/>
                        <w:szCs w:val="22"/>
                        <w:rPrChange w:id="11883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710858" w:rsidDel="001547FD">
                      <w:rPr>
                        <w:rFonts w:eastAsia="標楷體"/>
                        <w:b/>
                        <w:szCs w:val="22"/>
                        <w:rPrChange w:id="11884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12/21</w:delText>
                    </w:r>
                    <w:r w:rsidRPr="00710858" w:rsidDel="001547FD">
                      <w:rPr>
                        <w:rFonts w:eastAsia="標楷體" w:hint="eastAsia"/>
                        <w:b/>
                        <w:szCs w:val="22"/>
                        <w:rPrChange w:id="11885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710858" w:rsidDel="001547FD">
                      <w:rPr>
                        <w:rFonts w:eastAsia="標楷體"/>
                        <w:b/>
                        <w:szCs w:val="22"/>
                        <w:rPrChange w:id="11886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01/11</w:delText>
                    </w:r>
                  </w:del>
                </w:p>
              </w:tc>
            </w:tr>
          </w:tbl>
          <w:p w14:paraId="169758E4" w14:textId="77777777" w:rsidR="00387BEB" w:rsidRPr="00710858" w:rsidRDefault="00387BEB" w:rsidP="00387BEB">
            <w:pPr>
              <w:jc w:val="center"/>
              <w:rPr>
                <w:rPrChange w:id="11887" w:author="User" w:date="2025-08-27T11:49:00Z">
                  <w:rPr>
                    <w:color w:val="000000" w:themeColor="text1"/>
                  </w:rPr>
                </w:rPrChange>
              </w:rPr>
            </w:pPr>
            <w:r w:rsidRPr="00710858">
              <w:rPr>
                <w:rFonts w:eastAsia="標楷體" w:hint="eastAsia"/>
                <w:b/>
                <w:sz w:val="52"/>
                <w:rPrChange w:id="11888" w:author="User" w:date="2025-08-27T11:49:00Z">
                  <w:rPr>
                    <w:rFonts w:eastAsia="標楷體" w:hint="eastAsia"/>
                    <w:b/>
                    <w:color w:val="000000" w:themeColor="text1"/>
                    <w:sz w:val="52"/>
                  </w:rPr>
                </w:rPrChange>
              </w:rPr>
              <w:t>高雄市立甲仙國民中學</w:t>
            </w:r>
          </w:p>
        </w:tc>
      </w:tr>
      <w:tr w:rsidR="00710858" w:rsidRPr="00710858" w14:paraId="366A4CDD" w14:textId="77777777" w:rsidTr="00AB0495">
        <w:tc>
          <w:tcPr>
            <w:tcW w:w="10682" w:type="dxa"/>
          </w:tcPr>
          <w:tbl>
            <w:tblPr>
              <w:tblpPr w:leftFromText="180" w:rightFromText="180" w:vertAnchor="page" w:horzAnchor="margin" w:tblpXSpec="center" w:tblpY="901"/>
              <w:tblW w:w="1066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201"/>
              <w:gridCol w:w="525"/>
              <w:gridCol w:w="1574"/>
              <w:gridCol w:w="503"/>
              <w:gridCol w:w="1371"/>
              <w:gridCol w:w="1373"/>
              <w:gridCol w:w="1374"/>
              <w:gridCol w:w="1372"/>
              <w:gridCol w:w="1372"/>
            </w:tblGrid>
            <w:tr w:rsidR="00710858" w:rsidRPr="00710858" w14:paraId="0C7198B2" w14:textId="77777777" w:rsidTr="00387BEB">
              <w:trPr>
                <w:trHeight w:val="719"/>
              </w:trPr>
              <w:tc>
                <w:tcPr>
                  <w:tcW w:w="3803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0BCC190" w14:textId="77777777" w:rsidR="00387BEB" w:rsidRPr="00710858" w:rsidRDefault="00387BEB" w:rsidP="00387BEB">
                  <w:pPr>
                    <w:spacing w:line="400" w:lineRule="exact"/>
                    <w:ind w:rightChars="72" w:right="173"/>
                    <w:rPr>
                      <w:rFonts w:eastAsia="標楷體"/>
                      <w:sz w:val="40"/>
                      <w:szCs w:val="40"/>
                      <w:rPrChange w:id="11889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</w:pPr>
                </w:p>
              </w:tc>
              <w:tc>
                <w:tcPr>
                  <w:tcW w:w="6862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45A6F6E" w14:textId="4B70AF3B" w:rsidR="00387BEB" w:rsidRPr="00710858" w:rsidRDefault="00387BEB" w:rsidP="00387BEB">
                  <w:pPr>
                    <w:spacing w:line="400" w:lineRule="exact"/>
                    <w:ind w:rightChars="532" w:right="1277"/>
                    <w:rPr>
                      <w:rFonts w:eastAsia="標楷體"/>
                      <w:sz w:val="40"/>
                      <w:szCs w:val="40"/>
                      <w:rPrChange w:id="11890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0"/>
                      <w:szCs w:val="40"/>
                      <w:rPrChange w:id="11891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 xml:space="preserve">     </w:t>
                  </w:r>
                  <w:r w:rsidRPr="00710858">
                    <w:rPr>
                      <w:rFonts w:eastAsia="標楷體" w:hint="eastAsia"/>
                      <w:sz w:val="40"/>
                      <w:szCs w:val="40"/>
                      <w:rPrChange w:id="11892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教</w:t>
                  </w:r>
                  <w:r w:rsidRPr="00710858">
                    <w:rPr>
                      <w:rFonts w:eastAsia="標楷體"/>
                      <w:sz w:val="40"/>
                      <w:szCs w:val="40"/>
                      <w:rPrChange w:id="11893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 xml:space="preserve">     </w:t>
                  </w:r>
                  <w:r w:rsidRPr="00710858">
                    <w:rPr>
                      <w:rFonts w:eastAsia="標楷體" w:hint="eastAsia"/>
                      <w:sz w:val="40"/>
                      <w:szCs w:val="40"/>
                      <w:rPrChange w:id="11894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師：</w:t>
                  </w:r>
                  <w:ins w:id="11895" w:author="User" w:date="2025-08-19T11:26:00Z">
                    <w:r w:rsidR="007C3B56" w:rsidRPr="00710858">
                      <w:rPr>
                        <w:rFonts w:eastAsia="標楷體" w:hint="eastAsia"/>
                        <w:sz w:val="40"/>
                        <w:szCs w:val="40"/>
                        <w:rPrChange w:id="1189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40"/>
                            <w:szCs w:val="40"/>
                          </w:rPr>
                        </w:rPrChange>
                      </w:rPr>
                      <w:t>黃淑芳</w:t>
                    </w:r>
                  </w:ins>
                  <w:ins w:id="11897" w:author="Windows 使用者" w:date="2024-08-06T15:29:00Z">
                    <w:del w:id="11898" w:author="User" w:date="2025-08-19T11:26:00Z">
                      <w:r w:rsidR="004A245B" w:rsidRPr="00710858" w:rsidDel="007C3B56">
                        <w:rPr>
                          <w:rFonts w:eastAsia="標楷體" w:hint="eastAsia"/>
                          <w:sz w:val="40"/>
                          <w:szCs w:val="40"/>
                          <w:rPrChange w:id="11899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40"/>
                              <w:szCs w:val="40"/>
                            </w:rPr>
                          </w:rPrChange>
                        </w:rPr>
                        <w:delText>林怡樺</w:delText>
                      </w:r>
                    </w:del>
                  </w:ins>
                  <w:del w:id="11900" w:author="Windows 使用者" w:date="2024-08-06T15:29:00Z">
                    <w:r w:rsidR="003E7301" w:rsidRPr="00710858" w:rsidDel="004A245B">
                      <w:rPr>
                        <w:rFonts w:eastAsia="標楷體" w:hint="eastAsia"/>
                        <w:sz w:val="40"/>
                        <w:szCs w:val="40"/>
                        <w:rPrChange w:id="1190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40"/>
                            <w:szCs w:val="40"/>
                          </w:rPr>
                        </w:rPrChange>
                      </w:rPr>
                      <w:delText>楊淑婷</w:delText>
                    </w:r>
                  </w:del>
                  <w:r w:rsidRPr="00710858">
                    <w:rPr>
                      <w:rFonts w:eastAsia="標楷體" w:hint="eastAsia"/>
                      <w:sz w:val="40"/>
                      <w:szCs w:val="40"/>
                      <w:rPrChange w:id="11902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老師</w:t>
                  </w:r>
                </w:p>
              </w:tc>
            </w:tr>
            <w:tr w:rsidR="00710858" w:rsidRPr="00710858" w14:paraId="58255428" w14:textId="77777777" w:rsidTr="00387BEB">
              <w:tc>
                <w:tcPr>
                  <w:tcW w:w="3803" w:type="dxa"/>
                  <w:gridSpan w:val="4"/>
                  <w:tcBorders>
                    <w:bottom w:val="nil"/>
                  </w:tcBorders>
                </w:tcPr>
                <w:p w14:paraId="7CFB8DF2" w14:textId="4BF0ECB1" w:rsidR="00387BEB" w:rsidRPr="00710858" w:rsidRDefault="00766783" w:rsidP="00387BEB">
                  <w:pPr>
                    <w:spacing w:line="400" w:lineRule="exact"/>
                    <w:ind w:leftChars="221" w:left="530" w:rightChars="227" w:right="545"/>
                    <w:jc w:val="distribute"/>
                    <w:rPr>
                      <w:rFonts w:eastAsia="標楷體"/>
                      <w:rPrChange w:id="1190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36"/>
                      <w:rPrChange w:id="1190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</w:rPr>
                      </w:rPrChange>
                    </w:rPr>
                    <w:t>1</w:t>
                  </w:r>
                  <w:r w:rsidR="00033C53" w:rsidRPr="00710858">
                    <w:rPr>
                      <w:rFonts w:eastAsia="標楷體"/>
                      <w:sz w:val="36"/>
                      <w:rPrChange w:id="1190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</w:rPr>
                      </w:rPrChange>
                    </w:rPr>
                    <w:t>1</w:t>
                  </w:r>
                  <w:ins w:id="11906" w:author="User" w:date="2025-08-19T11:26:00Z">
                    <w:r w:rsidR="007C3B56" w:rsidRPr="00710858">
                      <w:rPr>
                        <w:rFonts w:eastAsia="標楷體"/>
                        <w:sz w:val="36"/>
                        <w:rPrChange w:id="11907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</w:rPr>
                        </w:rPrChange>
                      </w:rPr>
                      <w:t>4</w:t>
                    </w:r>
                  </w:ins>
                  <w:ins w:id="11908" w:author="Windows 使用者" w:date="2024-08-02T14:30:00Z">
                    <w:del w:id="11909" w:author="User" w:date="2025-08-19T11:26:00Z">
                      <w:r w:rsidR="009A6733" w:rsidRPr="00710858" w:rsidDel="007C3B56">
                        <w:rPr>
                          <w:rFonts w:eastAsia="標楷體"/>
                          <w:sz w:val="36"/>
                          <w:rPrChange w:id="11910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</w:rPr>
                          </w:rPrChange>
                        </w:rPr>
                        <w:delText>3</w:delText>
                      </w:r>
                    </w:del>
                  </w:ins>
                  <w:del w:id="11911" w:author="Windows 使用者" w:date="2024-08-02T14:30:00Z">
                    <w:r w:rsidR="00033C53" w:rsidRPr="00710858" w:rsidDel="009A6733">
                      <w:rPr>
                        <w:rFonts w:eastAsia="標楷體"/>
                        <w:sz w:val="36"/>
                        <w:rPrChange w:id="11912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</w:rPr>
                        </w:rPrChange>
                      </w:rPr>
                      <w:delText>2</w:delText>
                    </w:r>
                  </w:del>
                  <w:r w:rsidR="005025B5" w:rsidRPr="00710858">
                    <w:rPr>
                      <w:rFonts w:eastAsia="標楷體" w:hint="eastAsia"/>
                      <w:sz w:val="36"/>
                      <w:rPrChange w:id="11913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</w:rPr>
                      </w:rPrChange>
                    </w:rPr>
                    <w:t>學年度</w:t>
                  </w:r>
                  <w:ins w:id="11914" w:author="User" w:date="2025-11-28T15:52:00Z">
                    <w:r w:rsidR="00594112">
                      <w:rPr>
                        <w:rFonts w:eastAsia="標楷體" w:hint="eastAsia"/>
                        <w:sz w:val="20"/>
                        <w:szCs w:val="40"/>
                      </w:rPr>
                      <w:t>01</w:t>
                    </w:r>
                    <w:r w:rsidR="00594112" w:rsidRPr="007D068A">
                      <w:rPr>
                        <w:rFonts w:eastAsia="標楷體"/>
                        <w:sz w:val="20"/>
                        <w:szCs w:val="40"/>
                      </w:rPr>
                      <w:t>/</w:t>
                    </w:r>
                    <w:r w:rsidR="00594112">
                      <w:rPr>
                        <w:rFonts w:eastAsia="標楷體" w:hint="eastAsia"/>
                        <w:sz w:val="20"/>
                        <w:szCs w:val="40"/>
                      </w:rPr>
                      <w:t>05</w:t>
                    </w:r>
                  </w:ins>
                  <w:del w:id="11915" w:author="User" w:date="2025-11-28T15:52:00Z">
                    <w:r w:rsidR="000C50A0" w:rsidRPr="00710858" w:rsidDel="00594112">
                      <w:rPr>
                        <w:rFonts w:eastAsia="標楷體"/>
                        <w:sz w:val="20"/>
                        <w:szCs w:val="40"/>
                        <w:rPrChange w:id="11916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0</w:delText>
                    </w:r>
                    <w:r w:rsidR="00235FC9" w:rsidRPr="00710858" w:rsidDel="00594112">
                      <w:rPr>
                        <w:rFonts w:eastAsia="標楷體"/>
                        <w:sz w:val="20"/>
                        <w:szCs w:val="40"/>
                        <w:rPrChange w:id="11917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8</w:delText>
                    </w:r>
                    <w:r w:rsidR="000C50A0" w:rsidRPr="00710858" w:rsidDel="00594112">
                      <w:rPr>
                        <w:rFonts w:eastAsia="標楷體"/>
                        <w:sz w:val="20"/>
                        <w:szCs w:val="40"/>
                        <w:rPrChange w:id="11918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/</w:delText>
                    </w:r>
                  </w:del>
                  <w:ins w:id="11919" w:author="Windows 使用者" w:date="2024-08-07T09:11:00Z">
                    <w:del w:id="11920" w:author="User" w:date="2025-08-19T11:26:00Z">
                      <w:r w:rsidR="00CC029C" w:rsidRPr="00710858" w:rsidDel="007C3B56">
                        <w:rPr>
                          <w:rFonts w:eastAsia="標楷體"/>
                          <w:sz w:val="20"/>
                          <w:szCs w:val="40"/>
                          <w:rPrChange w:id="11921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40"/>
                            </w:rPr>
                          </w:rPrChange>
                        </w:rPr>
                        <w:delText>07</w:delText>
                      </w:r>
                    </w:del>
                  </w:ins>
                  <w:del w:id="11922" w:author="Windows 使用者" w:date="2024-08-07T09:11:00Z">
                    <w:r w:rsidR="00033C53" w:rsidRPr="00710858" w:rsidDel="00CC029C">
                      <w:rPr>
                        <w:rFonts w:eastAsia="標楷體"/>
                        <w:sz w:val="20"/>
                        <w:szCs w:val="40"/>
                        <w:rPrChange w:id="11923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23</w:delText>
                    </w:r>
                  </w:del>
                  <w:r w:rsidR="005025B5" w:rsidRPr="00710858">
                    <w:rPr>
                      <w:rFonts w:eastAsia="標楷體" w:hint="eastAsia"/>
                      <w:sz w:val="20"/>
                      <w:szCs w:val="40"/>
                      <w:rPrChange w:id="11924" w:author="User" w:date="2025-08-27T11:49:00Z">
                        <w:rPr>
                          <w:rFonts w:eastAsia="標楷體" w:hint="eastAsia"/>
                          <w:color w:val="000000" w:themeColor="text1"/>
                          <w:sz w:val="20"/>
                          <w:szCs w:val="40"/>
                        </w:rPr>
                      </w:rPrChange>
                    </w:rPr>
                    <w:t>製</w:t>
                  </w:r>
                </w:p>
              </w:tc>
              <w:tc>
                <w:tcPr>
                  <w:tcW w:w="6862" w:type="dxa"/>
                  <w:gridSpan w:val="5"/>
                  <w:tcBorders>
                    <w:bottom w:val="nil"/>
                  </w:tcBorders>
                </w:tcPr>
                <w:p w14:paraId="59818056" w14:textId="77777777" w:rsidR="00387BEB" w:rsidRPr="00710858" w:rsidRDefault="00387BEB" w:rsidP="00387BEB">
                  <w:pPr>
                    <w:spacing w:line="400" w:lineRule="exact"/>
                    <w:ind w:leftChars="507" w:left="1217" w:rightChars="532" w:right="1277"/>
                    <w:jc w:val="distribute"/>
                    <w:rPr>
                      <w:rFonts w:eastAsia="標楷體"/>
                      <w:rPrChange w:id="1192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rPrChange w:id="11926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</w:rPr>
                      </w:rPrChange>
                    </w:rPr>
                    <w:t>週課表</w:t>
                  </w:r>
                </w:p>
              </w:tc>
            </w:tr>
            <w:tr w:rsidR="00710858" w:rsidRPr="00710858" w14:paraId="1689A040" w14:textId="77777777" w:rsidTr="00387BEB">
              <w:trPr>
                <w:cantSplit/>
              </w:trPr>
              <w:tc>
                <w:tcPr>
                  <w:tcW w:w="3803" w:type="dxa"/>
                  <w:gridSpan w:val="4"/>
                  <w:vMerge w:val="restart"/>
                  <w:tcBorders>
                    <w:tl2br w:val="single" w:sz="4" w:space="0" w:color="auto"/>
                  </w:tcBorders>
                </w:tcPr>
                <w:p w14:paraId="2B1A7878" w14:textId="77777777" w:rsidR="00387BEB" w:rsidRPr="00710858" w:rsidRDefault="00387BEB" w:rsidP="00387BEB">
                  <w:pPr>
                    <w:spacing w:line="180" w:lineRule="exact"/>
                    <w:jc w:val="right"/>
                    <w:rPr>
                      <w:rFonts w:eastAsia="標楷體"/>
                      <w:sz w:val="16"/>
                      <w:szCs w:val="16"/>
                      <w:rPrChange w:id="11927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11928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星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11929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11930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期</w:t>
                  </w:r>
                </w:p>
                <w:p w14:paraId="318C69B0" w14:textId="77777777" w:rsidR="00387BEB" w:rsidRPr="00710858" w:rsidRDefault="00387BEB" w:rsidP="00387BEB">
                  <w:pPr>
                    <w:wordWrap w:val="0"/>
                    <w:spacing w:line="180" w:lineRule="exact"/>
                    <w:jc w:val="right"/>
                    <w:rPr>
                      <w:rFonts w:eastAsia="標楷體"/>
                      <w:sz w:val="16"/>
                      <w:szCs w:val="16"/>
                      <w:rPrChange w:id="11931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11932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科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11933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11934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目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11935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 Week</w:t>
                  </w:r>
                </w:p>
                <w:p w14:paraId="72BF5376" w14:textId="77777777" w:rsidR="00387BEB" w:rsidRPr="00710858" w:rsidRDefault="00387BEB" w:rsidP="00387BEB">
                  <w:pPr>
                    <w:spacing w:line="180" w:lineRule="exact"/>
                    <w:rPr>
                      <w:rFonts w:eastAsia="標楷體"/>
                      <w:sz w:val="16"/>
                      <w:szCs w:val="16"/>
                      <w:rPrChange w:id="11936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11937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節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11938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11939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次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11940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                       Subject</w:t>
                  </w:r>
                </w:p>
                <w:p w14:paraId="30F1BD7F" w14:textId="77777777" w:rsidR="00387BEB" w:rsidRPr="00710858" w:rsidRDefault="00387BEB" w:rsidP="00387BEB">
                  <w:pPr>
                    <w:spacing w:line="180" w:lineRule="exact"/>
                    <w:rPr>
                      <w:rFonts w:eastAsia="標楷體"/>
                      <w:rPrChange w:id="1194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16"/>
                      <w:szCs w:val="16"/>
                      <w:rPrChange w:id="11942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Course        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11943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時間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11944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Time</w:t>
                  </w:r>
                </w:p>
              </w:tc>
              <w:tc>
                <w:tcPr>
                  <w:tcW w:w="1371" w:type="dxa"/>
                  <w:tcBorders>
                    <w:bottom w:val="nil"/>
                  </w:tcBorders>
                  <w:vAlign w:val="center"/>
                </w:tcPr>
                <w:p w14:paraId="44FF6CB4" w14:textId="77777777" w:rsidR="00387BEB" w:rsidRPr="00710858" w:rsidRDefault="00387BEB" w:rsidP="00387BEB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194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11946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一</w:t>
                  </w:r>
                </w:p>
              </w:tc>
              <w:tc>
                <w:tcPr>
                  <w:tcW w:w="1373" w:type="dxa"/>
                  <w:tcBorders>
                    <w:bottom w:val="nil"/>
                  </w:tcBorders>
                  <w:vAlign w:val="center"/>
                </w:tcPr>
                <w:p w14:paraId="15FA1EBE" w14:textId="77777777" w:rsidR="00387BEB" w:rsidRPr="00710858" w:rsidRDefault="00387BEB" w:rsidP="00387BEB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194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11948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二</w:t>
                  </w:r>
                </w:p>
              </w:tc>
              <w:tc>
                <w:tcPr>
                  <w:tcW w:w="1374" w:type="dxa"/>
                  <w:tcBorders>
                    <w:bottom w:val="nil"/>
                  </w:tcBorders>
                  <w:vAlign w:val="center"/>
                </w:tcPr>
                <w:p w14:paraId="377A2156" w14:textId="77777777" w:rsidR="00387BEB" w:rsidRPr="00710858" w:rsidRDefault="00387BEB" w:rsidP="00387BEB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194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11950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三</w:t>
                  </w:r>
                </w:p>
              </w:tc>
              <w:tc>
                <w:tcPr>
                  <w:tcW w:w="1372" w:type="dxa"/>
                  <w:tcBorders>
                    <w:bottom w:val="nil"/>
                  </w:tcBorders>
                  <w:vAlign w:val="center"/>
                </w:tcPr>
                <w:p w14:paraId="635DB090" w14:textId="77777777" w:rsidR="00387BEB" w:rsidRPr="00710858" w:rsidRDefault="00387BEB" w:rsidP="00387BEB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195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11952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四</w:t>
                  </w:r>
                </w:p>
              </w:tc>
              <w:tc>
                <w:tcPr>
                  <w:tcW w:w="1372" w:type="dxa"/>
                  <w:tcBorders>
                    <w:bottom w:val="nil"/>
                  </w:tcBorders>
                  <w:vAlign w:val="center"/>
                </w:tcPr>
                <w:p w14:paraId="1C4B79BA" w14:textId="77777777" w:rsidR="00387BEB" w:rsidRPr="00710858" w:rsidRDefault="00387BEB" w:rsidP="00387BEB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195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11954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五</w:t>
                  </w:r>
                </w:p>
              </w:tc>
            </w:tr>
            <w:tr w:rsidR="00710858" w:rsidRPr="00710858" w14:paraId="4E4788C1" w14:textId="77777777" w:rsidTr="00387BEB">
              <w:trPr>
                <w:cantSplit/>
              </w:trPr>
              <w:tc>
                <w:tcPr>
                  <w:tcW w:w="3803" w:type="dxa"/>
                  <w:gridSpan w:val="4"/>
                  <w:vMerge/>
                </w:tcPr>
                <w:p w14:paraId="38D57C42" w14:textId="77777777" w:rsidR="00387BEB" w:rsidRPr="00710858" w:rsidRDefault="00387BEB" w:rsidP="00387BEB">
                  <w:pPr>
                    <w:spacing w:line="400" w:lineRule="exact"/>
                    <w:rPr>
                      <w:rFonts w:eastAsia="標楷體"/>
                      <w:rPrChange w:id="1195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1371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710CD4FA" w14:textId="77777777" w:rsidR="00387BEB" w:rsidRPr="00710858" w:rsidRDefault="00387BEB" w:rsidP="00387BEB">
                  <w:pPr>
                    <w:jc w:val="center"/>
                    <w:rPr>
                      <w:rFonts w:eastAsia="標楷體"/>
                      <w:rPrChange w:id="1195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195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Monday</w:t>
                  </w:r>
                </w:p>
              </w:tc>
              <w:tc>
                <w:tcPr>
                  <w:tcW w:w="1373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14537555" w14:textId="77777777" w:rsidR="00387BEB" w:rsidRPr="00710858" w:rsidRDefault="00387BEB" w:rsidP="00387BEB">
                  <w:pPr>
                    <w:jc w:val="center"/>
                    <w:rPr>
                      <w:rFonts w:eastAsia="標楷體"/>
                      <w:rPrChange w:id="1195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195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Tuesday</w:t>
                  </w:r>
                </w:p>
              </w:tc>
              <w:tc>
                <w:tcPr>
                  <w:tcW w:w="1374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60C8F0C1" w14:textId="77777777" w:rsidR="00387BEB" w:rsidRPr="00710858" w:rsidRDefault="00387BEB" w:rsidP="00387BEB">
                  <w:pPr>
                    <w:jc w:val="center"/>
                    <w:rPr>
                      <w:rFonts w:eastAsia="標楷體"/>
                      <w:spacing w:val="-20"/>
                      <w:rPrChange w:id="11960" w:author="User" w:date="2025-08-27T11:49:00Z">
                        <w:rPr>
                          <w:rFonts w:eastAsia="標楷體"/>
                          <w:color w:val="000000" w:themeColor="text1"/>
                          <w:spacing w:val="-20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pacing w:val="-20"/>
                      <w:rPrChange w:id="11961" w:author="User" w:date="2025-08-27T11:49:00Z">
                        <w:rPr>
                          <w:rFonts w:eastAsia="標楷體"/>
                          <w:color w:val="000000" w:themeColor="text1"/>
                          <w:spacing w:val="-20"/>
                        </w:rPr>
                      </w:rPrChange>
                    </w:rPr>
                    <w:t>Wednesday</w:t>
                  </w:r>
                </w:p>
              </w:tc>
              <w:tc>
                <w:tcPr>
                  <w:tcW w:w="1372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17C902C5" w14:textId="77777777" w:rsidR="00387BEB" w:rsidRPr="00710858" w:rsidRDefault="00387BEB" w:rsidP="00387BEB">
                  <w:pPr>
                    <w:jc w:val="center"/>
                    <w:rPr>
                      <w:rFonts w:eastAsia="標楷體"/>
                      <w:rPrChange w:id="1196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196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Thursday</w:t>
                  </w:r>
                </w:p>
              </w:tc>
              <w:tc>
                <w:tcPr>
                  <w:tcW w:w="1372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157BED33" w14:textId="77777777" w:rsidR="00387BEB" w:rsidRPr="00710858" w:rsidRDefault="00387BEB" w:rsidP="00387BEB">
                  <w:pPr>
                    <w:jc w:val="center"/>
                    <w:rPr>
                      <w:rFonts w:eastAsia="標楷體"/>
                      <w:rPrChange w:id="1196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196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Friday</w:t>
                  </w:r>
                </w:p>
              </w:tc>
            </w:tr>
            <w:tr w:rsidR="00710858" w:rsidRPr="00710858" w14:paraId="351E1C12" w14:textId="77777777" w:rsidTr="00387BEB">
              <w:trPr>
                <w:cantSplit/>
                <w:trHeight w:val="419"/>
              </w:trPr>
              <w:tc>
                <w:tcPr>
                  <w:tcW w:w="1201" w:type="dxa"/>
                  <w:vMerge w:val="restart"/>
                  <w:vAlign w:val="center"/>
                </w:tcPr>
                <w:p w14:paraId="29563C0A" w14:textId="77777777" w:rsidR="00387BEB" w:rsidRPr="00710858" w:rsidRDefault="00387BEB" w:rsidP="00387BE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11966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11967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上午</w:t>
                  </w:r>
                </w:p>
                <w:p w14:paraId="6C4A22FF" w14:textId="77777777" w:rsidR="00387BEB" w:rsidRPr="00710858" w:rsidRDefault="00387BEB" w:rsidP="00387BE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11968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2"/>
                      <w:szCs w:val="22"/>
                      <w:rPrChange w:id="11969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  <w:szCs w:val="22"/>
                        </w:rPr>
                      </w:rPrChange>
                    </w:rPr>
                    <w:t>Morning</w:t>
                  </w:r>
                </w:p>
              </w:tc>
              <w:tc>
                <w:tcPr>
                  <w:tcW w:w="2099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14:paraId="732D88E5" w14:textId="77777777" w:rsidR="00387BEB" w:rsidRPr="00710858" w:rsidRDefault="00387BEB" w:rsidP="00387BEB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197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197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7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1972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197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30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1974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197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8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1976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197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05</w:t>
                  </w:r>
                </w:p>
              </w:tc>
              <w:tc>
                <w:tcPr>
                  <w:tcW w:w="503" w:type="dxa"/>
                  <w:tcBorders>
                    <w:bottom w:val="single" w:sz="4" w:space="0" w:color="auto"/>
                  </w:tcBorders>
                  <w:vAlign w:val="center"/>
                </w:tcPr>
                <w:p w14:paraId="34E9A790" w14:textId="77777777" w:rsidR="00387BEB" w:rsidRPr="00710858" w:rsidRDefault="00387BEB" w:rsidP="00387BEB">
                  <w:pPr>
                    <w:snapToGrid w:val="0"/>
                    <w:jc w:val="center"/>
                    <w:rPr>
                      <w:rFonts w:eastAsia="標楷體"/>
                      <w:rPrChange w:id="1197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197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35</w:t>
                  </w:r>
                </w:p>
              </w:tc>
              <w:tc>
                <w:tcPr>
                  <w:tcW w:w="6862" w:type="dxa"/>
                  <w:gridSpan w:val="5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2CE0839" w14:textId="77777777" w:rsidR="00387BEB" w:rsidRPr="00710858" w:rsidRDefault="00387BEB" w:rsidP="00387BEB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2"/>
                      <w:szCs w:val="32"/>
                      <w:rPrChange w:id="11980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2"/>
                      <w:szCs w:val="32"/>
                      <w:rPrChange w:id="11981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升旗早會、早自習</w:t>
                  </w:r>
                </w:p>
              </w:tc>
            </w:tr>
            <w:tr w:rsidR="00710858" w:rsidRPr="00710858" w14:paraId="5E875E3C" w14:textId="77777777" w:rsidTr="00387BEB">
              <w:trPr>
                <w:cantSplit/>
              </w:trPr>
              <w:tc>
                <w:tcPr>
                  <w:tcW w:w="1201" w:type="dxa"/>
                  <w:vMerge/>
                  <w:vAlign w:val="center"/>
                </w:tcPr>
                <w:p w14:paraId="5F279C35" w14:textId="77777777" w:rsidR="002E184E" w:rsidRPr="00710858" w:rsidRDefault="002E184E" w:rsidP="002E184E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198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0DA07A8B" w14:textId="77777777" w:rsidR="002E184E" w:rsidRPr="00710858" w:rsidRDefault="002E184E" w:rsidP="002E184E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1983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1984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1</w:t>
                  </w:r>
                </w:p>
              </w:tc>
              <w:tc>
                <w:tcPr>
                  <w:tcW w:w="1574" w:type="dxa"/>
                  <w:vAlign w:val="center"/>
                </w:tcPr>
                <w:p w14:paraId="6089DF71" w14:textId="77777777" w:rsidR="002E184E" w:rsidRPr="00710858" w:rsidRDefault="002E184E" w:rsidP="002E184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198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198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8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1987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198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</w:p>
                <w:p w14:paraId="244DCDB1" w14:textId="77777777" w:rsidR="002E184E" w:rsidRPr="00710858" w:rsidRDefault="002E184E" w:rsidP="002E184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198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199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57D8B865" w14:textId="77777777" w:rsidR="002E184E" w:rsidRPr="00710858" w:rsidRDefault="002E184E" w:rsidP="002E184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199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199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1993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199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</w:tc>
              <w:tc>
                <w:tcPr>
                  <w:tcW w:w="503" w:type="dxa"/>
                  <w:vAlign w:val="center"/>
                </w:tcPr>
                <w:p w14:paraId="3026E444" w14:textId="77777777" w:rsidR="002E184E" w:rsidRPr="00710858" w:rsidRDefault="002E184E" w:rsidP="002E184E">
                  <w:pPr>
                    <w:snapToGrid w:val="0"/>
                    <w:jc w:val="center"/>
                    <w:rPr>
                      <w:rFonts w:eastAsia="標楷體"/>
                      <w:rPrChange w:id="1199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199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47AD7FE2" w14:textId="288BFBDC" w:rsidR="00275E4F" w:rsidRPr="00710858" w:rsidDel="007C3B56" w:rsidRDefault="00275E4F" w:rsidP="00275E4F">
                  <w:pPr>
                    <w:snapToGrid w:val="0"/>
                    <w:spacing w:line="400" w:lineRule="exact"/>
                    <w:jc w:val="center"/>
                    <w:rPr>
                      <w:del w:id="11997" w:author="User" w:date="2025-08-19T11:27:00Z"/>
                      <w:rFonts w:eastAsia="標楷體"/>
                      <w:sz w:val="36"/>
                      <w:szCs w:val="36"/>
                      <w:rPrChange w:id="11998" w:author="User" w:date="2025-08-27T11:49:00Z">
                        <w:rPr>
                          <w:del w:id="11999" w:author="User" w:date="2025-08-19T11:2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2000" w:author="User" w:date="2025-08-19T11:27:00Z">
                    <w:r w:rsidRPr="00710858" w:rsidDel="007C3B56">
                      <w:rPr>
                        <w:rFonts w:eastAsia="標楷體"/>
                        <w:sz w:val="36"/>
                        <w:szCs w:val="36"/>
                        <w:rPrChange w:id="12001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101</w:delText>
                    </w:r>
                  </w:del>
                </w:p>
                <w:p w14:paraId="7E74B0B1" w14:textId="1D49FFB7" w:rsidR="002E184E" w:rsidRPr="00710858" w:rsidRDefault="00275E4F" w:rsidP="00275E4F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200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2003" w:author="User" w:date="2025-08-19T11:27:00Z">
                    <w:r w:rsidRPr="00710858" w:rsidDel="007C3B56">
                      <w:rPr>
                        <w:rFonts w:eastAsia="標楷體" w:hint="eastAsia"/>
                        <w:sz w:val="36"/>
                        <w:szCs w:val="36"/>
                        <w:rPrChange w:id="1200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家政</w:delText>
                    </w:r>
                  </w:del>
                </w:p>
              </w:tc>
              <w:tc>
                <w:tcPr>
                  <w:tcW w:w="1373" w:type="dxa"/>
                  <w:vAlign w:val="center"/>
                </w:tcPr>
                <w:p w14:paraId="640E801B" w14:textId="77777777" w:rsidR="00594112" w:rsidRPr="00594112" w:rsidRDefault="00594112" w:rsidP="00594112">
                  <w:pPr>
                    <w:snapToGrid w:val="0"/>
                    <w:spacing w:line="360" w:lineRule="exact"/>
                    <w:jc w:val="center"/>
                    <w:rPr>
                      <w:ins w:id="12005" w:author="User" w:date="2025-11-28T15:53:00Z"/>
                      <w:rFonts w:eastAsia="標楷體"/>
                      <w:color w:val="FF0000"/>
                      <w:sz w:val="36"/>
                      <w:szCs w:val="36"/>
                      <w:rPrChange w:id="12006" w:author="User" w:date="2025-11-28T15:53:00Z">
                        <w:rPr>
                          <w:ins w:id="12007" w:author="User" w:date="2025-11-28T15:53:00Z"/>
                          <w:rFonts w:eastAsia="標楷體"/>
                          <w:sz w:val="36"/>
                          <w:szCs w:val="36"/>
                        </w:rPr>
                      </w:rPrChange>
                    </w:rPr>
                  </w:pPr>
                  <w:ins w:id="12008" w:author="User" w:date="2025-11-28T15:53:00Z">
                    <w:r w:rsidRPr="00594112">
                      <w:rPr>
                        <w:rFonts w:eastAsia="標楷體"/>
                        <w:color w:val="FF0000"/>
                        <w:sz w:val="36"/>
                        <w:szCs w:val="36"/>
                        <w:rPrChange w:id="12009" w:author="User" w:date="2025-11-28T15:53:00Z">
                          <w:rPr>
                            <w:rFonts w:eastAsia="標楷體"/>
                            <w:sz w:val="36"/>
                            <w:szCs w:val="36"/>
                          </w:rPr>
                        </w:rPrChange>
                      </w:rPr>
                      <w:t>301</w:t>
                    </w:r>
                  </w:ins>
                </w:p>
                <w:p w14:paraId="68810594" w14:textId="1B557AEE" w:rsidR="002E184E" w:rsidRPr="00710858" w:rsidDel="007C3B56" w:rsidRDefault="00594112" w:rsidP="00594112">
                  <w:pPr>
                    <w:snapToGrid w:val="0"/>
                    <w:spacing w:line="360" w:lineRule="exact"/>
                    <w:jc w:val="center"/>
                    <w:rPr>
                      <w:ins w:id="12010" w:author="Windows 使用者" w:date="2024-08-06T15:50:00Z"/>
                      <w:del w:id="12011" w:author="User" w:date="2025-08-19T11:27:00Z"/>
                      <w:rFonts w:eastAsia="標楷體"/>
                      <w:sz w:val="36"/>
                      <w:szCs w:val="36"/>
                      <w:rPrChange w:id="12012" w:author="User" w:date="2025-08-27T11:49:00Z">
                        <w:rPr>
                          <w:ins w:id="12013" w:author="Windows 使用者" w:date="2024-08-06T15:50:00Z"/>
                          <w:del w:id="12014" w:author="User" w:date="2025-08-19T11:2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2015" w:author="User" w:date="2025-11-28T15:53:00Z">
                    <w:r w:rsidRPr="00594112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12016" w:author="User" w:date="2025-11-28T15:53:00Z">
                          <w:rPr>
                            <w:rFonts w:eastAsia="標楷體" w:hint="eastAsia"/>
                            <w:sz w:val="36"/>
                            <w:szCs w:val="36"/>
                          </w:rPr>
                        </w:rPrChange>
                      </w:rPr>
                      <w:t>社會</w:t>
                    </w:r>
                  </w:ins>
                  <w:ins w:id="12017" w:author="Windows 使用者" w:date="2024-08-06T15:56:00Z">
                    <w:del w:id="12018" w:author="User" w:date="2025-08-19T11:27:00Z">
                      <w:r w:rsidR="005349B3" w:rsidRPr="00710858" w:rsidDel="007C3B56">
                        <w:rPr>
                          <w:rFonts w:eastAsia="標楷體" w:hint="eastAsia"/>
                          <w:sz w:val="36"/>
                          <w:szCs w:val="36"/>
                          <w:rPrChange w:id="12019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Cs w:val="26"/>
                            </w:rPr>
                          </w:rPrChange>
                        </w:rPr>
                        <w:delText>※</w:delText>
                      </w:r>
                    </w:del>
                  </w:ins>
                  <w:ins w:id="12020" w:author="Windows 使用者" w:date="2024-08-06T15:50:00Z">
                    <w:del w:id="12021" w:author="User" w:date="2025-08-19T11:27:00Z">
                      <w:r w:rsidR="004F7930" w:rsidRPr="00710858" w:rsidDel="007C3B56">
                        <w:rPr>
                          <w:rFonts w:eastAsia="標楷體"/>
                          <w:sz w:val="36"/>
                          <w:szCs w:val="36"/>
                          <w:rPrChange w:id="12022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101</w:delText>
                      </w:r>
                    </w:del>
                  </w:ins>
                </w:p>
                <w:p w14:paraId="5DAB6CD6" w14:textId="79120935" w:rsidR="004F7930" w:rsidRPr="00710858" w:rsidRDefault="004F7930" w:rsidP="002E184E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28"/>
                      <w:szCs w:val="28"/>
                      <w:rPrChange w:id="1202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2024" w:author="Windows 使用者" w:date="2024-08-06T15:50:00Z">
                    <w:del w:id="12025" w:author="User" w:date="2025-08-19T11:27:00Z">
                      <w:r w:rsidRPr="00710858" w:rsidDel="007C3B56">
                        <w:rPr>
                          <w:rFonts w:eastAsia="標楷體" w:hint="eastAsia"/>
                          <w:sz w:val="28"/>
                          <w:szCs w:val="28"/>
                          <w:rPrChange w:id="12026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社區走讀</w:delText>
                      </w:r>
                    </w:del>
                  </w:ins>
                </w:p>
              </w:tc>
              <w:tc>
                <w:tcPr>
                  <w:tcW w:w="1374" w:type="dxa"/>
                  <w:vAlign w:val="center"/>
                </w:tcPr>
                <w:p w14:paraId="1EBC0B75" w14:textId="7443B1F2" w:rsidR="00605680" w:rsidRPr="00710858" w:rsidDel="007C3B56" w:rsidRDefault="00605680" w:rsidP="00807F70">
                  <w:pPr>
                    <w:snapToGrid w:val="0"/>
                    <w:spacing w:line="360" w:lineRule="exact"/>
                    <w:jc w:val="center"/>
                    <w:rPr>
                      <w:ins w:id="12027" w:author="Windows 使用者" w:date="2024-08-06T15:43:00Z"/>
                      <w:del w:id="12028" w:author="User" w:date="2025-08-19T11:28:00Z"/>
                      <w:rFonts w:eastAsia="標楷體"/>
                      <w:sz w:val="36"/>
                      <w:szCs w:val="36"/>
                      <w:rPrChange w:id="12029" w:author="User" w:date="2025-08-27T11:49:00Z">
                        <w:rPr>
                          <w:ins w:id="12030" w:author="Windows 使用者" w:date="2024-08-06T15:43:00Z"/>
                          <w:del w:id="12031" w:author="User" w:date="2025-08-19T11:2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2032" w:author="Windows 使用者" w:date="2024-08-06T15:43:00Z">
                    <w:del w:id="12033" w:author="User" w:date="2025-08-19T11:28:00Z">
                      <w:r w:rsidRPr="00710858" w:rsidDel="007C3B56">
                        <w:rPr>
                          <w:rFonts w:eastAsia="標楷體"/>
                          <w:sz w:val="36"/>
                          <w:szCs w:val="36"/>
                          <w:rPrChange w:id="12034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101</w:delText>
                      </w:r>
                    </w:del>
                  </w:ins>
                </w:p>
                <w:p w14:paraId="147B355F" w14:textId="65852531" w:rsidR="002E184E" w:rsidRPr="00710858" w:rsidRDefault="00605680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1203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12036" w:author="User" w:date="2025-08-19T11:28:00Z">
                      <w:pPr>
                        <w:snapToGrid w:val="0"/>
                        <w:spacing w:line="400" w:lineRule="exact"/>
                        <w:jc w:val="center"/>
                      </w:pPr>
                    </w:pPrChange>
                  </w:pPr>
                  <w:ins w:id="12037" w:author="Windows 使用者" w:date="2024-08-06T15:43:00Z">
                    <w:del w:id="12038" w:author="User" w:date="2025-08-19T11:28:00Z">
                      <w:r w:rsidRPr="00710858" w:rsidDel="007C3B56">
                        <w:rPr>
                          <w:rFonts w:eastAsia="標楷體" w:hint="eastAsia"/>
                          <w:sz w:val="36"/>
                          <w:szCs w:val="36"/>
                          <w:rPrChange w:id="12039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社會</w:delText>
                      </w:r>
                    </w:del>
                  </w:ins>
                </w:p>
              </w:tc>
              <w:tc>
                <w:tcPr>
                  <w:tcW w:w="1372" w:type="dxa"/>
                  <w:vAlign w:val="center"/>
                </w:tcPr>
                <w:p w14:paraId="1488BA01" w14:textId="32DAAF69" w:rsidR="00511660" w:rsidRPr="00710858" w:rsidDel="007C3B56" w:rsidRDefault="00511660" w:rsidP="00511660">
                  <w:pPr>
                    <w:snapToGrid w:val="0"/>
                    <w:spacing w:line="360" w:lineRule="exact"/>
                    <w:jc w:val="center"/>
                    <w:rPr>
                      <w:ins w:id="12040" w:author="Windows 使用者" w:date="2024-08-06T15:56:00Z"/>
                      <w:del w:id="12041" w:author="User" w:date="2025-08-19T11:28:00Z"/>
                      <w:rFonts w:eastAsia="標楷體"/>
                      <w:sz w:val="36"/>
                      <w:szCs w:val="36"/>
                      <w:rPrChange w:id="12042" w:author="User" w:date="2025-08-27T11:49:00Z">
                        <w:rPr>
                          <w:ins w:id="12043" w:author="Windows 使用者" w:date="2024-08-06T15:56:00Z"/>
                          <w:del w:id="12044" w:author="User" w:date="2025-08-19T11:2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2045" w:author="Windows 使用者" w:date="2024-08-06T15:56:00Z">
                    <w:del w:id="12046" w:author="User" w:date="2025-08-19T11:28:00Z">
                      <w:r w:rsidRPr="00710858" w:rsidDel="007C3B56">
                        <w:rPr>
                          <w:rFonts w:eastAsia="標楷體"/>
                          <w:sz w:val="36"/>
                          <w:szCs w:val="36"/>
                          <w:rPrChange w:id="12047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301</w:delText>
                      </w:r>
                    </w:del>
                  </w:ins>
                </w:p>
                <w:p w14:paraId="0A86BDBF" w14:textId="0A882624" w:rsidR="002E184E" w:rsidRPr="00710858" w:rsidRDefault="00511660" w:rsidP="00511660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204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2049" w:author="Windows 使用者" w:date="2024-08-06T15:56:00Z">
                    <w:del w:id="12050" w:author="User" w:date="2025-08-19T11:28:00Z">
                      <w:r w:rsidRPr="00710858" w:rsidDel="007C3B56">
                        <w:rPr>
                          <w:rFonts w:eastAsia="標楷體" w:hint="eastAsia"/>
                          <w:sz w:val="36"/>
                          <w:szCs w:val="36"/>
                          <w:rPrChange w:id="12051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社會</w:delText>
                      </w:r>
                    </w:del>
                  </w:ins>
                </w:p>
              </w:tc>
              <w:tc>
                <w:tcPr>
                  <w:tcW w:w="1372" w:type="dxa"/>
                  <w:vAlign w:val="center"/>
                </w:tcPr>
                <w:p w14:paraId="2565C939" w14:textId="77777777" w:rsidR="007C3B56" w:rsidRPr="00710858" w:rsidRDefault="007C3B56" w:rsidP="007C3B56">
                  <w:pPr>
                    <w:snapToGrid w:val="0"/>
                    <w:spacing w:line="360" w:lineRule="exact"/>
                    <w:jc w:val="center"/>
                    <w:rPr>
                      <w:ins w:id="12052" w:author="User" w:date="2025-08-19T11:28:00Z"/>
                      <w:rFonts w:eastAsia="標楷體"/>
                      <w:sz w:val="36"/>
                      <w:szCs w:val="36"/>
                      <w:rPrChange w:id="12053" w:author="User" w:date="2025-08-27T11:49:00Z">
                        <w:rPr>
                          <w:ins w:id="12054" w:author="User" w:date="2025-08-19T11:2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2055" w:author="User" w:date="2025-08-19T11:28:00Z">
                    <w:r w:rsidRPr="00710858">
                      <w:rPr>
                        <w:rFonts w:eastAsia="標楷體"/>
                        <w:sz w:val="36"/>
                        <w:szCs w:val="36"/>
                        <w:rPrChange w:id="12056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201</w:t>
                    </w:r>
                  </w:ins>
                </w:p>
                <w:p w14:paraId="7DEDB663" w14:textId="4CE54E0C" w:rsidR="00774879" w:rsidRPr="00710858" w:rsidDel="00AC2EFA" w:rsidRDefault="007C3B56" w:rsidP="007C3B56">
                  <w:pPr>
                    <w:snapToGrid w:val="0"/>
                    <w:spacing w:line="360" w:lineRule="exact"/>
                    <w:jc w:val="center"/>
                    <w:rPr>
                      <w:del w:id="12057" w:author="Windows 使用者" w:date="2024-08-13T09:45:00Z"/>
                      <w:rFonts w:eastAsia="標楷體"/>
                      <w:sz w:val="36"/>
                      <w:szCs w:val="36"/>
                      <w:rPrChange w:id="12058" w:author="User" w:date="2025-08-27T11:49:00Z">
                        <w:rPr>
                          <w:del w:id="12059" w:author="Windows 使用者" w:date="2024-08-13T09:45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2060" w:author="User" w:date="2025-08-19T11:28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206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社會</w:t>
                    </w:r>
                  </w:ins>
                  <w:del w:id="12062" w:author="Windows 使用者" w:date="2024-08-13T09:45:00Z">
                    <w:r w:rsidR="00774879" w:rsidRPr="00710858" w:rsidDel="00AC2EFA">
                      <w:rPr>
                        <w:rFonts w:eastAsia="標楷體"/>
                        <w:sz w:val="36"/>
                        <w:szCs w:val="36"/>
                        <w:rPrChange w:id="12063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101</w:delText>
                    </w:r>
                  </w:del>
                </w:p>
                <w:p w14:paraId="6E2A0ED1" w14:textId="3A5ADD3A" w:rsidR="002E184E" w:rsidRPr="00710858" w:rsidRDefault="00774879" w:rsidP="00774879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206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2065" w:author="Windows 使用者" w:date="2024-08-13T09:45:00Z">
                    <w:r w:rsidRPr="00710858" w:rsidDel="00AC2EFA">
                      <w:rPr>
                        <w:rFonts w:eastAsia="標楷體" w:hint="eastAsia"/>
                        <w:sz w:val="36"/>
                        <w:szCs w:val="36"/>
                        <w:rPrChange w:id="1206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社會</w:delText>
                    </w:r>
                  </w:del>
                </w:p>
              </w:tc>
            </w:tr>
            <w:tr w:rsidR="00710858" w:rsidRPr="00710858" w14:paraId="731A0F5C" w14:textId="77777777" w:rsidTr="00387BEB">
              <w:trPr>
                <w:cantSplit/>
              </w:trPr>
              <w:tc>
                <w:tcPr>
                  <w:tcW w:w="1201" w:type="dxa"/>
                  <w:vMerge/>
                  <w:vAlign w:val="center"/>
                </w:tcPr>
                <w:p w14:paraId="0A371CCF" w14:textId="77777777" w:rsidR="002E184E" w:rsidRPr="00710858" w:rsidRDefault="002E184E" w:rsidP="002E184E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206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7F58F215" w14:textId="77777777" w:rsidR="002E184E" w:rsidRPr="00710858" w:rsidRDefault="002E184E" w:rsidP="002E184E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2068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2069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2</w:t>
                  </w:r>
                </w:p>
              </w:tc>
              <w:tc>
                <w:tcPr>
                  <w:tcW w:w="1574" w:type="dxa"/>
                  <w:vAlign w:val="center"/>
                </w:tcPr>
                <w:p w14:paraId="124C1B60" w14:textId="77777777" w:rsidR="002E184E" w:rsidRPr="00710858" w:rsidRDefault="002E184E" w:rsidP="002E184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207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207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2072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207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</w:p>
                <w:p w14:paraId="0CC2DC37" w14:textId="77777777" w:rsidR="002E184E" w:rsidRPr="00710858" w:rsidRDefault="002E184E" w:rsidP="002E184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207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207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2A86CF26" w14:textId="77777777" w:rsidR="002E184E" w:rsidRPr="00710858" w:rsidRDefault="002E184E" w:rsidP="002E184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207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207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2078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207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</w:tc>
              <w:tc>
                <w:tcPr>
                  <w:tcW w:w="503" w:type="dxa"/>
                  <w:vAlign w:val="center"/>
                </w:tcPr>
                <w:p w14:paraId="10C59BE1" w14:textId="77777777" w:rsidR="002E184E" w:rsidRPr="00710858" w:rsidRDefault="002E184E" w:rsidP="002E184E">
                  <w:pPr>
                    <w:snapToGrid w:val="0"/>
                    <w:jc w:val="center"/>
                    <w:rPr>
                      <w:rFonts w:eastAsia="標楷體"/>
                      <w:rPrChange w:id="1208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208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tcBorders>
                    <w:bottom w:val="single" w:sz="4" w:space="0" w:color="auto"/>
                  </w:tcBorders>
                  <w:vAlign w:val="center"/>
                </w:tcPr>
                <w:p w14:paraId="07F9CDA0" w14:textId="279833BE" w:rsidR="002E184E" w:rsidRPr="00710858" w:rsidRDefault="002E184E" w:rsidP="00AA2994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1208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tcBorders>
                    <w:bottom w:val="single" w:sz="4" w:space="0" w:color="auto"/>
                  </w:tcBorders>
                  <w:vAlign w:val="center"/>
                </w:tcPr>
                <w:p w14:paraId="1C063AF0" w14:textId="0778995F" w:rsidR="006D12EF" w:rsidRPr="00710858" w:rsidDel="00475F23" w:rsidRDefault="00BE24B6" w:rsidP="00E57CEB">
                  <w:pPr>
                    <w:snapToGrid w:val="0"/>
                    <w:spacing w:line="360" w:lineRule="exact"/>
                    <w:jc w:val="center"/>
                    <w:rPr>
                      <w:del w:id="12083" w:author="Windows 使用者" w:date="2024-08-06T15:37:00Z"/>
                      <w:rFonts w:eastAsia="標楷體"/>
                      <w:sz w:val="28"/>
                      <w:szCs w:val="28"/>
                      <w:rPrChange w:id="12084" w:author="User" w:date="2025-08-27T11:49:00Z">
                        <w:rPr>
                          <w:del w:id="12085" w:author="Windows 使用者" w:date="2024-08-06T15:3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2086" w:author="Windows 使用者" w:date="2024-08-06T15:37:00Z">
                    <w:r w:rsidRPr="00710858" w:rsidDel="00475F23">
                      <w:rPr>
                        <w:rFonts w:eastAsia="標楷體" w:hint="eastAsia"/>
                        <w:sz w:val="28"/>
                        <w:szCs w:val="28"/>
                        <w:rPrChange w:id="12087" w:author="User" w:date="2025-08-27T11:49:00Z">
                          <w:rPr>
                            <w:rFonts w:eastAsia="標楷體" w:hint="eastAsia"/>
                            <w:color w:val="000000" w:themeColor="text1"/>
                            <w:szCs w:val="26"/>
                          </w:rPr>
                        </w:rPrChange>
                      </w:rPr>
                      <w:delText>※</w:delText>
                    </w:r>
                    <w:r w:rsidR="006D12EF" w:rsidRPr="00710858" w:rsidDel="00475F23">
                      <w:rPr>
                        <w:rFonts w:eastAsia="標楷體"/>
                        <w:sz w:val="28"/>
                        <w:szCs w:val="28"/>
                        <w:rPrChange w:id="12088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301</w:delText>
                    </w:r>
                  </w:del>
                </w:p>
                <w:p w14:paraId="0AA87EBE" w14:textId="4C32B080" w:rsidR="002E184E" w:rsidRPr="00710858" w:rsidRDefault="006D12EF" w:rsidP="006D12EF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28"/>
                      <w:szCs w:val="28"/>
                      <w:rPrChange w:id="1208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2090" w:author="Windows 使用者" w:date="2024-08-06T15:37:00Z">
                    <w:r w:rsidRPr="00710858" w:rsidDel="00475F23">
                      <w:rPr>
                        <w:rFonts w:eastAsia="標楷體" w:hint="eastAsia"/>
                        <w:sz w:val="28"/>
                        <w:szCs w:val="28"/>
                        <w:rPrChange w:id="1209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delText>社區走讀</w:delText>
                    </w:r>
                  </w:del>
                </w:p>
              </w:tc>
              <w:tc>
                <w:tcPr>
                  <w:tcW w:w="1374" w:type="dxa"/>
                  <w:tcBorders>
                    <w:bottom w:val="single" w:sz="4" w:space="0" w:color="auto"/>
                  </w:tcBorders>
                  <w:vAlign w:val="center"/>
                </w:tcPr>
                <w:p w14:paraId="7D12FB30" w14:textId="34DD2706" w:rsidR="002E184E" w:rsidRPr="00710858" w:rsidRDefault="002E184E" w:rsidP="007C4E30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209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tcBorders>
                    <w:bottom w:val="single" w:sz="4" w:space="0" w:color="auto"/>
                  </w:tcBorders>
                  <w:vAlign w:val="center"/>
                </w:tcPr>
                <w:p w14:paraId="3FF0A650" w14:textId="77777777" w:rsidR="007C3B56" w:rsidRPr="00710858" w:rsidRDefault="007C3B56" w:rsidP="007C3B56">
                  <w:pPr>
                    <w:snapToGrid w:val="0"/>
                    <w:spacing w:line="360" w:lineRule="exact"/>
                    <w:jc w:val="center"/>
                    <w:rPr>
                      <w:ins w:id="12093" w:author="User" w:date="2025-08-19T11:28:00Z"/>
                      <w:rFonts w:eastAsia="標楷體"/>
                      <w:sz w:val="36"/>
                      <w:szCs w:val="36"/>
                      <w:rPrChange w:id="12094" w:author="User" w:date="2025-08-27T11:49:00Z">
                        <w:rPr>
                          <w:ins w:id="12095" w:author="User" w:date="2025-08-19T11:2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2096" w:author="User" w:date="2025-08-19T11:28:00Z">
                    <w:r w:rsidRPr="00710858">
                      <w:rPr>
                        <w:rFonts w:eastAsia="標楷體"/>
                        <w:sz w:val="36"/>
                        <w:szCs w:val="36"/>
                        <w:rPrChange w:id="12097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101</w:t>
                    </w:r>
                  </w:ins>
                </w:p>
                <w:p w14:paraId="2E6DF0EA" w14:textId="0E2918EB" w:rsidR="009545A3" w:rsidRPr="00710858" w:rsidDel="0059483D" w:rsidRDefault="007C3B56" w:rsidP="007C3B56">
                  <w:pPr>
                    <w:snapToGrid w:val="0"/>
                    <w:spacing w:line="360" w:lineRule="exact"/>
                    <w:jc w:val="center"/>
                    <w:rPr>
                      <w:del w:id="12098" w:author="Windows 使用者" w:date="2024-08-06T15:34:00Z"/>
                      <w:rFonts w:eastAsia="標楷體"/>
                      <w:sz w:val="36"/>
                      <w:szCs w:val="36"/>
                      <w:rPrChange w:id="12099" w:author="User" w:date="2025-08-27T11:49:00Z">
                        <w:rPr>
                          <w:del w:id="12100" w:author="Windows 使用者" w:date="2024-08-06T15:3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2101" w:author="User" w:date="2025-08-19T11:28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210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社會</w:t>
                    </w:r>
                  </w:ins>
                  <w:del w:id="12103" w:author="Windows 使用者" w:date="2024-08-06T15:34:00Z">
                    <w:r w:rsidR="009545A3" w:rsidRPr="00710858" w:rsidDel="0059483D">
                      <w:rPr>
                        <w:rFonts w:eastAsia="標楷體"/>
                        <w:sz w:val="36"/>
                        <w:szCs w:val="36"/>
                        <w:rPrChange w:id="12104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201</w:delText>
                    </w:r>
                  </w:del>
                </w:p>
                <w:p w14:paraId="5C3B5B2B" w14:textId="460833AA" w:rsidR="002E184E" w:rsidRPr="00710858" w:rsidRDefault="009545A3" w:rsidP="009545A3">
                  <w:pPr>
                    <w:snapToGrid w:val="0"/>
                    <w:spacing w:before="120" w:after="120"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1210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2106" w:author="Windows 使用者" w:date="2024-08-06T15:34:00Z">
                    <w:r w:rsidRPr="00710858" w:rsidDel="0059483D">
                      <w:rPr>
                        <w:rFonts w:eastAsia="標楷體" w:hint="eastAsia"/>
                        <w:sz w:val="36"/>
                        <w:szCs w:val="36"/>
                        <w:rPrChange w:id="1210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社會</w:delText>
                    </w:r>
                  </w:del>
                </w:p>
              </w:tc>
              <w:tc>
                <w:tcPr>
                  <w:tcW w:w="1372" w:type="dxa"/>
                  <w:tcBorders>
                    <w:bottom w:val="single" w:sz="4" w:space="0" w:color="auto"/>
                  </w:tcBorders>
                  <w:vAlign w:val="center"/>
                </w:tcPr>
                <w:p w14:paraId="179AC828" w14:textId="3D76B65B" w:rsidR="0061130C" w:rsidRPr="00710858" w:rsidDel="00A96C8D" w:rsidRDefault="0061130C" w:rsidP="0061130C">
                  <w:pPr>
                    <w:snapToGrid w:val="0"/>
                    <w:spacing w:line="360" w:lineRule="exact"/>
                    <w:jc w:val="center"/>
                    <w:rPr>
                      <w:del w:id="12108" w:author="Windows 使用者" w:date="2024-08-12T12:12:00Z"/>
                      <w:rFonts w:eastAsia="標楷體"/>
                      <w:sz w:val="36"/>
                      <w:szCs w:val="36"/>
                      <w:rPrChange w:id="12109" w:author="User" w:date="2025-08-27T11:49:00Z">
                        <w:rPr>
                          <w:del w:id="12110" w:author="Windows 使用者" w:date="2024-08-12T12:1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2111" w:author="Windows 使用者" w:date="2024-08-12T12:12:00Z">
                    <w:r w:rsidRPr="00710858" w:rsidDel="00A96C8D">
                      <w:rPr>
                        <w:rFonts w:eastAsia="標楷體"/>
                        <w:sz w:val="36"/>
                        <w:szCs w:val="36"/>
                        <w:rPrChange w:id="12112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201</w:delText>
                    </w:r>
                  </w:del>
                </w:p>
                <w:p w14:paraId="6C256ED7" w14:textId="0E3E9009" w:rsidR="002E184E" w:rsidRPr="00710858" w:rsidRDefault="0061130C" w:rsidP="0061130C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211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2114" w:author="Windows 使用者" w:date="2024-08-12T12:12:00Z">
                    <w:r w:rsidRPr="00710858" w:rsidDel="00A96C8D">
                      <w:rPr>
                        <w:rFonts w:eastAsia="標楷體" w:hint="eastAsia"/>
                        <w:sz w:val="36"/>
                        <w:szCs w:val="36"/>
                        <w:rPrChange w:id="1211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社會</w:delText>
                    </w:r>
                  </w:del>
                </w:p>
              </w:tc>
            </w:tr>
            <w:tr w:rsidR="00710858" w:rsidRPr="00710858" w14:paraId="49CE619C" w14:textId="77777777" w:rsidTr="00387BEB">
              <w:trPr>
                <w:cantSplit/>
                <w:trHeight w:val="1135"/>
              </w:trPr>
              <w:tc>
                <w:tcPr>
                  <w:tcW w:w="1201" w:type="dxa"/>
                  <w:vMerge/>
                  <w:vAlign w:val="center"/>
                </w:tcPr>
                <w:p w14:paraId="49CC33EF" w14:textId="77777777" w:rsidR="002E184E" w:rsidRPr="00710858" w:rsidRDefault="002E184E" w:rsidP="002E184E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211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39F126E0" w14:textId="77777777" w:rsidR="002E184E" w:rsidRPr="00710858" w:rsidRDefault="002E184E" w:rsidP="002E184E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2117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2118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3</w:t>
                  </w:r>
                </w:p>
              </w:tc>
              <w:tc>
                <w:tcPr>
                  <w:tcW w:w="1574" w:type="dxa"/>
                  <w:vAlign w:val="center"/>
                </w:tcPr>
                <w:p w14:paraId="736D2B0D" w14:textId="77777777" w:rsidR="002E184E" w:rsidRPr="00710858" w:rsidRDefault="002E184E" w:rsidP="002E184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211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212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2121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212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</w:p>
                <w:p w14:paraId="3E197D18" w14:textId="77777777" w:rsidR="002E184E" w:rsidRPr="00710858" w:rsidRDefault="002E184E" w:rsidP="002E184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212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212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72E0E6CB" w14:textId="77777777" w:rsidR="002E184E" w:rsidRPr="00710858" w:rsidRDefault="002E184E" w:rsidP="002E184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212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212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2127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212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</w:tc>
              <w:tc>
                <w:tcPr>
                  <w:tcW w:w="503" w:type="dxa"/>
                  <w:vAlign w:val="center"/>
                </w:tcPr>
                <w:p w14:paraId="3902FB39" w14:textId="77777777" w:rsidR="002E184E" w:rsidRPr="00710858" w:rsidRDefault="002E184E" w:rsidP="002E184E">
                  <w:pPr>
                    <w:snapToGrid w:val="0"/>
                    <w:spacing w:before="120" w:after="120"/>
                    <w:jc w:val="center"/>
                    <w:rPr>
                      <w:rFonts w:eastAsia="標楷體"/>
                      <w:rPrChange w:id="1212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213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20347C5D" w14:textId="12F23B2C" w:rsidR="002E184E" w:rsidRPr="00710858" w:rsidDel="007C4E30" w:rsidRDefault="000D456F" w:rsidP="00E3562E">
                  <w:pPr>
                    <w:snapToGrid w:val="0"/>
                    <w:spacing w:line="360" w:lineRule="exact"/>
                    <w:jc w:val="center"/>
                    <w:rPr>
                      <w:del w:id="12131" w:author="Windows 使用者" w:date="2024-08-06T15:32:00Z"/>
                      <w:rFonts w:eastAsia="標楷體"/>
                      <w:sz w:val="36"/>
                      <w:szCs w:val="36"/>
                      <w:rPrChange w:id="12132" w:author="User" w:date="2025-08-27T11:49:00Z">
                        <w:rPr>
                          <w:del w:id="12133" w:author="Windows 使用者" w:date="2024-08-06T15:3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2134" w:author="Windows 使用者" w:date="2024-08-06T15:32:00Z">
                    <w:r w:rsidRPr="00710858" w:rsidDel="007C4E30">
                      <w:rPr>
                        <w:rFonts w:eastAsia="標楷體"/>
                        <w:sz w:val="36"/>
                        <w:szCs w:val="36"/>
                        <w:rPrChange w:id="12135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101</w:delText>
                    </w:r>
                  </w:del>
                </w:p>
                <w:p w14:paraId="426C8EC0" w14:textId="71D4B6C9" w:rsidR="000D456F" w:rsidRPr="00710858" w:rsidRDefault="000D456F" w:rsidP="00E3562E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1213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2137" w:author="Windows 使用者" w:date="2024-08-06T15:32:00Z">
                    <w:r w:rsidRPr="00710858" w:rsidDel="007C4E30">
                      <w:rPr>
                        <w:rFonts w:eastAsia="標楷體" w:hint="eastAsia"/>
                        <w:sz w:val="36"/>
                        <w:szCs w:val="36"/>
                        <w:rPrChange w:id="1213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社會</w:delText>
                    </w:r>
                  </w:del>
                </w:p>
              </w:tc>
              <w:tc>
                <w:tcPr>
                  <w:tcW w:w="1373" w:type="dxa"/>
                  <w:vAlign w:val="center"/>
                </w:tcPr>
                <w:p w14:paraId="5A8CF6B2" w14:textId="0E85762B" w:rsidR="009D5B53" w:rsidRPr="00710858" w:rsidDel="007C3B56" w:rsidRDefault="009D5B53" w:rsidP="007C3B56">
                  <w:pPr>
                    <w:snapToGrid w:val="0"/>
                    <w:spacing w:after="120" w:line="400" w:lineRule="exact"/>
                    <w:jc w:val="center"/>
                    <w:rPr>
                      <w:ins w:id="12139" w:author="Windows 使用者" w:date="2024-08-13T09:38:00Z"/>
                      <w:del w:id="12140" w:author="User" w:date="2025-08-19T11:27:00Z"/>
                      <w:rFonts w:eastAsia="標楷體"/>
                      <w:sz w:val="36"/>
                      <w:szCs w:val="36"/>
                      <w:rPrChange w:id="12141" w:author="User" w:date="2025-08-27T11:49:00Z">
                        <w:rPr>
                          <w:ins w:id="12142" w:author="Windows 使用者" w:date="2024-08-13T09:38:00Z"/>
                          <w:del w:id="12143" w:author="User" w:date="2025-08-19T11:2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2144" w:author="Windows 使用者" w:date="2024-08-13T09:38:00Z">
                    <w:del w:id="12145" w:author="User" w:date="2025-08-19T11:27:00Z">
                      <w:r w:rsidRPr="00710858" w:rsidDel="007C3B56">
                        <w:rPr>
                          <w:rFonts w:eastAsia="標楷體"/>
                          <w:sz w:val="36"/>
                          <w:szCs w:val="36"/>
                          <w:rPrChange w:id="12146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301</w:delText>
                      </w:r>
                    </w:del>
                  </w:ins>
                </w:p>
                <w:p w14:paraId="65DC48CB" w14:textId="1DDA453D" w:rsidR="002E184E" w:rsidRPr="00710858" w:rsidRDefault="009D5B53" w:rsidP="009D5B53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214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2148" w:author="Windows 使用者" w:date="2024-08-13T09:38:00Z">
                    <w:del w:id="12149" w:author="User" w:date="2025-08-19T11:27:00Z">
                      <w:r w:rsidRPr="00710858" w:rsidDel="007C3B56">
                        <w:rPr>
                          <w:rFonts w:eastAsia="標楷體" w:hint="eastAsia"/>
                          <w:sz w:val="36"/>
                          <w:szCs w:val="36"/>
                          <w:rPrChange w:id="12150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家政</w:delText>
                      </w:r>
                    </w:del>
                  </w:ins>
                </w:p>
              </w:tc>
              <w:tc>
                <w:tcPr>
                  <w:tcW w:w="1374" w:type="dxa"/>
                  <w:vAlign w:val="center"/>
                </w:tcPr>
                <w:p w14:paraId="3112F72F" w14:textId="77777777" w:rsidR="00594112" w:rsidRPr="00594112" w:rsidRDefault="00594112" w:rsidP="00594112">
                  <w:pPr>
                    <w:snapToGrid w:val="0"/>
                    <w:spacing w:line="360" w:lineRule="exact"/>
                    <w:jc w:val="center"/>
                    <w:rPr>
                      <w:ins w:id="12151" w:author="User" w:date="2025-11-28T15:53:00Z"/>
                      <w:rFonts w:eastAsia="標楷體"/>
                      <w:color w:val="FF0000"/>
                      <w:sz w:val="36"/>
                      <w:szCs w:val="36"/>
                      <w:rPrChange w:id="12152" w:author="User" w:date="2025-11-28T15:53:00Z">
                        <w:rPr>
                          <w:ins w:id="12153" w:author="User" w:date="2025-11-28T15:53:00Z"/>
                          <w:rFonts w:eastAsia="標楷體"/>
                          <w:sz w:val="36"/>
                          <w:szCs w:val="36"/>
                        </w:rPr>
                      </w:rPrChange>
                    </w:rPr>
                  </w:pPr>
                  <w:ins w:id="12154" w:author="User" w:date="2025-11-28T15:53:00Z">
                    <w:r w:rsidRPr="00594112">
                      <w:rPr>
                        <w:rFonts w:eastAsia="標楷體"/>
                        <w:color w:val="FF0000"/>
                        <w:sz w:val="36"/>
                        <w:szCs w:val="36"/>
                        <w:rPrChange w:id="12155" w:author="User" w:date="2025-11-28T15:53:00Z">
                          <w:rPr>
                            <w:rFonts w:eastAsia="標楷體"/>
                            <w:sz w:val="36"/>
                            <w:szCs w:val="36"/>
                          </w:rPr>
                        </w:rPrChange>
                      </w:rPr>
                      <w:t>301</w:t>
                    </w:r>
                  </w:ins>
                </w:p>
                <w:p w14:paraId="3D39FC0C" w14:textId="3FA19C51" w:rsidR="00F827EE" w:rsidRPr="00710858" w:rsidDel="007C3B56" w:rsidRDefault="00594112" w:rsidP="00594112">
                  <w:pPr>
                    <w:snapToGrid w:val="0"/>
                    <w:spacing w:line="360" w:lineRule="exact"/>
                    <w:jc w:val="center"/>
                    <w:rPr>
                      <w:ins w:id="12156" w:author="Windows 使用者" w:date="2024-08-13T10:26:00Z"/>
                      <w:del w:id="12157" w:author="User" w:date="2025-08-19T11:27:00Z"/>
                      <w:rFonts w:eastAsia="標楷體"/>
                      <w:sz w:val="36"/>
                      <w:szCs w:val="36"/>
                      <w:rPrChange w:id="12158" w:author="User" w:date="2025-08-27T11:49:00Z">
                        <w:rPr>
                          <w:ins w:id="12159" w:author="Windows 使用者" w:date="2024-08-13T10:26:00Z"/>
                          <w:del w:id="12160" w:author="User" w:date="2025-08-19T11:2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proofErr w:type="gramStart"/>
                  <w:ins w:id="12161" w:author="User" w:date="2025-11-28T15:53:00Z">
                    <w:r w:rsidRPr="00594112">
                      <w:rPr>
                        <w:rFonts w:eastAsia="標楷體" w:hint="eastAsia"/>
                        <w:color w:val="FF0000"/>
                        <w:sz w:val="28"/>
                        <w:szCs w:val="28"/>
                        <w:rPrChange w:id="12162" w:author="User" w:date="2025-11-28T15:53:00Z">
                          <w:rPr>
                            <w:rFonts w:eastAsia="標楷體" w:hint="eastAsia"/>
                            <w:sz w:val="28"/>
                            <w:szCs w:val="28"/>
                          </w:rPr>
                        </w:rPrChange>
                      </w:rPr>
                      <w:t>社區走讀</w:t>
                    </w:r>
                  </w:ins>
                  <w:proofErr w:type="gramEnd"/>
                  <w:ins w:id="12163" w:author="Windows 使用者" w:date="2024-08-13T10:26:00Z">
                    <w:del w:id="12164" w:author="User" w:date="2025-08-19T11:27:00Z">
                      <w:r w:rsidR="00F827EE" w:rsidRPr="00710858" w:rsidDel="007C3B56">
                        <w:rPr>
                          <w:rFonts w:eastAsia="標楷體"/>
                          <w:sz w:val="36"/>
                          <w:szCs w:val="36"/>
                          <w:rPrChange w:id="12165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201</w:delText>
                      </w:r>
                    </w:del>
                  </w:ins>
                </w:p>
                <w:p w14:paraId="39A04061" w14:textId="7868A1B1" w:rsidR="002E184E" w:rsidRPr="00710858" w:rsidRDefault="00F827EE" w:rsidP="00F827EE">
                  <w:pPr>
                    <w:snapToGrid w:val="0"/>
                    <w:spacing w:before="120" w:after="120" w:line="400" w:lineRule="exact"/>
                    <w:ind w:leftChars="-17" w:left="-41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1216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2167" w:author="Windows 使用者" w:date="2024-08-13T10:26:00Z">
                    <w:del w:id="12168" w:author="User" w:date="2025-08-19T11:27:00Z">
                      <w:r w:rsidRPr="00710858" w:rsidDel="007C3B56">
                        <w:rPr>
                          <w:rFonts w:eastAsia="標楷體" w:hint="eastAsia"/>
                          <w:sz w:val="36"/>
                          <w:szCs w:val="36"/>
                          <w:rPrChange w:id="12169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社會</w:delText>
                      </w:r>
                    </w:del>
                  </w:ins>
                </w:p>
              </w:tc>
              <w:tc>
                <w:tcPr>
                  <w:tcW w:w="1372" w:type="dxa"/>
                  <w:vAlign w:val="center"/>
                </w:tcPr>
                <w:p w14:paraId="3DA6985F" w14:textId="79B67B37" w:rsidR="0059483D" w:rsidRPr="00710858" w:rsidDel="007C3B56" w:rsidRDefault="0059483D" w:rsidP="0059483D">
                  <w:pPr>
                    <w:snapToGrid w:val="0"/>
                    <w:spacing w:line="360" w:lineRule="exact"/>
                    <w:jc w:val="center"/>
                    <w:rPr>
                      <w:ins w:id="12170" w:author="Windows 使用者" w:date="2024-08-06T15:34:00Z"/>
                      <w:del w:id="12171" w:author="User" w:date="2025-08-19T11:28:00Z"/>
                      <w:rFonts w:eastAsia="標楷體"/>
                      <w:sz w:val="36"/>
                      <w:szCs w:val="36"/>
                      <w:rPrChange w:id="12172" w:author="User" w:date="2025-08-27T11:49:00Z">
                        <w:rPr>
                          <w:ins w:id="12173" w:author="Windows 使用者" w:date="2024-08-06T15:34:00Z"/>
                          <w:del w:id="12174" w:author="User" w:date="2025-08-19T11:2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2175" w:author="Windows 使用者" w:date="2024-08-06T15:34:00Z">
                    <w:del w:id="12176" w:author="User" w:date="2025-08-19T11:28:00Z">
                      <w:r w:rsidRPr="00710858" w:rsidDel="007C3B56">
                        <w:rPr>
                          <w:rFonts w:eastAsia="標楷體"/>
                          <w:sz w:val="36"/>
                          <w:szCs w:val="36"/>
                          <w:rPrChange w:id="12177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201</w:delText>
                      </w:r>
                    </w:del>
                  </w:ins>
                </w:p>
                <w:p w14:paraId="52DB2708" w14:textId="68A1E1F1" w:rsidR="002E184E" w:rsidRPr="00710858" w:rsidRDefault="0059483D" w:rsidP="0059483D">
                  <w:pPr>
                    <w:snapToGrid w:val="0"/>
                    <w:spacing w:before="120" w:after="120"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1217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2179" w:author="Windows 使用者" w:date="2024-08-06T15:34:00Z">
                    <w:del w:id="12180" w:author="User" w:date="2025-08-19T11:28:00Z">
                      <w:r w:rsidRPr="00710858" w:rsidDel="007C3B56">
                        <w:rPr>
                          <w:rFonts w:eastAsia="標楷體" w:hint="eastAsia"/>
                          <w:sz w:val="36"/>
                          <w:szCs w:val="36"/>
                          <w:rPrChange w:id="12181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社會</w:delText>
                      </w:r>
                    </w:del>
                  </w:ins>
                </w:p>
              </w:tc>
              <w:tc>
                <w:tcPr>
                  <w:tcW w:w="1372" w:type="dxa"/>
                  <w:vAlign w:val="center"/>
                </w:tcPr>
                <w:p w14:paraId="0DDE1976" w14:textId="77777777" w:rsidR="007C3B56" w:rsidRPr="00710858" w:rsidRDefault="007C3B56" w:rsidP="007C3B56">
                  <w:pPr>
                    <w:snapToGrid w:val="0"/>
                    <w:spacing w:line="360" w:lineRule="exact"/>
                    <w:jc w:val="center"/>
                    <w:rPr>
                      <w:ins w:id="12182" w:author="User" w:date="2025-08-19T11:28:00Z"/>
                      <w:rFonts w:eastAsia="標楷體"/>
                      <w:sz w:val="36"/>
                      <w:szCs w:val="36"/>
                      <w:rPrChange w:id="12183" w:author="User" w:date="2025-08-27T11:49:00Z">
                        <w:rPr>
                          <w:ins w:id="12184" w:author="User" w:date="2025-08-19T11:2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2185" w:author="User" w:date="2025-08-19T11:28:00Z">
                    <w:r w:rsidRPr="00710858">
                      <w:rPr>
                        <w:rFonts w:eastAsia="標楷體"/>
                        <w:sz w:val="36"/>
                        <w:szCs w:val="36"/>
                        <w:rPrChange w:id="12186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101</w:t>
                    </w:r>
                  </w:ins>
                </w:p>
                <w:p w14:paraId="79443C68" w14:textId="1C838774" w:rsidR="002E184E" w:rsidRPr="00710858" w:rsidRDefault="007C3B56" w:rsidP="007C3B56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218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2188" w:author="User" w:date="2025-08-19T11:28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218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社會</w:t>
                    </w:r>
                  </w:ins>
                </w:p>
              </w:tc>
            </w:tr>
            <w:tr w:rsidR="00710858" w:rsidRPr="00710858" w14:paraId="5789D861" w14:textId="77777777" w:rsidTr="00387BEB">
              <w:trPr>
                <w:cantSplit/>
                <w:trHeight w:val="1264"/>
              </w:trPr>
              <w:tc>
                <w:tcPr>
                  <w:tcW w:w="1201" w:type="dxa"/>
                  <w:vMerge/>
                  <w:vAlign w:val="center"/>
                </w:tcPr>
                <w:p w14:paraId="0D837305" w14:textId="77777777" w:rsidR="002E184E" w:rsidRPr="00710858" w:rsidRDefault="002E184E" w:rsidP="002E184E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rPrChange w:id="1219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06E03606" w14:textId="77777777" w:rsidR="002E184E" w:rsidRPr="00710858" w:rsidRDefault="002E184E" w:rsidP="002E184E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2191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2192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4</w:t>
                  </w:r>
                </w:p>
              </w:tc>
              <w:tc>
                <w:tcPr>
                  <w:tcW w:w="1574" w:type="dxa"/>
                  <w:vAlign w:val="center"/>
                </w:tcPr>
                <w:p w14:paraId="6285484A" w14:textId="77777777" w:rsidR="002E184E" w:rsidRPr="00710858" w:rsidRDefault="002E184E" w:rsidP="002E184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219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219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2195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219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05</w:t>
                  </w:r>
                </w:p>
                <w:p w14:paraId="2E331CFF" w14:textId="77777777" w:rsidR="002E184E" w:rsidRPr="00710858" w:rsidRDefault="002E184E" w:rsidP="002E184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219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219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79EC1B81" w14:textId="77777777" w:rsidR="002E184E" w:rsidRPr="00710858" w:rsidRDefault="002E184E" w:rsidP="002E184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219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220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2201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220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</w:tc>
              <w:tc>
                <w:tcPr>
                  <w:tcW w:w="503" w:type="dxa"/>
                  <w:vAlign w:val="center"/>
                </w:tcPr>
                <w:p w14:paraId="71E81EE5" w14:textId="77777777" w:rsidR="002E184E" w:rsidRPr="00710858" w:rsidRDefault="002E184E" w:rsidP="002E184E">
                  <w:pPr>
                    <w:snapToGrid w:val="0"/>
                    <w:spacing w:before="120" w:after="120"/>
                    <w:jc w:val="center"/>
                    <w:rPr>
                      <w:rFonts w:eastAsia="標楷體"/>
                      <w:rPrChange w:id="1220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220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52BFD5BA" w14:textId="77777777" w:rsidR="009D5B53" w:rsidRPr="00710858" w:rsidRDefault="009D5B53" w:rsidP="009D5B53">
                  <w:pPr>
                    <w:snapToGrid w:val="0"/>
                    <w:spacing w:line="360" w:lineRule="exact"/>
                    <w:jc w:val="center"/>
                    <w:rPr>
                      <w:ins w:id="12205" w:author="Windows 使用者" w:date="2024-08-13T09:39:00Z"/>
                      <w:rFonts w:eastAsia="標楷體"/>
                      <w:sz w:val="36"/>
                      <w:szCs w:val="36"/>
                      <w:rPrChange w:id="12206" w:author="User" w:date="2025-08-27T11:49:00Z">
                        <w:rPr>
                          <w:ins w:id="12207" w:author="Windows 使用者" w:date="2024-08-13T09:39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2208" w:author="Windows 使用者" w:date="2024-08-13T09:39:00Z">
                    <w:r w:rsidRPr="00710858">
                      <w:rPr>
                        <w:rFonts w:eastAsia="標楷體"/>
                        <w:sz w:val="36"/>
                        <w:szCs w:val="36"/>
                        <w:rPrChange w:id="12209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201</w:t>
                    </w:r>
                  </w:ins>
                </w:p>
                <w:p w14:paraId="70F61AEB" w14:textId="247725BA" w:rsidR="002E184E" w:rsidRPr="00710858" w:rsidRDefault="009D5B53" w:rsidP="009D5B53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221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2211" w:author="Windows 使用者" w:date="2024-08-13T09:39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221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社會</w:t>
                    </w:r>
                  </w:ins>
                </w:p>
              </w:tc>
              <w:tc>
                <w:tcPr>
                  <w:tcW w:w="1373" w:type="dxa"/>
                  <w:vAlign w:val="center"/>
                </w:tcPr>
                <w:p w14:paraId="61100D9E" w14:textId="77777777" w:rsidR="007C3B56" w:rsidRPr="00710858" w:rsidRDefault="007C3B56" w:rsidP="007C3B56">
                  <w:pPr>
                    <w:snapToGrid w:val="0"/>
                    <w:spacing w:line="360" w:lineRule="exact"/>
                    <w:jc w:val="center"/>
                    <w:rPr>
                      <w:ins w:id="12213" w:author="User" w:date="2025-08-19T11:27:00Z"/>
                      <w:rFonts w:eastAsia="標楷體"/>
                      <w:sz w:val="36"/>
                      <w:szCs w:val="36"/>
                      <w:rPrChange w:id="12214" w:author="User" w:date="2025-08-27T11:49:00Z">
                        <w:rPr>
                          <w:ins w:id="12215" w:author="User" w:date="2025-08-19T11:2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2216" w:author="User" w:date="2025-08-19T11:27:00Z">
                    <w:r w:rsidRPr="00710858">
                      <w:rPr>
                        <w:rFonts w:eastAsia="標楷體"/>
                        <w:sz w:val="36"/>
                        <w:szCs w:val="36"/>
                        <w:rPrChange w:id="12217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201</w:t>
                    </w:r>
                  </w:ins>
                </w:p>
                <w:p w14:paraId="3BFF0983" w14:textId="3FE74C3A" w:rsidR="00774879" w:rsidRPr="00710858" w:rsidDel="00475F23" w:rsidRDefault="007C3B56" w:rsidP="007C3B56">
                  <w:pPr>
                    <w:snapToGrid w:val="0"/>
                    <w:spacing w:line="360" w:lineRule="exact"/>
                    <w:jc w:val="center"/>
                    <w:rPr>
                      <w:del w:id="12218" w:author="Windows 使用者" w:date="2024-08-06T15:37:00Z"/>
                      <w:rFonts w:eastAsia="標楷體"/>
                      <w:sz w:val="36"/>
                      <w:szCs w:val="36"/>
                      <w:rPrChange w:id="12219" w:author="User" w:date="2025-08-27T11:49:00Z">
                        <w:rPr>
                          <w:del w:id="12220" w:author="Windows 使用者" w:date="2024-08-06T15:3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2221" w:author="User" w:date="2025-08-19T11:27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222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社會</w:t>
                    </w:r>
                  </w:ins>
                  <w:del w:id="12223" w:author="Windows 使用者" w:date="2024-08-06T15:37:00Z">
                    <w:r w:rsidR="00774879" w:rsidRPr="00710858" w:rsidDel="00475F23">
                      <w:rPr>
                        <w:rFonts w:eastAsia="標楷體"/>
                        <w:sz w:val="36"/>
                        <w:szCs w:val="36"/>
                        <w:rPrChange w:id="12224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101</w:delText>
                    </w:r>
                  </w:del>
                </w:p>
                <w:p w14:paraId="6AE44DAA" w14:textId="218F39BB" w:rsidR="002E184E" w:rsidRPr="00710858" w:rsidRDefault="00774879" w:rsidP="00774879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222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2226" w:author="Windows 使用者" w:date="2024-08-06T15:37:00Z">
                    <w:r w:rsidRPr="00710858" w:rsidDel="00475F23">
                      <w:rPr>
                        <w:rFonts w:eastAsia="標楷體" w:hint="eastAsia"/>
                        <w:sz w:val="36"/>
                        <w:szCs w:val="36"/>
                        <w:rPrChange w:id="1222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</w:rPr>
                        </w:rPrChange>
                      </w:rPr>
                      <w:delText>社區走讀</w:delText>
                    </w:r>
                  </w:del>
                </w:p>
              </w:tc>
              <w:tc>
                <w:tcPr>
                  <w:tcW w:w="1374" w:type="dxa"/>
                  <w:vAlign w:val="center"/>
                </w:tcPr>
                <w:p w14:paraId="050F9A1A" w14:textId="77777777" w:rsidR="007C3B56" w:rsidRPr="00710858" w:rsidRDefault="007C3B56" w:rsidP="007C3B56">
                  <w:pPr>
                    <w:snapToGrid w:val="0"/>
                    <w:spacing w:line="360" w:lineRule="exact"/>
                    <w:jc w:val="center"/>
                    <w:rPr>
                      <w:ins w:id="12228" w:author="User" w:date="2025-08-19T11:28:00Z"/>
                      <w:rFonts w:eastAsia="標楷體"/>
                      <w:sz w:val="36"/>
                      <w:szCs w:val="36"/>
                      <w:rPrChange w:id="12229" w:author="User" w:date="2025-08-27T11:49:00Z">
                        <w:rPr>
                          <w:ins w:id="12230" w:author="User" w:date="2025-08-19T11:2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2231" w:author="User" w:date="2025-08-19T11:28:00Z">
                    <w:r w:rsidRPr="00710858">
                      <w:rPr>
                        <w:rFonts w:eastAsia="標楷體"/>
                        <w:sz w:val="36"/>
                        <w:szCs w:val="36"/>
                        <w:rPrChange w:id="12232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101</w:t>
                    </w:r>
                  </w:ins>
                </w:p>
                <w:p w14:paraId="20165196" w14:textId="42979051" w:rsidR="006D12EF" w:rsidRPr="00710858" w:rsidDel="00511660" w:rsidRDefault="007C3B56" w:rsidP="007C3B56">
                  <w:pPr>
                    <w:snapToGrid w:val="0"/>
                    <w:spacing w:line="360" w:lineRule="exact"/>
                    <w:jc w:val="center"/>
                    <w:rPr>
                      <w:del w:id="12233" w:author="Windows 使用者" w:date="2024-08-06T15:55:00Z"/>
                      <w:rFonts w:eastAsia="標楷體"/>
                      <w:sz w:val="36"/>
                      <w:szCs w:val="36"/>
                      <w:rPrChange w:id="12234" w:author="User" w:date="2025-08-27T11:49:00Z">
                        <w:rPr>
                          <w:del w:id="12235" w:author="Windows 使用者" w:date="2024-08-06T15:55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2236" w:author="User" w:date="2025-08-19T11:28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223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社會</w:t>
                    </w:r>
                  </w:ins>
                  <w:del w:id="12238" w:author="Windows 使用者" w:date="2024-08-06T15:55:00Z">
                    <w:r w:rsidR="006D12EF" w:rsidRPr="00710858" w:rsidDel="00511660">
                      <w:rPr>
                        <w:rFonts w:eastAsia="標楷體"/>
                        <w:sz w:val="36"/>
                        <w:szCs w:val="36"/>
                        <w:rPrChange w:id="12239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301</w:delText>
                    </w:r>
                  </w:del>
                </w:p>
                <w:p w14:paraId="53847548" w14:textId="2C555D94" w:rsidR="002E184E" w:rsidRPr="00710858" w:rsidRDefault="006D12EF" w:rsidP="006D12EF">
                  <w:pPr>
                    <w:snapToGrid w:val="0"/>
                    <w:spacing w:before="120" w:after="120" w:line="120" w:lineRule="atLeast"/>
                    <w:jc w:val="center"/>
                    <w:rPr>
                      <w:rFonts w:eastAsia="標楷體"/>
                      <w:sz w:val="36"/>
                      <w:szCs w:val="36"/>
                      <w:rPrChange w:id="1224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2241" w:author="Windows 使用者" w:date="2024-08-06T15:55:00Z">
                    <w:r w:rsidRPr="00710858" w:rsidDel="00511660">
                      <w:rPr>
                        <w:rFonts w:eastAsia="標楷體" w:hint="eastAsia"/>
                        <w:sz w:val="36"/>
                        <w:szCs w:val="36"/>
                        <w:rPrChange w:id="1224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社會</w:delText>
                    </w:r>
                  </w:del>
                </w:p>
              </w:tc>
              <w:tc>
                <w:tcPr>
                  <w:tcW w:w="1372" w:type="dxa"/>
                  <w:vAlign w:val="center"/>
                </w:tcPr>
                <w:p w14:paraId="1FC90060" w14:textId="2DE52D2B" w:rsidR="002E184E" w:rsidRPr="00710858" w:rsidRDefault="002E184E" w:rsidP="0057311F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224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4AE5C898" w14:textId="24214351" w:rsidR="00AC2EFA" w:rsidRPr="00710858" w:rsidDel="007C3B56" w:rsidRDefault="00AC2EFA" w:rsidP="00AC2EFA">
                  <w:pPr>
                    <w:snapToGrid w:val="0"/>
                    <w:spacing w:line="360" w:lineRule="exact"/>
                    <w:jc w:val="center"/>
                    <w:rPr>
                      <w:ins w:id="12244" w:author="Windows 使用者" w:date="2024-08-13T09:45:00Z"/>
                      <w:del w:id="12245" w:author="User" w:date="2025-08-19T11:28:00Z"/>
                      <w:rFonts w:eastAsia="標楷體"/>
                      <w:sz w:val="36"/>
                      <w:szCs w:val="36"/>
                      <w:rPrChange w:id="12246" w:author="User" w:date="2025-08-27T11:49:00Z">
                        <w:rPr>
                          <w:ins w:id="12247" w:author="Windows 使用者" w:date="2024-08-13T09:45:00Z"/>
                          <w:del w:id="12248" w:author="User" w:date="2025-08-19T11:2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2249" w:author="Windows 使用者" w:date="2024-08-13T09:45:00Z">
                    <w:del w:id="12250" w:author="User" w:date="2025-08-19T11:28:00Z">
                      <w:r w:rsidRPr="00710858" w:rsidDel="007C3B56">
                        <w:rPr>
                          <w:rFonts w:eastAsia="標楷體"/>
                          <w:sz w:val="36"/>
                          <w:szCs w:val="36"/>
                          <w:rPrChange w:id="12251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101</w:delText>
                      </w:r>
                    </w:del>
                  </w:ins>
                </w:p>
                <w:p w14:paraId="7B66F219" w14:textId="2B2036AB" w:rsidR="006078DF" w:rsidRPr="00710858" w:rsidDel="00511660" w:rsidRDefault="00AC2EFA" w:rsidP="00AC2EFA">
                  <w:pPr>
                    <w:snapToGrid w:val="0"/>
                    <w:spacing w:line="360" w:lineRule="exact"/>
                    <w:jc w:val="center"/>
                    <w:rPr>
                      <w:del w:id="12252" w:author="Windows 使用者" w:date="2024-08-06T15:56:00Z"/>
                      <w:rFonts w:eastAsia="標楷體"/>
                      <w:sz w:val="36"/>
                      <w:szCs w:val="36"/>
                      <w:rPrChange w:id="12253" w:author="User" w:date="2025-08-27T11:49:00Z">
                        <w:rPr>
                          <w:del w:id="12254" w:author="Windows 使用者" w:date="2024-08-06T15:56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2255" w:author="Windows 使用者" w:date="2024-08-13T09:45:00Z">
                    <w:del w:id="12256" w:author="User" w:date="2025-08-19T11:28:00Z">
                      <w:r w:rsidRPr="00710858" w:rsidDel="007C3B56">
                        <w:rPr>
                          <w:rFonts w:eastAsia="標楷體" w:hint="eastAsia"/>
                          <w:sz w:val="36"/>
                          <w:szCs w:val="36"/>
                          <w:rPrChange w:id="12257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社會</w:delText>
                      </w:r>
                    </w:del>
                  </w:ins>
                  <w:del w:id="12258" w:author="Windows 使用者" w:date="2024-08-06T15:56:00Z">
                    <w:r w:rsidR="006078DF" w:rsidRPr="00710858" w:rsidDel="00511660">
                      <w:rPr>
                        <w:rFonts w:eastAsia="標楷體"/>
                        <w:sz w:val="36"/>
                        <w:szCs w:val="36"/>
                        <w:rPrChange w:id="12259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301</w:delText>
                    </w:r>
                  </w:del>
                </w:p>
                <w:p w14:paraId="7D203478" w14:textId="1581271E" w:rsidR="0067551A" w:rsidRPr="00710858" w:rsidRDefault="006078DF" w:rsidP="006078DF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226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2261" w:author="Windows 使用者" w:date="2024-08-06T15:56:00Z">
                    <w:r w:rsidRPr="00710858" w:rsidDel="00511660">
                      <w:rPr>
                        <w:rFonts w:eastAsia="標楷體" w:hint="eastAsia"/>
                        <w:sz w:val="36"/>
                        <w:szCs w:val="36"/>
                        <w:rPrChange w:id="1226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社會</w:delText>
                    </w:r>
                  </w:del>
                </w:p>
              </w:tc>
            </w:tr>
            <w:tr w:rsidR="00710858" w:rsidRPr="00710858" w14:paraId="7A155F5F" w14:textId="77777777" w:rsidTr="00387BEB">
              <w:trPr>
                <w:cantSplit/>
                <w:trHeight w:val="133"/>
              </w:trPr>
              <w:tc>
                <w:tcPr>
                  <w:tcW w:w="1201" w:type="dxa"/>
                  <w:vMerge w:val="restart"/>
                  <w:vAlign w:val="center"/>
                </w:tcPr>
                <w:p w14:paraId="5E3ED395" w14:textId="77777777" w:rsidR="002E184E" w:rsidRPr="00710858" w:rsidRDefault="002E184E" w:rsidP="002E184E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12263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12264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下午</w:t>
                  </w:r>
                </w:p>
                <w:p w14:paraId="2B47ECDF" w14:textId="77777777" w:rsidR="002E184E" w:rsidRPr="00710858" w:rsidRDefault="002E184E" w:rsidP="002E184E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20"/>
                      <w:szCs w:val="20"/>
                      <w:rPrChange w:id="12265" w:author="User" w:date="2025-08-27T11:49:00Z">
                        <w:rPr>
                          <w:rFonts w:eastAsia="標楷體"/>
                          <w:color w:val="000000" w:themeColor="text1"/>
                          <w:sz w:val="20"/>
                          <w:szCs w:val="20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0"/>
                      <w:szCs w:val="20"/>
                      <w:rPrChange w:id="12266" w:author="User" w:date="2025-08-27T11:49:00Z">
                        <w:rPr>
                          <w:rFonts w:eastAsia="標楷體"/>
                          <w:color w:val="000000" w:themeColor="text1"/>
                          <w:sz w:val="20"/>
                          <w:szCs w:val="20"/>
                        </w:rPr>
                      </w:rPrChange>
                    </w:rPr>
                    <w:t>Afternoon</w:t>
                  </w:r>
                </w:p>
              </w:tc>
              <w:tc>
                <w:tcPr>
                  <w:tcW w:w="2099" w:type="dxa"/>
                  <w:gridSpan w:val="2"/>
                  <w:vMerge w:val="restart"/>
                  <w:vAlign w:val="center"/>
                </w:tcPr>
                <w:p w14:paraId="0156F684" w14:textId="77777777" w:rsidR="002E184E" w:rsidRPr="00710858" w:rsidRDefault="002E184E" w:rsidP="002E184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226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226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226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227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2271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227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12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2273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227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</w:tc>
              <w:tc>
                <w:tcPr>
                  <w:tcW w:w="503" w:type="dxa"/>
                  <w:vMerge w:val="restart"/>
                  <w:vAlign w:val="center"/>
                </w:tcPr>
                <w:p w14:paraId="003BCEB8" w14:textId="77777777" w:rsidR="002E184E" w:rsidRPr="00710858" w:rsidRDefault="002E184E" w:rsidP="002E184E">
                  <w:pPr>
                    <w:snapToGrid w:val="0"/>
                    <w:jc w:val="center"/>
                    <w:rPr>
                      <w:rFonts w:eastAsia="標楷體"/>
                      <w:rPrChange w:id="1227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227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60</w:t>
                  </w:r>
                </w:p>
              </w:tc>
              <w:tc>
                <w:tcPr>
                  <w:tcW w:w="6862" w:type="dxa"/>
                  <w:gridSpan w:val="5"/>
                  <w:tcBorders>
                    <w:bottom w:val="nil"/>
                  </w:tcBorders>
                  <w:vAlign w:val="center"/>
                </w:tcPr>
                <w:p w14:paraId="11761521" w14:textId="77777777" w:rsidR="002E184E" w:rsidRPr="00710858" w:rsidRDefault="002E184E" w:rsidP="002E184E">
                  <w:pPr>
                    <w:snapToGrid w:val="0"/>
                    <w:spacing w:line="400" w:lineRule="exact"/>
                    <w:ind w:leftChars="507" w:left="1217" w:rightChars="532" w:right="1277"/>
                    <w:jc w:val="center"/>
                    <w:rPr>
                      <w:rFonts w:eastAsia="標楷體"/>
                      <w:sz w:val="36"/>
                      <w:szCs w:val="36"/>
                      <w:rPrChange w:id="12277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12278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午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12279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36"/>
                      <w:szCs w:val="36"/>
                      <w:rPrChange w:id="12280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餐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12281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( </w:t>
                  </w:r>
                  <w:r w:rsidRPr="00710858">
                    <w:rPr>
                      <w:rFonts w:eastAsia="標楷體" w:hint="eastAsia"/>
                      <w:sz w:val="36"/>
                      <w:szCs w:val="36"/>
                      <w:rPrChange w:id="12282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午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12283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6"/>
                      <w:szCs w:val="36"/>
                      <w:rPrChange w:id="12284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間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12285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6"/>
                      <w:szCs w:val="36"/>
                      <w:rPrChange w:id="12286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靜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12287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6"/>
                      <w:szCs w:val="36"/>
                      <w:rPrChange w:id="12288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息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12289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)</w:t>
                  </w:r>
                </w:p>
              </w:tc>
            </w:tr>
            <w:tr w:rsidR="00710858" w:rsidRPr="00710858" w14:paraId="33CFAFFE" w14:textId="77777777" w:rsidTr="00387BEB">
              <w:trPr>
                <w:cantSplit/>
                <w:trHeight w:val="174"/>
              </w:trPr>
              <w:tc>
                <w:tcPr>
                  <w:tcW w:w="1201" w:type="dxa"/>
                  <w:vMerge/>
                  <w:vAlign w:val="center"/>
                </w:tcPr>
                <w:p w14:paraId="20F8C5C9" w14:textId="77777777" w:rsidR="002E184E" w:rsidRPr="00710858" w:rsidRDefault="002E184E" w:rsidP="002E184E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229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2099" w:type="dxa"/>
                  <w:gridSpan w:val="2"/>
                  <w:vMerge/>
                  <w:vAlign w:val="center"/>
                </w:tcPr>
                <w:p w14:paraId="02C876AE" w14:textId="77777777" w:rsidR="002E184E" w:rsidRPr="00710858" w:rsidRDefault="002E184E" w:rsidP="002E184E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26"/>
                      <w:szCs w:val="26"/>
                      <w:rPrChange w:id="1229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</w:p>
              </w:tc>
              <w:tc>
                <w:tcPr>
                  <w:tcW w:w="503" w:type="dxa"/>
                  <w:vMerge/>
                  <w:vAlign w:val="center"/>
                </w:tcPr>
                <w:p w14:paraId="5F7DAFB3" w14:textId="77777777" w:rsidR="002E184E" w:rsidRPr="00710858" w:rsidRDefault="002E184E" w:rsidP="002E184E">
                  <w:pPr>
                    <w:snapToGrid w:val="0"/>
                    <w:jc w:val="center"/>
                    <w:rPr>
                      <w:rFonts w:eastAsia="標楷體"/>
                      <w:rPrChange w:id="1229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6862" w:type="dxa"/>
                  <w:gridSpan w:val="5"/>
                  <w:tcBorders>
                    <w:top w:val="nil"/>
                  </w:tcBorders>
                  <w:vAlign w:val="center"/>
                </w:tcPr>
                <w:p w14:paraId="73CA5299" w14:textId="77777777" w:rsidR="002E184E" w:rsidRPr="00710858" w:rsidRDefault="002E184E" w:rsidP="002E184E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2293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36"/>
                      <w:szCs w:val="36"/>
                      <w:rPrChange w:id="12294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Lunch   Time </w:t>
                  </w:r>
                  <w:r w:rsidRPr="00710858">
                    <w:rPr>
                      <w:rFonts w:eastAsia="標楷體" w:hint="eastAsia"/>
                      <w:sz w:val="36"/>
                      <w:szCs w:val="36"/>
                      <w:rPrChange w:id="12295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＆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12296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Break</w:t>
                  </w:r>
                </w:p>
              </w:tc>
            </w:tr>
            <w:tr w:rsidR="00710858" w:rsidRPr="00710858" w14:paraId="3374DFC2" w14:textId="77777777" w:rsidTr="00192BD6">
              <w:trPr>
                <w:cantSplit/>
                <w:trHeight w:val="961"/>
              </w:trPr>
              <w:tc>
                <w:tcPr>
                  <w:tcW w:w="1201" w:type="dxa"/>
                  <w:vMerge/>
                  <w:vAlign w:val="center"/>
                </w:tcPr>
                <w:p w14:paraId="419F7937" w14:textId="77777777" w:rsidR="005753FA" w:rsidRPr="00710858" w:rsidRDefault="005753FA" w:rsidP="005753FA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229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1DFA19EF" w14:textId="77777777" w:rsidR="005753FA" w:rsidRPr="00710858" w:rsidRDefault="005753FA" w:rsidP="005753FA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2298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2299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5</w:t>
                  </w:r>
                </w:p>
              </w:tc>
              <w:tc>
                <w:tcPr>
                  <w:tcW w:w="1574" w:type="dxa"/>
                  <w:vAlign w:val="center"/>
                </w:tcPr>
                <w:p w14:paraId="1EC1AF55" w14:textId="77777777" w:rsidR="005753FA" w:rsidRPr="00710858" w:rsidRDefault="005753FA" w:rsidP="005753FA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230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230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2302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230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  <w:p w14:paraId="07700AA0" w14:textId="77777777" w:rsidR="005753FA" w:rsidRPr="00710858" w:rsidRDefault="005753FA" w:rsidP="005753FA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230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230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70545F2F" w14:textId="77777777" w:rsidR="005753FA" w:rsidRPr="00710858" w:rsidRDefault="005753FA" w:rsidP="005753FA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230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230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2308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230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503" w:type="dxa"/>
                  <w:vAlign w:val="center"/>
                </w:tcPr>
                <w:p w14:paraId="6FD47DB7" w14:textId="77777777" w:rsidR="005753FA" w:rsidRPr="00710858" w:rsidRDefault="005753FA" w:rsidP="005753FA">
                  <w:pPr>
                    <w:snapToGrid w:val="0"/>
                    <w:jc w:val="center"/>
                    <w:rPr>
                      <w:rFonts w:eastAsia="標楷體"/>
                      <w:rPrChange w:id="1231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231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4E1D33F5" w14:textId="13B02624" w:rsidR="009545A3" w:rsidRPr="00710858" w:rsidDel="00A96C8D" w:rsidRDefault="00F74F82" w:rsidP="00810E17">
                  <w:pPr>
                    <w:snapToGrid w:val="0"/>
                    <w:spacing w:line="360" w:lineRule="exact"/>
                    <w:jc w:val="center"/>
                    <w:rPr>
                      <w:del w:id="12312" w:author="Windows 使用者" w:date="2024-08-12T12:11:00Z"/>
                      <w:rFonts w:eastAsia="標楷體"/>
                      <w:sz w:val="36"/>
                      <w:szCs w:val="36"/>
                      <w:rPrChange w:id="12313" w:author="User" w:date="2025-08-27T11:49:00Z">
                        <w:rPr>
                          <w:del w:id="12314" w:author="Windows 使用者" w:date="2024-08-12T12:1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2315" w:author="Windows 使用者" w:date="2024-08-12T12:11:00Z">
                    <w:r w:rsidRPr="00710858" w:rsidDel="00A96C8D">
                      <w:rPr>
                        <w:rFonts w:eastAsia="標楷體" w:hint="eastAsia"/>
                        <w:sz w:val="36"/>
                        <w:szCs w:val="36"/>
                        <w:rPrChange w:id="12316" w:author="User" w:date="2025-08-27T11:49:00Z">
                          <w:rPr>
                            <w:rFonts w:eastAsia="標楷體" w:hint="eastAsia"/>
                            <w:color w:val="000000" w:themeColor="text1"/>
                            <w:szCs w:val="26"/>
                          </w:rPr>
                        </w:rPrChange>
                      </w:rPr>
                      <w:delText>※</w:delText>
                    </w:r>
                    <w:r w:rsidR="009545A3" w:rsidRPr="00710858" w:rsidDel="00A96C8D">
                      <w:rPr>
                        <w:rFonts w:eastAsia="標楷體"/>
                        <w:sz w:val="36"/>
                        <w:szCs w:val="36"/>
                        <w:rPrChange w:id="12317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301</w:delText>
                    </w:r>
                  </w:del>
                </w:p>
                <w:p w14:paraId="67F80399" w14:textId="49A28C91" w:rsidR="005753FA" w:rsidRPr="00710858" w:rsidRDefault="009545A3" w:rsidP="009545A3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1231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2319" w:author="Windows 使用者" w:date="2024-08-12T12:11:00Z">
                    <w:r w:rsidRPr="00710858" w:rsidDel="00A96C8D">
                      <w:rPr>
                        <w:rFonts w:eastAsia="標楷體" w:hint="eastAsia"/>
                        <w:sz w:val="36"/>
                        <w:szCs w:val="36"/>
                        <w:rPrChange w:id="1232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社會</w:delText>
                    </w:r>
                  </w:del>
                </w:p>
              </w:tc>
              <w:tc>
                <w:tcPr>
                  <w:tcW w:w="1373" w:type="dxa"/>
                  <w:vAlign w:val="center"/>
                </w:tcPr>
                <w:p w14:paraId="2D1A0F7E" w14:textId="0A2A3BC9" w:rsidR="00A96C8D" w:rsidRPr="00710858" w:rsidDel="007C3B56" w:rsidRDefault="00A96C8D" w:rsidP="00A96C8D">
                  <w:pPr>
                    <w:snapToGrid w:val="0"/>
                    <w:spacing w:line="360" w:lineRule="exact"/>
                    <w:jc w:val="center"/>
                    <w:rPr>
                      <w:ins w:id="12321" w:author="Windows 使用者" w:date="2024-08-12T12:10:00Z"/>
                      <w:del w:id="12322" w:author="User" w:date="2025-08-19T11:28:00Z"/>
                      <w:rFonts w:eastAsia="標楷體"/>
                      <w:sz w:val="36"/>
                      <w:szCs w:val="36"/>
                      <w:rPrChange w:id="12323" w:author="User" w:date="2025-08-27T11:49:00Z">
                        <w:rPr>
                          <w:ins w:id="12324" w:author="Windows 使用者" w:date="2024-08-12T12:10:00Z"/>
                          <w:del w:id="12325" w:author="User" w:date="2025-08-19T11:2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2326" w:author="Windows 使用者" w:date="2024-08-12T12:10:00Z">
                    <w:del w:id="12327" w:author="User" w:date="2025-08-19T11:28:00Z">
                      <w:r w:rsidRPr="00710858" w:rsidDel="007C3B56">
                        <w:rPr>
                          <w:rFonts w:eastAsia="標楷體"/>
                          <w:sz w:val="36"/>
                          <w:szCs w:val="36"/>
                          <w:rPrChange w:id="12328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101</w:delText>
                      </w:r>
                    </w:del>
                  </w:ins>
                </w:p>
                <w:p w14:paraId="30AEF1D4" w14:textId="11445222" w:rsidR="005753FA" w:rsidRPr="00710858" w:rsidRDefault="00A96C8D" w:rsidP="00A96C8D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1232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2330" w:author="Windows 使用者" w:date="2024-08-12T12:10:00Z">
                    <w:del w:id="12331" w:author="User" w:date="2025-08-19T11:28:00Z">
                      <w:r w:rsidRPr="00710858" w:rsidDel="007C3B56">
                        <w:rPr>
                          <w:rFonts w:eastAsia="標楷體" w:hint="eastAsia"/>
                          <w:sz w:val="36"/>
                          <w:szCs w:val="36"/>
                          <w:rPrChange w:id="12332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社會</w:delText>
                      </w:r>
                    </w:del>
                  </w:ins>
                </w:p>
              </w:tc>
              <w:tc>
                <w:tcPr>
                  <w:tcW w:w="1374" w:type="dxa"/>
                  <w:tcBorders>
                    <w:bottom w:val="single" w:sz="4" w:space="0" w:color="auto"/>
                  </w:tcBorders>
                  <w:vAlign w:val="center"/>
                </w:tcPr>
                <w:p w14:paraId="12A4B499" w14:textId="4597D7D6" w:rsidR="0061130C" w:rsidRPr="00710858" w:rsidDel="00A96C8D" w:rsidRDefault="0061130C" w:rsidP="0061130C">
                  <w:pPr>
                    <w:snapToGrid w:val="0"/>
                    <w:spacing w:after="120" w:line="400" w:lineRule="exact"/>
                    <w:jc w:val="center"/>
                    <w:rPr>
                      <w:del w:id="12333" w:author="Windows 使用者" w:date="2024-08-12T12:11:00Z"/>
                      <w:rFonts w:eastAsia="標楷體"/>
                      <w:sz w:val="36"/>
                      <w:szCs w:val="36"/>
                      <w:rPrChange w:id="12334" w:author="User" w:date="2025-08-27T11:49:00Z">
                        <w:rPr>
                          <w:del w:id="12335" w:author="Windows 使用者" w:date="2024-08-12T12:1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2336" w:author="Windows 使用者" w:date="2024-08-12T12:11:00Z">
                    <w:r w:rsidRPr="00710858" w:rsidDel="00A96C8D">
                      <w:rPr>
                        <w:rFonts w:eastAsia="標楷體"/>
                        <w:sz w:val="36"/>
                        <w:szCs w:val="36"/>
                        <w:rPrChange w:id="12337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301</w:delText>
                    </w:r>
                  </w:del>
                </w:p>
                <w:p w14:paraId="42802569" w14:textId="6D3FF38C" w:rsidR="005753FA" w:rsidRPr="00710858" w:rsidRDefault="0061130C" w:rsidP="0061130C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1233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2339" w:author="Windows 使用者" w:date="2024-08-12T12:11:00Z">
                    <w:r w:rsidRPr="00710858" w:rsidDel="00A96C8D">
                      <w:rPr>
                        <w:rFonts w:eastAsia="標楷體" w:hint="eastAsia"/>
                        <w:sz w:val="36"/>
                        <w:szCs w:val="36"/>
                        <w:rPrChange w:id="1234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家政</w:delText>
                    </w:r>
                  </w:del>
                </w:p>
              </w:tc>
              <w:tc>
                <w:tcPr>
                  <w:tcW w:w="1372" w:type="dxa"/>
                  <w:vAlign w:val="center"/>
                </w:tcPr>
                <w:p w14:paraId="49280D5A" w14:textId="77777777" w:rsidR="005753FA" w:rsidRPr="00710858" w:rsidRDefault="005753FA" w:rsidP="005753FA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1234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2B69FF1D" w14:textId="0C5D1689" w:rsidR="00602A27" w:rsidRPr="00594112" w:rsidDel="00594112" w:rsidRDefault="00594112" w:rsidP="00602A27">
                  <w:pPr>
                    <w:snapToGrid w:val="0"/>
                    <w:spacing w:line="400" w:lineRule="exact"/>
                    <w:jc w:val="center"/>
                    <w:rPr>
                      <w:del w:id="12342" w:author="User" w:date="2025-08-19T11:28:00Z"/>
                      <w:rFonts w:eastAsia="標楷體"/>
                      <w:color w:val="FF0000"/>
                      <w:sz w:val="36"/>
                      <w:szCs w:val="36"/>
                      <w:rPrChange w:id="12343" w:author="User" w:date="2025-11-28T15:53:00Z">
                        <w:rPr>
                          <w:del w:id="12344" w:author="User" w:date="2025-08-19T11:28:00Z"/>
                          <w:rFonts w:eastAsia="標楷體"/>
                          <w:sz w:val="36"/>
                          <w:szCs w:val="36"/>
                        </w:rPr>
                      </w:rPrChange>
                    </w:rPr>
                  </w:pPr>
                  <w:ins w:id="12345" w:author="User" w:date="2025-11-28T15:53:00Z">
                    <w:r w:rsidRPr="00594112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12346" w:author="User" w:date="2025-11-28T15:53:00Z">
                          <w:rPr>
                            <w:rFonts w:eastAsia="標楷體" w:hint="eastAsia"/>
                            <w:sz w:val="36"/>
                            <w:szCs w:val="36"/>
                          </w:rPr>
                        </w:rPrChange>
                      </w:rPr>
                      <w:t>101</w:t>
                    </w:r>
                  </w:ins>
                  <w:del w:id="12347" w:author="User" w:date="2025-08-19T11:28:00Z">
                    <w:r w:rsidR="00602A27" w:rsidRPr="00594112" w:rsidDel="007C3B56">
                      <w:rPr>
                        <w:rFonts w:eastAsia="標楷體"/>
                        <w:color w:val="FF0000"/>
                        <w:sz w:val="36"/>
                        <w:szCs w:val="36"/>
                        <w:rPrChange w:id="12348" w:author="User" w:date="2025-11-28T15:53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201</w:delText>
                    </w:r>
                  </w:del>
                </w:p>
                <w:p w14:paraId="6A364681" w14:textId="77777777" w:rsidR="00594112" w:rsidRPr="00594112" w:rsidRDefault="00594112" w:rsidP="00602A27">
                  <w:pPr>
                    <w:snapToGrid w:val="0"/>
                    <w:spacing w:line="360" w:lineRule="exact"/>
                    <w:jc w:val="center"/>
                    <w:rPr>
                      <w:ins w:id="12349" w:author="User" w:date="2025-11-28T15:53:00Z"/>
                      <w:rFonts w:eastAsia="標楷體"/>
                      <w:color w:val="FF0000"/>
                      <w:sz w:val="36"/>
                      <w:szCs w:val="36"/>
                      <w:rPrChange w:id="12350" w:author="User" w:date="2025-11-28T15:53:00Z">
                        <w:rPr>
                          <w:ins w:id="12351" w:author="User" w:date="2025-11-28T15:53:00Z"/>
                          <w:rFonts w:eastAsia="標楷體"/>
                          <w:sz w:val="36"/>
                          <w:szCs w:val="36"/>
                        </w:rPr>
                      </w:rPrChange>
                    </w:rPr>
                  </w:pPr>
                </w:p>
                <w:p w14:paraId="12CF3D71" w14:textId="3F3BC0AB" w:rsidR="005753FA" w:rsidRPr="00710858" w:rsidRDefault="00594112" w:rsidP="00594112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235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12353" w:author="User" w:date="2025-11-28T15:53:00Z">
                      <w:pPr>
                        <w:snapToGrid w:val="0"/>
                        <w:spacing w:line="360" w:lineRule="exact"/>
                        <w:jc w:val="center"/>
                      </w:pPr>
                    </w:pPrChange>
                  </w:pPr>
                  <w:ins w:id="12354" w:author="User" w:date="2025-11-28T15:53:00Z">
                    <w:r w:rsidRPr="00594112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12355" w:author="User" w:date="2025-11-28T15:53:00Z">
                          <w:rPr>
                            <w:rFonts w:eastAsia="標楷體" w:hint="eastAsia"/>
                            <w:sz w:val="36"/>
                            <w:szCs w:val="36"/>
                          </w:rPr>
                        </w:rPrChange>
                      </w:rPr>
                      <w:t>家政</w:t>
                    </w:r>
                  </w:ins>
                  <w:del w:id="12356" w:author="User" w:date="2025-08-19T11:28:00Z">
                    <w:r w:rsidR="00602A27" w:rsidRPr="00710858" w:rsidDel="007C3B56">
                      <w:rPr>
                        <w:rFonts w:eastAsia="標楷體" w:hint="eastAsia"/>
                        <w:sz w:val="36"/>
                        <w:szCs w:val="36"/>
                        <w:rPrChange w:id="1235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家政</w:delText>
                    </w:r>
                  </w:del>
                </w:p>
              </w:tc>
            </w:tr>
            <w:tr w:rsidR="00710858" w:rsidRPr="00710858" w14:paraId="0FD3DF49" w14:textId="77777777" w:rsidTr="00387BEB">
              <w:trPr>
                <w:cantSplit/>
              </w:trPr>
              <w:tc>
                <w:tcPr>
                  <w:tcW w:w="1201" w:type="dxa"/>
                  <w:vMerge/>
                  <w:vAlign w:val="center"/>
                </w:tcPr>
                <w:p w14:paraId="25B8E8CC" w14:textId="77777777" w:rsidR="005753FA" w:rsidRPr="00710858" w:rsidRDefault="005753FA" w:rsidP="005753FA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235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41C7B359" w14:textId="77777777" w:rsidR="005753FA" w:rsidRPr="00710858" w:rsidRDefault="005753FA" w:rsidP="005753FA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2359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2360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6</w:t>
                  </w:r>
                </w:p>
              </w:tc>
              <w:tc>
                <w:tcPr>
                  <w:tcW w:w="1574" w:type="dxa"/>
                  <w:vAlign w:val="center"/>
                </w:tcPr>
                <w:p w14:paraId="253843FC" w14:textId="77777777" w:rsidR="005753FA" w:rsidRPr="00710858" w:rsidRDefault="005753FA" w:rsidP="005753FA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236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236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2363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236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  <w:p w14:paraId="7A94EE8A" w14:textId="77777777" w:rsidR="005753FA" w:rsidRPr="00710858" w:rsidRDefault="005753FA" w:rsidP="005753FA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236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236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3E9015B9" w14:textId="77777777" w:rsidR="005753FA" w:rsidRPr="00710858" w:rsidRDefault="005753FA" w:rsidP="005753FA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236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236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14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236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237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40</w:t>
                  </w:r>
                </w:p>
              </w:tc>
              <w:tc>
                <w:tcPr>
                  <w:tcW w:w="503" w:type="dxa"/>
                  <w:vAlign w:val="center"/>
                </w:tcPr>
                <w:p w14:paraId="389E4222" w14:textId="77777777" w:rsidR="005753FA" w:rsidRPr="00710858" w:rsidRDefault="005753FA" w:rsidP="005753FA">
                  <w:pPr>
                    <w:snapToGrid w:val="0"/>
                    <w:jc w:val="center"/>
                    <w:rPr>
                      <w:rFonts w:eastAsia="標楷體"/>
                      <w:rPrChange w:id="1237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237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40</w:t>
                  </w:r>
                </w:p>
              </w:tc>
              <w:tc>
                <w:tcPr>
                  <w:tcW w:w="1371" w:type="dxa"/>
                  <w:tcBorders>
                    <w:bottom w:val="single" w:sz="4" w:space="0" w:color="auto"/>
                  </w:tcBorders>
                  <w:vAlign w:val="center"/>
                </w:tcPr>
                <w:p w14:paraId="7BF76D97" w14:textId="77777777" w:rsidR="00A96C8D" w:rsidRPr="00710858" w:rsidRDefault="00A96C8D" w:rsidP="00A96C8D">
                  <w:pPr>
                    <w:snapToGrid w:val="0"/>
                    <w:spacing w:line="360" w:lineRule="exact"/>
                    <w:jc w:val="center"/>
                    <w:rPr>
                      <w:ins w:id="12373" w:author="Windows 使用者" w:date="2024-08-12T12:11:00Z"/>
                      <w:rFonts w:eastAsia="標楷體"/>
                      <w:sz w:val="36"/>
                      <w:szCs w:val="36"/>
                      <w:rPrChange w:id="12374" w:author="User" w:date="2025-08-27T11:49:00Z">
                        <w:rPr>
                          <w:ins w:id="12375" w:author="Windows 使用者" w:date="2024-08-12T12:1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2376" w:author="Windows 使用者" w:date="2024-08-12T12:11:00Z">
                    <w:del w:id="12377" w:author="User" w:date="2025-08-20T12:17:00Z">
                      <w:r w:rsidRPr="00710858" w:rsidDel="001547FD">
                        <w:rPr>
                          <w:rFonts w:eastAsia="標楷體" w:hint="eastAsia"/>
                          <w:sz w:val="36"/>
                          <w:szCs w:val="36"/>
                          <w:rPrChange w:id="12378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※</w:delText>
                      </w:r>
                    </w:del>
                    <w:r w:rsidRPr="00710858">
                      <w:rPr>
                        <w:rFonts w:eastAsia="標楷體"/>
                        <w:sz w:val="36"/>
                        <w:szCs w:val="36"/>
                        <w:rPrChange w:id="12379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301</w:t>
                    </w:r>
                  </w:ins>
                </w:p>
                <w:p w14:paraId="3FC62827" w14:textId="5E342EAB" w:rsidR="00602A27" w:rsidRPr="00710858" w:rsidDel="00A96C8D" w:rsidRDefault="00A96C8D" w:rsidP="00A96C8D">
                  <w:pPr>
                    <w:snapToGrid w:val="0"/>
                    <w:spacing w:line="360" w:lineRule="exact"/>
                    <w:jc w:val="center"/>
                    <w:rPr>
                      <w:del w:id="12380" w:author="Windows 使用者" w:date="2024-08-12T12:10:00Z"/>
                      <w:rFonts w:eastAsia="標楷體"/>
                      <w:sz w:val="36"/>
                      <w:szCs w:val="36"/>
                      <w:rPrChange w:id="12381" w:author="User" w:date="2025-08-27T11:49:00Z">
                        <w:rPr>
                          <w:del w:id="12382" w:author="Windows 使用者" w:date="2024-08-12T12:1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2383" w:author="Windows 使用者" w:date="2024-08-12T12:11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238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社會</w:t>
                    </w:r>
                  </w:ins>
                  <w:del w:id="12385" w:author="Windows 使用者" w:date="2024-08-12T12:10:00Z">
                    <w:r w:rsidR="00602A27" w:rsidRPr="00710858" w:rsidDel="00A96C8D">
                      <w:rPr>
                        <w:rFonts w:eastAsia="標楷體"/>
                        <w:sz w:val="36"/>
                        <w:szCs w:val="36"/>
                        <w:rPrChange w:id="12386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201</w:delText>
                    </w:r>
                  </w:del>
                </w:p>
                <w:p w14:paraId="2A5BE9B8" w14:textId="799B06A0" w:rsidR="00755C2A" w:rsidRPr="00710858" w:rsidRDefault="00602A27" w:rsidP="00602A27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b/>
                      <w:sz w:val="36"/>
                      <w:szCs w:val="36"/>
                      <w:rPrChange w:id="12387" w:author="User" w:date="2025-08-27T11:49:00Z">
                        <w:rPr>
                          <w:rFonts w:eastAsia="標楷體"/>
                          <w:b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2388" w:author="Windows 使用者" w:date="2024-08-12T12:10:00Z">
                    <w:r w:rsidRPr="00710858" w:rsidDel="00A96C8D">
                      <w:rPr>
                        <w:rFonts w:eastAsia="標楷體" w:hint="eastAsia"/>
                        <w:sz w:val="36"/>
                        <w:szCs w:val="36"/>
                        <w:rPrChange w:id="1238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社會</w:delText>
                    </w:r>
                  </w:del>
                </w:p>
              </w:tc>
              <w:tc>
                <w:tcPr>
                  <w:tcW w:w="1373" w:type="dxa"/>
                  <w:tcBorders>
                    <w:bottom w:val="single" w:sz="4" w:space="0" w:color="auto"/>
                  </w:tcBorders>
                  <w:vAlign w:val="center"/>
                </w:tcPr>
                <w:p w14:paraId="17075D70" w14:textId="22090244" w:rsidR="006D12EF" w:rsidRPr="00710858" w:rsidDel="00475F23" w:rsidRDefault="006D12EF" w:rsidP="006D12EF">
                  <w:pPr>
                    <w:snapToGrid w:val="0"/>
                    <w:spacing w:line="360" w:lineRule="exact"/>
                    <w:jc w:val="center"/>
                    <w:rPr>
                      <w:del w:id="12390" w:author="Windows 使用者" w:date="2024-08-06T15:37:00Z"/>
                      <w:rFonts w:eastAsia="標楷體"/>
                      <w:sz w:val="36"/>
                      <w:szCs w:val="36"/>
                      <w:rPrChange w:id="12391" w:author="User" w:date="2025-08-27T11:49:00Z">
                        <w:rPr>
                          <w:del w:id="12392" w:author="Windows 使用者" w:date="2024-08-06T15:3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2393" w:author="Windows 使用者" w:date="2024-08-06T15:37:00Z">
                    <w:r w:rsidRPr="00710858" w:rsidDel="00475F23">
                      <w:rPr>
                        <w:rFonts w:eastAsia="標楷體"/>
                        <w:sz w:val="36"/>
                        <w:szCs w:val="36"/>
                        <w:rPrChange w:id="12394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301</w:delText>
                    </w:r>
                  </w:del>
                </w:p>
                <w:p w14:paraId="6BDC85F4" w14:textId="4EA8B901" w:rsidR="005753FA" w:rsidRPr="00710858" w:rsidRDefault="006D12EF" w:rsidP="006D12EF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hd w:val="pct15" w:color="auto" w:fill="FFFFFF"/>
                      <w:rPrChange w:id="12395" w:author="User" w:date="2025-08-27T11:49:00Z">
                        <w:rPr>
                          <w:rFonts w:eastAsia="標楷體"/>
                          <w:color w:val="000000" w:themeColor="text1"/>
                          <w:shd w:val="pct15" w:color="auto" w:fill="FFFFFF"/>
                        </w:rPr>
                      </w:rPrChange>
                    </w:rPr>
                  </w:pPr>
                  <w:del w:id="12396" w:author="Windows 使用者" w:date="2024-08-06T15:37:00Z">
                    <w:r w:rsidRPr="00710858" w:rsidDel="00475F23">
                      <w:rPr>
                        <w:rFonts w:eastAsia="標楷體" w:hint="eastAsia"/>
                        <w:sz w:val="28"/>
                        <w:szCs w:val="36"/>
                        <w:shd w:val="pct15" w:color="auto" w:fill="FFFFFF"/>
                        <w:rPrChange w:id="1239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  <w:shd w:val="pct15" w:color="auto" w:fill="FFFFFF"/>
                          </w:rPr>
                        </w:rPrChange>
                      </w:rPr>
                      <w:delText>社區走讀</w:delText>
                    </w:r>
                  </w:del>
                </w:p>
              </w:tc>
              <w:tc>
                <w:tcPr>
                  <w:tcW w:w="137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32EE16E" w14:textId="290160D9" w:rsidR="00A96C8D" w:rsidRPr="00710858" w:rsidDel="007C3B56" w:rsidRDefault="00A96C8D" w:rsidP="00A96C8D">
                  <w:pPr>
                    <w:snapToGrid w:val="0"/>
                    <w:spacing w:line="360" w:lineRule="exact"/>
                    <w:jc w:val="center"/>
                    <w:rPr>
                      <w:ins w:id="12398" w:author="Windows 使用者" w:date="2024-08-12T12:11:00Z"/>
                      <w:del w:id="12399" w:author="User" w:date="2025-08-19T11:28:00Z"/>
                      <w:rFonts w:eastAsia="標楷體"/>
                      <w:sz w:val="36"/>
                      <w:szCs w:val="36"/>
                      <w:rPrChange w:id="12400" w:author="User" w:date="2025-08-27T11:49:00Z">
                        <w:rPr>
                          <w:ins w:id="12401" w:author="Windows 使用者" w:date="2024-08-12T12:11:00Z"/>
                          <w:del w:id="12402" w:author="User" w:date="2025-08-19T11:2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2403" w:author="Windows 使用者" w:date="2024-08-12T12:11:00Z">
                    <w:del w:id="12404" w:author="User" w:date="2025-08-19T11:28:00Z">
                      <w:r w:rsidRPr="00710858" w:rsidDel="007C3B56">
                        <w:rPr>
                          <w:rFonts w:eastAsia="標楷體"/>
                          <w:sz w:val="36"/>
                          <w:szCs w:val="36"/>
                          <w:rPrChange w:id="12405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301</w:delText>
                      </w:r>
                    </w:del>
                  </w:ins>
                </w:p>
                <w:p w14:paraId="6DA71A3D" w14:textId="34ED1BD5" w:rsidR="008F55A1" w:rsidRPr="00710858" w:rsidDel="00C1101C" w:rsidRDefault="00A96C8D" w:rsidP="00A96C8D">
                  <w:pPr>
                    <w:snapToGrid w:val="0"/>
                    <w:spacing w:line="360" w:lineRule="exact"/>
                    <w:jc w:val="center"/>
                    <w:rPr>
                      <w:del w:id="12406" w:author="Windows 使用者" w:date="2024-08-06T15:53:00Z"/>
                      <w:rFonts w:eastAsia="標楷體"/>
                      <w:sz w:val="36"/>
                      <w:szCs w:val="36"/>
                      <w:rPrChange w:id="12407" w:author="User" w:date="2025-08-27T11:49:00Z">
                        <w:rPr>
                          <w:del w:id="12408" w:author="Windows 使用者" w:date="2024-08-06T15:53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2409" w:author="Windows 使用者" w:date="2024-08-12T12:11:00Z">
                    <w:del w:id="12410" w:author="User" w:date="2025-08-19T11:28:00Z">
                      <w:r w:rsidRPr="00710858" w:rsidDel="007C3B56">
                        <w:rPr>
                          <w:rFonts w:eastAsia="標楷體" w:hint="eastAsia"/>
                          <w:sz w:val="36"/>
                          <w:szCs w:val="36"/>
                          <w:rPrChange w:id="12411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社會</w:delText>
                      </w:r>
                    </w:del>
                  </w:ins>
                  <w:del w:id="12412" w:author="Windows 使用者" w:date="2024-08-06T15:53:00Z">
                    <w:r w:rsidR="008F55A1" w:rsidRPr="00710858" w:rsidDel="00C1101C">
                      <w:rPr>
                        <w:rFonts w:eastAsia="標楷體"/>
                        <w:sz w:val="36"/>
                        <w:szCs w:val="36"/>
                        <w:rPrChange w:id="12413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101</w:delText>
                    </w:r>
                  </w:del>
                </w:p>
                <w:p w14:paraId="0D4C169A" w14:textId="41D09216" w:rsidR="005753FA" w:rsidRPr="00710858" w:rsidRDefault="008F55A1" w:rsidP="008F55A1">
                  <w:pPr>
                    <w:snapToGrid w:val="0"/>
                    <w:spacing w:before="120" w:after="120" w:line="180" w:lineRule="auto"/>
                    <w:jc w:val="center"/>
                    <w:rPr>
                      <w:rFonts w:eastAsia="標楷體"/>
                      <w:sz w:val="36"/>
                      <w:szCs w:val="36"/>
                      <w:rPrChange w:id="1241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2415" w:author="Windows 使用者" w:date="2024-08-06T15:53:00Z">
                    <w:r w:rsidRPr="00710858" w:rsidDel="00C1101C">
                      <w:rPr>
                        <w:rFonts w:eastAsia="標楷體" w:hint="eastAsia"/>
                        <w:sz w:val="36"/>
                        <w:szCs w:val="36"/>
                        <w:rPrChange w:id="1241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社會</w:delText>
                    </w:r>
                  </w:del>
                </w:p>
              </w:tc>
              <w:tc>
                <w:tcPr>
                  <w:tcW w:w="1372" w:type="dxa"/>
                  <w:tcBorders>
                    <w:bottom w:val="single" w:sz="4" w:space="0" w:color="auto"/>
                  </w:tcBorders>
                  <w:vAlign w:val="center"/>
                </w:tcPr>
                <w:p w14:paraId="5001280F" w14:textId="35CAC9D9" w:rsidR="00D17DB0" w:rsidRPr="00710858" w:rsidDel="00475F23" w:rsidRDefault="00D17DB0" w:rsidP="00D17DB0">
                  <w:pPr>
                    <w:snapToGrid w:val="0"/>
                    <w:spacing w:line="360" w:lineRule="exact"/>
                    <w:jc w:val="center"/>
                    <w:rPr>
                      <w:del w:id="12417" w:author="Windows 使用者" w:date="2024-08-06T15:37:00Z"/>
                      <w:rFonts w:eastAsia="標楷體"/>
                      <w:sz w:val="36"/>
                      <w:szCs w:val="36"/>
                      <w:rPrChange w:id="12418" w:author="User" w:date="2025-08-27T11:49:00Z">
                        <w:rPr>
                          <w:del w:id="12419" w:author="Windows 使用者" w:date="2024-08-06T15:3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2420" w:author="Windows 使用者" w:date="2024-08-06T15:37:00Z">
                    <w:r w:rsidRPr="00710858" w:rsidDel="00475F23">
                      <w:rPr>
                        <w:rFonts w:eastAsia="標楷體"/>
                        <w:sz w:val="36"/>
                        <w:szCs w:val="36"/>
                        <w:rPrChange w:id="12421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101</w:delText>
                    </w:r>
                  </w:del>
                </w:p>
                <w:p w14:paraId="50C38DD3" w14:textId="3FAE6B17" w:rsidR="005753FA" w:rsidRPr="00710858" w:rsidRDefault="00D17DB0" w:rsidP="00D17DB0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1242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2423" w:author="Windows 使用者" w:date="2024-08-06T15:37:00Z">
                    <w:r w:rsidRPr="00710858" w:rsidDel="00475F23">
                      <w:rPr>
                        <w:rFonts w:eastAsia="標楷體" w:hint="eastAsia"/>
                        <w:sz w:val="36"/>
                        <w:szCs w:val="36"/>
                        <w:rPrChange w:id="1242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童軍</w:delText>
                    </w:r>
                  </w:del>
                </w:p>
              </w:tc>
              <w:tc>
                <w:tcPr>
                  <w:tcW w:w="1372" w:type="dxa"/>
                  <w:tcBorders>
                    <w:bottom w:val="single" w:sz="4" w:space="0" w:color="auto"/>
                  </w:tcBorders>
                  <w:vAlign w:val="center"/>
                </w:tcPr>
                <w:p w14:paraId="07517A4C" w14:textId="77777777" w:rsidR="007C3B56" w:rsidRPr="00710858" w:rsidRDefault="007C3B56" w:rsidP="007C3B56">
                  <w:pPr>
                    <w:snapToGrid w:val="0"/>
                    <w:spacing w:line="360" w:lineRule="exact"/>
                    <w:jc w:val="center"/>
                    <w:rPr>
                      <w:ins w:id="12425" w:author="User" w:date="2025-08-19T11:28:00Z"/>
                      <w:rFonts w:eastAsia="標楷體"/>
                      <w:sz w:val="36"/>
                      <w:szCs w:val="36"/>
                      <w:rPrChange w:id="12426" w:author="User" w:date="2025-08-27T11:49:00Z">
                        <w:rPr>
                          <w:ins w:id="12427" w:author="User" w:date="2025-08-19T11:2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2428" w:author="User" w:date="2025-08-19T11:28:00Z">
                    <w:r w:rsidRPr="00710858">
                      <w:rPr>
                        <w:rFonts w:eastAsia="標楷體"/>
                        <w:sz w:val="36"/>
                        <w:szCs w:val="36"/>
                        <w:rPrChange w:id="12429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301</w:t>
                    </w:r>
                  </w:ins>
                </w:p>
                <w:p w14:paraId="7924B22A" w14:textId="5BCD66C3" w:rsidR="005753FA" w:rsidRPr="00710858" w:rsidRDefault="007C3B56" w:rsidP="007C3B56">
                  <w:pPr>
                    <w:snapToGrid w:val="0"/>
                    <w:jc w:val="center"/>
                    <w:rPr>
                      <w:rFonts w:eastAsia="標楷體"/>
                      <w:sz w:val="28"/>
                      <w:szCs w:val="28"/>
                      <w:rPrChange w:id="12430" w:author="User" w:date="2025-08-27T11:49:00Z">
                        <w:rPr>
                          <w:rFonts w:eastAsia="標楷體"/>
                          <w:color w:val="000000" w:themeColor="text1"/>
                          <w:sz w:val="28"/>
                          <w:szCs w:val="28"/>
                        </w:rPr>
                      </w:rPrChange>
                    </w:rPr>
                  </w:pPr>
                  <w:ins w:id="12431" w:author="User" w:date="2025-08-19T11:28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243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社會</w:t>
                    </w:r>
                  </w:ins>
                </w:p>
              </w:tc>
            </w:tr>
            <w:tr w:rsidR="00710858" w:rsidRPr="00710858" w14:paraId="4970564F" w14:textId="77777777" w:rsidTr="00387BEB">
              <w:trPr>
                <w:cantSplit/>
                <w:trHeight w:val="661"/>
              </w:trPr>
              <w:tc>
                <w:tcPr>
                  <w:tcW w:w="1201" w:type="dxa"/>
                  <w:vMerge/>
                  <w:vAlign w:val="center"/>
                </w:tcPr>
                <w:p w14:paraId="4E29A7E5" w14:textId="77777777" w:rsidR="002E184E" w:rsidRPr="00710858" w:rsidRDefault="002E184E" w:rsidP="002E184E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243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2099" w:type="dxa"/>
                  <w:gridSpan w:val="2"/>
                  <w:vAlign w:val="center"/>
                </w:tcPr>
                <w:p w14:paraId="2F1AD4C2" w14:textId="77777777" w:rsidR="002E184E" w:rsidRPr="00710858" w:rsidRDefault="002E184E" w:rsidP="002E184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243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243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14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2436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243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2438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243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2440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244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</w:tc>
              <w:tc>
                <w:tcPr>
                  <w:tcW w:w="503" w:type="dxa"/>
                  <w:vAlign w:val="center"/>
                </w:tcPr>
                <w:p w14:paraId="3360E4C7" w14:textId="77777777" w:rsidR="002E184E" w:rsidRPr="00710858" w:rsidRDefault="002E184E" w:rsidP="002E184E">
                  <w:pPr>
                    <w:snapToGrid w:val="0"/>
                    <w:jc w:val="center"/>
                    <w:rPr>
                      <w:rFonts w:eastAsia="標楷體"/>
                      <w:rPrChange w:id="1244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244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20</w:t>
                  </w:r>
                </w:p>
              </w:tc>
              <w:tc>
                <w:tcPr>
                  <w:tcW w:w="6862" w:type="dxa"/>
                  <w:gridSpan w:val="5"/>
                  <w:tcBorders>
                    <w:bottom w:val="single" w:sz="4" w:space="0" w:color="auto"/>
                  </w:tcBorders>
                  <w:vAlign w:val="center"/>
                </w:tcPr>
                <w:p w14:paraId="27357904" w14:textId="77777777" w:rsidR="002E184E" w:rsidRPr="00710858" w:rsidRDefault="002E184E" w:rsidP="002E184E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1244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12445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打掃時間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1244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PrChange w:id="12447" w:author="User" w:date="2025-08-27T11:49:00Z">
                        <w:rPr>
                          <w:color w:val="000000" w:themeColor="text1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1244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clean  Time</w:t>
                  </w:r>
                </w:p>
              </w:tc>
            </w:tr>
            <w:tr w:rsidR="00710858" w:rsidRPr="00710858" w14:paraId="1056525E" w14:textId="77777777" w:rsidTr="0092561C">
              <w:trPr>
                <w:cantSplit/>
                <w:trHeight w:val="1099"/>
              </w:trPr>
              <w:tc>
                <w:tcPr>
                  <w:tcW w:w="1201" w:type="dxa"/>
                  <w:vMerge/>
                  <w:vAlign w:val="center"/>
                </w:tcPr>
                <w:p w14:paraId="75ABF5F4" w14:textId="77777777" w:rsidR="002E184E" w:rsidRPr="00710858" w:rsidRDefault="002E184E" w:rsidP="002E184E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244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61078900" w14:textId="77777777" w:rsidR="002E184E" w:rsidRPr="00710858" w:rsidRDefault="002E184E" w:rsidP="002E184E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2450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2451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7</w:t>
                  </w:r>
                </w:p>
              </w:tc>
              <w:tc>
                <w:tcPr>
                  <w:tcW w:w="1574" w:type="dxa"/>
                  <w:vAlign w:val="center"/>
                </w:tcPr>
                <w:p w14:paraId="791FAC79" w14:textId="77777777" w:rsidR="002E184E" w:rsidRPr="00710858" w:rsidRDefault="002E184E" w:rsidP="002E184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245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245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2454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245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  <w:p w14:paraId="4F28983D" w14:textId="77777777" w:rsidR="002E184E" w:rsidRPr="00710858" w:rsidRDefault="002E184E" w:rsidP="002E184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245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245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636546C8" w14:textId="77777777" w:rsidR="002E184E" w:rsidRPr="00710858" w:rsidRDefault="002E184E" w:rsidP="002E184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245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245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2460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246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503" w:type="dxa"/>
                  <w:vAlign w:val="center"/>
                </w:tcPr>
                <w:p w14:paraId="3F5952B4" w14:textId="77777777" w:rsidR="002E184E" w:rsidRPr="00710858" w:rsidRDefault="002E184E" w:rsidP="002E184E">
                  <w:pPr>
                    <w:snapToGrid w:val="0"/>
                    <w:jc w:val="center"/>
                    <w:rPr>
                      <w:rFonts w:eastAsia="標楷體"/>
                      <w:rPrChange w:id="1246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246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40</w:t>
                  </w:r>
                </w:p>
              </w:tc>
              <w:tc>
                <w:tcPr>
                  <w:tcW w:w="1371" w:type="dxa"/>
                  <w:vAlign w:val="center"/>
                </w:tcPr>
                <w:p w14:paraId="43F82F7D" w14:textId="197F9E16" w:rsidR="007C3B56" w:rsidRPr="00710858" w:rsidRDefault="007C3B56" w:rsidP="007C3B56">
                  <w:pPr>
                    <w:snapToGrid w:val="0"/>
                    <w:spacing w:line="360" w:lineRule="exact"/>
                    <w:jc w:val="center"/>
                    <w:rPr>
                      <w:ins w:id="12464" w:author="User" w:date="2025-08-19T11:27:00Z"/>
                      <w:rFonts w:eastAsia="標楷體"/>
                      <w:sz w:val="36"/>
                      <w:szCs w:val="36"/>
                      <w:rPrChange w:id="12465" w:author="User" w:date="2025-08-27T11:49:00Z">
                        <w:rPr>
                          <w:ins w:id="12466" w:author="User" w:date="2025-08-19T11:2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2467" w:author="User" w:date="2025-08-19T11:27:00Z">
                    <w:r w:rsidRPr="00710858">
                      <w:rPr>
                        <w:rFonts w:eastAsia="標楷體"/>
                        <w:sz w:val="36"/>
                        <w:szCs w:val="36"/>
                        <w:rPrChange w:id="12468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101</w:t>
                    </w:r>
                  </w:ins>
                </w:p>
                <w:p w14:paraId="3E1D7705" w14:textId="2342A45B" w:rsidR="002E184E" w:rsidRPr="00710858" w:rsidRDefault="007C3B56" w:rsidP="007C3B56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246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2470" w:author="User" w:date="2025-08-19T11:27:00Z">
                    <w:r w:rsidRPr="00710858">
                      <w:rPr>
                        <w:rFonts w:eastAsia="標楷體" w:hint="eastAsia"/>
                        <w:sz w:val="28"/>
                        <w:szCs w:val="28"/>
                        <w:rPrChange w:id="1247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t>社區走讀</w:t>
                    </w:r>
                  </w:ins>
                </w:p>
              </w:tc>
              <w:tc>
                <w:tcPr>
                  <w:tcW w:w="1373" w:type="dxa"/>
                  <w:vAlign w:val="center"/>
                </w:tcPr>
                <w:p w14:paraId="43E96D21" w14:textId="5DCD42FC" w:rsidR="004B242E" w:rsidRPr="00710858" w:rsidDel="007C3B56" w:rsidRDefault="004B242E" w:rsidP="007C3B56">
                  <w:pPr>
                    <w:snapToGrid w:val="0"/>
                    <w:spacing w:after="120" w:line="400" w:lineRule="exact"/>
                    <w:jc w:val="center"/>
                    <w:rPr>
                      <w:ins w:id="12472" w:author="Windows 使用者" w:date="2024-08-14T12:36:00Z"/>
                      <w:del w:id="12473" w:author="User" w:date="2025-08-19T11:27:00Z"/>
                      <w:rFonts w:eastAsia="標楷體"/>
                      <w:sz w:val="36"/>
                      <w:szCs w:val="36"/>
                      <w:rPrChange w:id="12474" w:author="User" w:date="2025-08-27T11:49:00Z">
                        <w:rPr>
                          <w:ins w:id="12475" w:author="Windows 使用者" w:date="2024-08-14T12:36:00Z"/>
                          <w:del w:id="12476" w:author="User" w:date="2025-08-19T11:2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2477" w:author="Windows 使用者" w:date="2024-08-14T12:36:00Z">
                    <w:del w:id="12478" w:author="User" w:date="2025-08-19T11:27:00Z">
                      <w:r w:rsidRPr="00710858" w:rsidDel="007C3B56">
                        <w:rPr>
                          <w:rFonts w:eastAsia="標楷體"/>
                          <w:sz w:val="36"/>
                          <w:szCs w:val="36"/>
                          <w:rPrChange w:id="12479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301</w:delText>
                      </w:r>
                    </w:del>
                  </w:ins>
                </w:p>
                <w:p w14:paraId="0B6BD75B" w14:textId="1B2C3A4F" w:rsidR="002E184E" w:rsidRPr="00710858" w:rsidRDefault="004B242E" w:rsidP="004B242E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hd w:val="pct15" w:color="auto" w:fill="FFFFFF"/>
                      <w:rPrChange w:id="12480" w:author="User" w:date="2025-08-27T11:49:00Z">
                        <w:rPr>
                          <w:rFonts w:eastAsia="標楷體"/>
                          <w:color w:val="000000" w:themeColor="text1"/>
                          <w:shd w:val="pct15" w:color="auto" w:fill="FFFFFF"/>
                        </w:rPr>
                      </w:rPrChange>
                    </w:rPr>
                  </w:pPr>
                  <w:ins w:id="12481" w:author="Windows 使用者" w:date="2024-08-14T12:36:00Z">
                    <w:del w:id="12482" w:author="User" w:date="2025-08-19T11:27:00Z">
                      <w:r w:rsidRPr="00710858" w:rsidDel="007C3B56">
                        <w:rPr>
                          <w:rFonts w:eastAsia="標楷體" w:hint="eastAsia"/>
                          <w:sz w:val="36"/>
                          <w:szCs w:val="36"/>
                          <w:shd w:val="pct15" w:color="auto" w:fill="FFFFFF"/>
                          <w:rPrChange w:id="12483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家政</w:delText>
                      </w:r>
                    </w:del>
                  </w:ins>
                </w:p>
              </w:tc>
              <w:tc>
                <w:tcPr>
                  <w:tcW w:w="1374" w:type="dxa"/>
                  <w:tcBorders>
                    <w:top w:val="single" w:sz="4" w:space="0" w:color="auto"/>
                  </w:tcBorders>
                  <w:vAlign w:val="center"/>
                </w:tcPr>
                <w:p w14:paraId="268FA553" w14:textId="77777777" w:rsidR="00594112" w:rsidRPr="00594112" w:rsidRDefault="00594112" w:rsidP="00594112">
                  <w:pPr>
                    <w:snapToGrid w:val="0"/>
                    <w:spacing w:line="360" w:lineRule="exact"/>
                    <w:jc w:val="center"/>
                    <w:rPr>
                      <w:ins w:id="12484" w:author="User" w:date="2025-11-28T15:53:00Z"/>
                      <w:rFonts w:eastAsia="標楷體"/>
                      <w:color w:val="FF0000"/>
                      <w:sz w:val="36"/>
                      <w:szCs w:val="36"/>
                      <w:rPrChange w:id="12485" w:author="User" w:date="2025-11-28T15:53:00Z">
                        <w:rPr>
                          <w:ins w:id="12486" w:author="User" w:date="2025-11-28T15:53:00Z"/>
                          <w:rFonts w:eastAsia="標楷體"/>
                          <w:sz w:val="36"/>
                          <w:szCs w:val="36"/>
                        </w:rPr>
                      </w:rPrChange>
                    </w:rPr>
                  </w:pPr>
                  <w:ins w:id="12487" w:author="User" w:date="2025-11-28T15:53:00Z">
                    <w:r w:rsidRPr="00594112">
                      <w:rPr>
                        <w:rFonts w:eastAsia="標楷體"/>
                        <w:color w:val="FF0000"/>
                        <w:sz w:val="36"/>
                        <w:szCs w:val="36"/>
                        <w:rPrChange w:id="12488" w:author="User" w:date="2025-11-28T15:53:00Z">
                          <w:rPr>
                            <w:rFonts w:eastAsia="標楷體"/>
                            <w:sz w:val="36"/>
                            <w:szCs w:val="36"/>
                          </w:rPr>
                        </w:rPrChange>
                      </w:rPr>
                      <w:t>301</w:t>
                    </w:r>
                  </w:ins>
                </w:p>
                <w:p w14:paraId="5CBD70D8" w14:textId="6FC62A94" w:rsidR="002E184E" w:rsidRPr="00710858" w:rsidRDefault="00594112" w:rsidP="00594112">
                  <w:pPr>
                    <w:snapToGrid w:val="0"/>
                    <w:spacing w:line="240" w:lineRule="atLeast"/>
                    <w:ind w:leftChars="-17" w:left="-41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1248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proofErr w:type="gramStart"/>
                  <w:ins w:id="12490" w:author="User" w:date="2025-11-28T15:53:00Z">
                    <w:r w:rsidRPr="00594112">
                      <w:rPr>
                        <w:rFonts w:eastAsia="標楷體" w:hint="eastAsia"/>
                        <w:color w:val="FF0000"/>
                        <w:sz w:val="28"/>
                        <w:szCs w:val="28"/>
                        <w:shd w:val="pct15" w:color="auto" w:fill="FFFFFF"/>
                        <w:rPrChange w:id="12491" w:author="User" w:date="2025-11-28T15:53:00Z">
                          <w:rPr>
                            <w:rFonts w:eastAsia="標楷體" w:hint="eastAsia"/>
                            <w:sz w:val="28"/>
                            <w:szCs w:val="28"/>
                            <w:shd w:val="pct15" w:color="auto" w:fill="FFFFFF"/>
                          </w:rPr>
                        </w:rPrChange>
                      </w:rPr>
                      <w:t>社區走讀</w:t>
                    </w:r>
                  </w:ins>
                  <w:proofErr w:type="gramEnd"/>
                </w:p>
              </w:tc>
              <w:tc>
                <w:tcPr>
                  <w:tcW w:w="1372" w:type="dxa"/>
                  <w:vAlign w:val="center"/>
                </w:tcPr>
                <w:p w14:paraId="007D8A46" w14:textId="484A69C1" w:rsidR="007C3B56" w:rsidRPr="00710858" w:rsidRDefault="001547FD" w:rsidP="007C3B56">
                  <w:pPr>
                    <w:snapToGrid w:val="0"/>
                    <w:spacing w:line="400" w:lineRule="exact"/>
                    <w:jc w:val="center"/>
                    <w:rPr>
                      <w:ins w:id="12492" w:author="User" w:date="2025-08-19T11:28:00Z"/>
                      <w:rFonts w:eastAsia="標楷體"/>
                      <w:sz w:val="36"/>
                      <w:szCs w:val="36"/>
                      <w:rPrChange w:id="12493" w:author="User" w:date="2025-08-27T11:49:00Z">
                        <w:rPr>
                          <w:ins w:id="12494" w:author="User" w:date="2025-08-19T11:2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2495" w:author="User" w:date="2025-08-20T12:17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249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※</w:t>
                    </w:r>
                  </w:ins>
                  <w:ins w:id="12497" w:author="User" w:date="2025-08-19T11:28:00Z">
                    <w:r w:rsidR="007C3B56" w:rsidRPr="00710858">
                      <w:rPr>
                        <w:rFonts w:eastAsia="標楷體"/>
                        <w:sz w:val="36"/>
                        <w:szCs w:val="36"/>
                        <w:rPrChange w:id="12498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101</w:t>
                    </w:r>
                  </w:ins>
                </w:p>
                <w:p w14:paraId="339A4473" w14:textId="2081947F" w:rsidR="00D17DB0" w:rsidRPr="00710858" w:rsidDel="00475F23" w:rsidRDefault="007C3B56" w:rsidP="007C3B56">
                  <w:pPr>
                    <w:snapToGrid w:val="0"/>
                    <w:spacing w:line="360" w:lineRule="exact"/>
                    <w:jc w:val="center"/>
                    <w:rPr>
                      <w:del w:id="12499" w:author="Windows 使用者" w:date="2024-08-06T15:37:00Z"/>
                      <w:rFonts w:eastAsia="標楷體"/>
                      <w:sz w:val="36"/>
                      <w:szCs w:val="36"/>
                      <w:rPrChange w:id="12500" w:author="User" w:date="2025-08-27T11:49:00Z">
                        <w:rPr>
                          <w:del w:id="12501" w:author="Windows 使用者" w:date="2024-08-06T15:3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2502" w:author="User" w:date="2025-08-19T11:28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250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童軍</w:t>
                    </w:r>
                  </w:ins>
                  <w:del w:id="12504" w:author="Windows 使用者" w:date="2024-08-06T15:37:00Z">
                    <w:r w:rsidR="00D17DB0" w:rsidRPr="00710858" w:rsidDel="00475F23">
                      <w:rPr>
                        <w:rFonts w:eastAsia="標楷體"/>
                        <w:sz w:val="36"/>
                        <w:szCs w:val="36"/>
                        <w:rPrChange w:id="12505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101</w:delText>
                    </w:r>
                  </w:del>
                </w:p>
                <w:p w14:paraId="6D8ACD23" w14:textId="4D774AD9" w:rsidR="002E184E" w:rsidRPr="00710858" w:rsidRDefault="00D17DB0" w:rsidP="00D17DB0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1250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2507" w:author="Windows 使用者" w:date="2024-08-06T15:37:00Z">
                    <w:r w:rsidRPr="00710858" w:rsidDel="00475F23">
                      <w:rPr>
                        <w:rFonts w:eastAsia="標楷體"/>
                        <w:sz w:val="36"/>
                        <w:szCs w:val="36"/>
                        <w:shd w:val="pct15" w:color="auto" w:fill="FFFFFF"/>
                        <w:rPrChange w:id="12508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  <w:shd w:val="pct15" w:color="auto" w:fill="FFFFFF"/>
                          </w:rPr>
                        </w:rPrChange>
                      </w:rPr>
                      <w:delText>(</w:delText>
                    </w:r>
                    <w:r w:rsidRPr="00710858" w:rsidDel="00475F23">
                      <w:rPr>
                        <w:rFonts w:eastAsia="標楷體" w:hint="eastAsia"/>
                        <w:sz w:val="36"/>
                        <w:szCs w:val="36"/>
                        <w:shd w:val="pct15" w:color="auto" w:fill="FFFFFF"/>
                        <w:rPrChange w:id="1250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  <w:shd w:val="pct15" w:color="auto" w:fill="FFFFFF"/>
                          </w:rPr>
                        </w:rPrChange>
                      </w:rPr>
                      <w:delText>童軍</w:delText>
                    </w:r>
                    <w:r w:rsidRPr="00710858" w:rsidDel="00475F23">
                      <w:rPr>
                        <w:rFonts w:eastAsia="標楷體"/>
                        <w:sz w:val="36"/>
                        <w:szCs w:val="36"/>
                        <w:shd w:val="pct15" w:color="auto" w:fill="FFFFFF"/>
                        <w:rPrChange w:id="12510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  <w:shd w:val="pct15" w:color="auto" w:fill="FFFFFF"/>
                          </w:rPr>
                        </w:rPrChange>
                      </w:rPr>
                      <w:delText>)</w:delText>
                    </w:r>
                  </w:del>
                </w:p>
              </w:tc>
              <w:tc>
                <w:tcPr>
                  <w:tcW w:w="1372" w:type="dxa"/>
                  <w:vAlign w:val="center"/>
                </w:tcPr>
                <w:p w14:paraId="26FFE6A3" w14:textId="3D7B5678" w:rsidR="009D5B53" w:rsidRPr="00710858" w:rsidDel="007C3B56" w:rsidRDefault="009D5B53" w:rsidP="007C3B56">
                  <w:pPr>
                    <w:snapToGrid w:val="0"/>
                    <w:spacing w:line="360" w:lineRule="exact"/>
                    <w:jc w:val="center"/>
                    <w:rPr>
                      <w:ins w:id="12511" w:author="Windows 使用者" w:date="2024-08-13T09:39:00Z"/>
                      <w:del w:id="12512" w:author="User" w:date="2025-08-19T11:27:00Z"/>
                      <w:rFonts w:eastAsia="標楷體"/>
                      <w:sz w:val="36"/>
                      <w:szCs w:val="36"/>
                      <w:rPrChange w:id="12513" w:author="User" w:date="2025-08-27T11:49:00Z">
                        <w:rPr>
                          <w:ins w:id="12514" w:author="Windows 使用者" w:date="2024-08-13T09:39:00Z"/>
                          <w:del w:id="12515" w:author="User" w:date="2025-08-19T11:2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2516" w:author="Windows 使用者" w:date="2024-08-13T09:39:00Z">
                    <w:del w:id="12517" w:author="User" w:date="2025-08-19T11:27:00Z">
                      <w:r w:rsidRPr="00710858" w:rsidDel="007C3B56">
                        <w:rPr>
                          <w:rFonts w:eastAsia="標楷體" w:hint="eastAsia"/>
                          <w:sz w:val="36"/>
                          <w:szCs w:val="36"/>
                          <w:rPrChange w:id="12518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※</w:delText>
                      </w:r>
                      <w:r w:rsidRPr="00710858" w:rsidDel="007C3B56">
                        <w:rPr>
                          <w:rFonts w:eastAsia="標楷體"/>
                          <w:sz w:val="36"/>
                          <w:szCs w:val="36"/>
                          <w:rPrChange w:id="12519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301</w:delText>
                      </w:r>
                    </w:del>
                  </w:ins>
                </w:p>
                <w:p w14:paraId="00EC9D2C" w14:textId="5B1B2592" w:rsidR="002E184E" w:rsidRPr="00710858" w:rsidRDefault="009D5B53" w:rsidP="009D5B53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1252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2521" w:author="Windows 使用者" w:date="2024-08-13T09:39:00Z">
                    <w:del w:id="12522" w:author="User" w:date="2025-08-19T11:27:00Z">
                      <w:r w:rsidRPr="00710858" w:rsidDel="007C3B56">
                        <w:rPr>
                          <w:rFonts w:eastAsia="標楷體" w:hint="eastAsia"/>
                          <w:sz w:val="28"/>
                          <w:szCs w:val="28"/>
                          <w:rPrChange w:id="12523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28"/>
                            </w:rPr>
                          </w:rPrChange>
                        </w:rPr>
                        <w:delText>社區走讀</w:delText>
                      </w:r>
                    </w:del>
                  </w:ins>
                </w:p>
              </w:tc>
            </w:tr>
            <w:tr w:rsidR="00710858" w:rsidRPr="00710858" w14:paraId="1F2AB553" w14:textId="77777777" w:rsidTr="0092561C">
              <w:trPr>
                <w:cantSplit/>
                <w:trHeight w:val="961"/>
              </w:trPr>
              <w:tc>
                <w:tcPr>
                  <w:tcW w:w="1201" w:type="dxa"/>
                  <w:vMerge/>
                  <w:vAlign w:val="center"/>
                </w:tcPr>
                <w:p w14:paraId="5AA28829" w14:textId="77777777" w:rsidR="002E184E" w:rsidRPr="00710858" w:rsidRDefault="002E184E" w:rsidP="002E184E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252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284E7216" w14:textId="77777777" w:rsidR="002E184E" w:rsidRPr="00710858" w:rsidRDefault="002E184E" w:rsidP="002E184E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2525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2526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8</w:t>
                  </w:r>
                </w:p>
              </w:tc>
              <w:tc>
                <w:tcPr>
                  <w:tcW w:w="1574" w:type="dxa"/>
                  <w:vAlign w:val="center"/>
                </w:tcPr>
                <w:p w14:paraId="647B8869" w14:textId="77777777" w:rsidR="002E184E" w:rsidRPr="00710858" w:rsidRDefault="002E184E" w:rsidP="002E184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252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252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252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253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  <w:p w14:paraId="722D1CDA" w14:textId="77777777" w:rsidR="002E184E" w:rsidRPr="00710858" w:rsidRDefault="002E184E" w:rsidP="002E184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253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253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47B8C8F0" w14:textId="77777777" w:rsidR="002E184E" w:rsidRPr="00710858" w:rsidRDefault="002E184E" w:rsidP="002E184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253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253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16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2535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253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35</w:t>
                  </w:r>
                </w:p>
              </w:tc>
              <w:tc>
                <w:tcPr>
                  <w:tcW w:w="503" w:type="dxa"/>
                  <w:vAlign w:val="center"/>
                </w:tcPr>
                <w:p w14:paraId="17016ED7" w14:textId="77777777" w:rsidR="002E184E" w:rsidRPr="00710858" w:rsidRDefault="002E184E" w:rsidP="002E184E">
                  <w:pPr>
                    <w:snapToGrid w:val="0"/>
                    <w:jc w:val="center"/>
                    <w:rPr>
                      <w:rFonts w:eastAsia="標楷體"/>
                      <w:rPrChange w:id="1253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253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56277D3D" w14:textId="57BA8BAA" w:rsidR="002E184E" w:rsidRPr="00710858" w:rsidRDefault="002E184E" w:rsidP="002E184E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253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vAlign w:val="center"/>
                </w:tcPr>
                <w:p w14:paraId="4727843B" w14:textId="20BE9342" w:rsidR="002E184E" w:rsidRPr="00710858" w:rsidRDefault="002E184E" w:rsidP="002E184E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1254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4" w:type="dxa"/>
                  <w:tcBorders>
                    <w:top w:val="single" w:sz="4" w:space="0" w:color="auto"/>
                  </w:tcBorders>
                  <w:vAlign w:val="center"/>
                </w:tcPr>
                <w:p w14:paraId="52089935" w14:textId="77777777" w:rsidR="002E184E" w:rsidRPr="00710858" w:rsidRDefault="002E184E" w:rsidP="002E184E">
                  <w:pPr>
                    <w:snapToGrid w:val="0"/>
                    <w:spacing w:line="240" w:lineRule="atLeast"/>
                    <w:ind w:leftChars="-17" w:left="-41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1254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2EEA74ED" w14:textId="77777777" w:rsidR="002E184E" w:rsidRPr="00710858" w:rsidRDefault="002E184E" w:rsidP="002E184E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1254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7394666F" w14:textId="77777777" w:rsidR="002E184E" w:rsidRPr="00710858" w:rsidRDefault="002E184E" w:rsidP="002E184E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1254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14:paraId="7478175D" w14:textId="77777777" w:rsidTr="00387BEB">
              <w:trPr>
                <w:trHeight w:val="1993"/>
              </w:trPr>
              <w:tc>
                <w:tcPr>
                  <w:tcW w:w="1201" w:type="dxa"/>
                  <w:vAlign w:val="center"/>
                </w:tcPr>
                <w:p w14:paraId="447AF483" w14:textId="77777777" w:rsidR="002E184E" w:rsidRPr="00710858" w:rsidRDefault="002E184E" w:rsidP="002E184E">
                  <w:pPr>
                    <w:spacing w:line="400" w:lineRule="exact"/>
                    <w:jc w:val="center"/>
                    <w:rPr>
                      <w:rFonts w:eastAsia="標楷體"/>
                      <w:rPrChange w:id="1254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12545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備註</w:t>
                  </w:r>
                </w:p>
              </w:tc>
              <w:tc>
                <w:tcPr>
                  <w:tcW w:w="9464" w:type="dxa"/>
                  <w:gridSpan w:val="8"/>
                  <w:vAlign w:val="center"/>
                </w:tcPr>
                <w:p w14:paraId="3C032ABE" w14:textId="09E2D6C5" w:rsidR="002E184E" w:rsidRPr="00594112" w:rsidRDefault="00565167" w:rsidP="002E184E">
                  <w:pPr>
                    <w:snapToGrid w:val="0"/>
                    <w:spacing w:beforeLines="20" w:before="72" w:afterLines="20" w:after="72"/>
                    <w:jc w:val="both"/>
                    <w:rPr>
                      <w:rFonts w:eastAsia="標楷體"/>
                      <w:b/>
                      <w:bCs/>
                      <w:sz w:val="20"/>
                      <w:szCs w:val="20"/>
                      <w:rPrChange w:id="12546" w:author="User" w:date="2025-11-28T15:54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</w:pPr>
                  <w:ins w:id="12547" w:author="Windows 使用者" w:date="2024-08-28T08:26:00Z">
                    <w:del w:id="12548" w:author="User" w:date="2025-08-20T12:16:00Z">
                      <w:r w:rsidRPr="00594112" w:rsidDel="001547FD">
                        <w:rPr>
                          <w:rFonts w:ascii="標楷體" w:eastAsia="標楷體" w:hAnsi="標楷體" w:hint="eastAsia"/>
                          <w:color w:val="FF0000"/>
                          <w:sz w:val="32"/>
                          <w:szCs w:val="32"/>
                          <w:rPrChange w:id="12549" w:author="User" w:date="2025-11-28T15:54:00Z">
                            <w:rPr>
                              <w:rFonts w:ascii="標楷體" w:eastAsia="標楷體" w:hAnsi="標楷體" w:hint="eastAsia"/>
                              <w:sz w:val="28"/>
                            </w:rPr>
                          </w:rPrChange>
                        </w:rPr>
                        <w:delText>輔導室協辦行政</w:delText>
                      </w:r>
                    </w:del>
                  </w:ins>
                  <w:ins w:id="12550" w:author="User" w:date="2025-08-20T12:16:00Z">
                    <w:r w:rsidR="001547FD" w:rsidRPr="00594112">
                      <w:rPr>
                        <w:rFonts w:ascii="標楷體" w:eastAsia="標楷體" w:hAnsi="標楷體" w:hint="eastAsia"/>
                        <w:color w:val="FF0000"/>
                        <w:sz w:val="32"/>
                        <w:szCs w:val="32"/>
                        <w:rPrChange w:id="12551" w:author="User" w:date="2025-11-28T15:54:00Z"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  <w:szCs w:val="32"/>
                          </w:rPr>
                        </w:rPrChange>
                      </w:rPr>
                      <w:t>導師</w:t>
                    </w:r>
                  </w:ins>
                  <w:del w:id="12552" w:author="Windows 使用者" w:date="2024-08-06T15:30:00Z">
                    <w:r w:rsidR="002E184E" w:rsidRPr="00594112" w:rsidDel="0089096A">
                      <w:rPr>
                        <w:rFonts w:eastAsia="標楷體" w:hint="eastAsia"/>
                        <w:color w:val="FF0000"/>
                        <w:sz w:val="32"/>
                        <w:szCs w:val="26"/>
                        <w:rPrChange w:id="12553" w:author="User" w:date="2025-11-28T15:54:00Z">
                          <w:rPr>
                            <w:rFonts w:eastAsia="標楷體" w:hint="eastAsia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導師</w:delText>
                    </w:r>
                  </w:del>
                  <w:r w:rsidR="002E184E" w:rsidRPr="00594112">
                    <w:rPr>
                      <w:rFonts w:eastAsia="標楷體"/>
                      <w:color w:val="FF0000"/>
                      <w:sz w:val="32"/>
                      <w:szCs w:val="26"/>
                      <w:rPrChange w:id="12554" w:author="User" w:date="2025-11-28T15:54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(</w:t>
                  </w:r>
                  <w:ins w:id="12555" w:author="User" w:date="2025-08-20T12:16:00Z">
                    <w:r w:rsidR="001547FD" w:rsidRPr="00594112">
                      <w:rPr>
                        <w:rFonts w:eastAsia="標楷體" w:hint="eastAsia"/>
                        <w:color w:val="FF0000"/>
                        <w:sz w:val="32"/>
                        <w:szCs w:val="26"/>
                        <w:rPrChange w:id="12556" w:author="User" w:date="2025-11-28T15:54:00Z">
                          <w:rPr>
                            <w:rFonts w:eastAsia="標楷體" w:hint="eastAsia"/>
                            <w:color w:val="FF0000"/>
                            <w:sz w:val="32"/>
                            <w:szCs w:val="26"/>
                          </w:rPr>
                        </w:rPrChange>
                      </w:rPr>
                      <w:t>社</w:t>
                    </w:r>
                  </w:ins>
                  <w:r w:rsidR="002E184E" w:rsidRPr="00594112">
                    <w:rPr>
                      <w:rFonts w:eastAsia="標楷體"/>
                      <w:color w:val="FF0000"/>
                      <w:sz w:val="32"/>
                      <w:szCs w:val="26"/>
                      <w:rPrChange w:id="12557" w:author="User" w:date="2025-11-28T15:54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1</w:t>
                  </w:r>
                  <w:del w:id="12558" w:author="Windows 使用者" w:date="2024-08-06T15:30:00Z">
                    <w:r w:rsidR="002E184E" w:rsidRPr="00594112" w:rsidDel="0089096A">
                      <w:rPr>
                        <w:rFonts w:eastAsia="標楷體"/>
                        <w:color w:val="FF0000"/>
                        <w:sz w:val="32"/>
                        <w:szCs w:val="26"/>
                        <w:rPrChange w:id="12559" w:author="User" w:date="2025-11-28T15:54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3</w:delText>
                    </w:r>
                  </w:del>
                  <w:ins w:id="12560" w:author="User" w:date="2025-08-20T12:16:00Z">
                    <w:r w:rsidR="001547FD" w:rsidRPr="00594112">
                      <w:rPr>
                        <w:rFonts w:eastAsia="標楷體"/>
                        <w:color w:val="FF0000"/>
                        <w:sz w:val="32"/>
                        <w:szCs w:val="26"/>
                        <w:rPrChange w:id="12561" w:author="User" w:date="2025-11-28T15:54:00Z">
                          <w:rPr>
                            <w:rFonts w:eastAsia="標楷體"/>
                            <w:color w:val="FF0000"/>
                            <w:sz w:val="32"/>
                            <w:szCs w:val="26"/>
                          </w:rPr>
                        </w:rPrChange>
                      </w:rPr>
                      <w:t>3</w:t>
                    </w:r>
                  </w:ins>
                  <w:ins w:id="12562" w:author="Windows 使用者" w:date="2024-08-06T15:30:00Z">
                    <w:del w:id="12563" w:author="User" w:date="2025-08-20T12:16:00Z">
                      <w:r w:rsidR="0089096A" w:rsidRPr="00594112" w:rsidDel="001547FD">
                        <w:rPr>
                          <w:rFonts w:eastAsia="標楷體"/>
                          <w:color w:val="FF0000"/>
                          <w:sz w:val="32"/>
                          <w:szCs w:val="26"/>
                          <w:rPrChange w:id="12564" w:author="User" w:date="2025-11-28T15:54:00Z">
                            <w:rPr>
                              <w:rFonts w:eastAsia="標楷體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delText>8</w:delText>
                      </w:r>
                    </w:del>
                  </w:ins>
                  <w:r w:rsidR="002E184E" w:rsidRPr="00594112">
                    <w:rPr>
                      <w:rFonts w:eastAsia="標楷體"/>
                      <w:color w:val="FF0000"/>
                      <w:sz w:val="32"/>
                      <w:szCs w:val="26"/>
                      <w:rPrChange w:id="12565" w:author="User" w:date="2025-11-28T15:54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)</w:t>
                  </w:r>
                  <w:ins w:id="12566" w:author="Windows 使用者" w:date="2024-08-06T15:31:00Z">
                    <w:del w:id="12567" w:author="User" w:date="2025-11-28T15:52:00Z">
                      <w:r w:rsidR="0089096A" w:rsidRPr="00594112" w:rsidDel="00594112">
                        <w:rPr>
                          <w:rFonts w:eastAsia="標楷體"/>
                          <w:color w:val="FF0000"/>
                          <w:sz w:val="32"/>
                          <w:szCs w:val="26"/>
                          <w:rPrChange w:id="12568" w:author="User" w:date="2025-11-28T15:54:00Z">
                            <w:rPr>
                              <w:rFonts w:eastAsia="標楷體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delText>-</w:delText>
                      </w:r>
                    </w:del>
                    <w:del w:id="12569" w:author="User" w:date="2025-08-20T12:17:00Z">
                      <w:r w:rsidR="0089096A" w:rsidRPr="00594112" w:rsidDel="001547FD">
                        <w:rPr>
                          <w:rFonts w:eastAsia="標楷體" w:hint="eastAsia"/>
                          <w:color w:val="FF0000"/>
                          <w:sz w:val="32"/>
                          <w:szCs w:val="26"/>
                          <w:rPrChange w:id="12570" w:author="User" w:date="2025-11-28T15:54:00Z">
                            <w:rPr>
                              <w:rFonts w:eastAsia="標楷體" w:hint="eastAsia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delText>輔導</w:delText>
                      </w:r>
                    </w:del>
                    <w:del w:id="12571" w:author="User" w:date="2025-11-28T15:52:00Z">
                      <w:r w:rsidR="0089096A" w:rsidRPr="00594112" w:rsidDel="00594112">
                        <w:rPr>
                          <w:rFonts w:eastAsia="標楷體" w:hint="eastAsia"/>
                          <w:color w:val="FF0000"/>
                          <w:sz w:val="32"/>
                          <w:szCs w:val="26"/>
                          <w:rPrChange w:id="12572" w:author="User" w:date="2025-11-28T15:54:00Z">
                            <w:rPr>
                              <w:rFonts w:eastAsia="標楷體" w:hint="eastAsia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delText>協</w:delText>
                      </w:r>
                    </w:del>
                    <w:del w:id="12573" w:author="User" w:date="2025-08-20T12:17:00Z">
                      <w:r w:rsidR="0089096A" w:rsidRPr="00594112" w:rsidDel="001547FD">
                        <w:rPr>
                          <w:rFonts w:eastAsia="標楷體" w:hint="eastAsia"/>
                          <w:color w:val="FF0000"/>
                          <w:sz w:val="32"/>
                          <w:szCs w:val="26"/>
                          <w:rPrChange w:id="12574" w:author="User" w:date="2025-11-28T15:54:00Z">
                            <w:rPr>
                              <w:rFonts w:eastAsia="標楷體" w:hint="eastAsia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delText>行</w:delText>
                      </w:r>
                    </w:del>
                    <w:del w:id="12575" w:author="User" w:date="2025-11-28T15:52:00Z">
                      <w:r w:rsidR="0089096A" w:rsidRPr="00594112" w:rsidDel="00594112">
                        <w:rPr>
                          <w:rFonts w:eastAsia="標楷體"/>
                          <w:color w:val="FF0000"/>
                          <w:sz w:val="32"/>
                          <w:szCs w:val="26"/>
                          <w:rPrChange w:id="12576" w:author="User" w:date="2025-11-28T15:54:00Z">
                            <w:rPr>
                              <w:rFonts w:eastAsia="標楷體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delText>(</w:delText>
                      </w:r>
                    </w:del>
                    <w:del w:id="12577" w:author="User" w:date="2025-08-20T12:17:00Z">
                      <w:r w:rsidR="0089096A" w:rsidRPr="00594112" w:rsidDel="001547FD">
                        <w:rPr>
                          <w:rFonts w:eastAsia="標楷體"/>
                          <w:color w:val="FF0000"/>
                          <w:sz w:val="32"/>
                          <w:szCs w:val="26"/>
                          <w:rPrChange w:id="12578" w:author="User" w:date="2025-11-28T15:54:00Z">
                            <w:rPr>
                              <w:rFonts w:eastAsia="標楷體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delText>3</w:delText>
                      </w:r>
                    </w:del>
                    <w:del w:id="12579" w:author="User" w:date="2025-11-28T15:52:00Z">
                      <w:r w:rsidR="0089096A" w:rsidRPr="00594112" w:rsidDel="00594112">
                        <w:rPr>
                          <w:rFonts w:eastAsia="標楷體"/>
                          <w:color w:val="FF0000"/>
                          <w:sz w:val="32"/>
                          <w:szCs w:val="26"/>
                          <w:rPrChange w:id="12580" w:author="User" w:date="2025-11-28T15:54:00Z">
                            <w:rPr>
                              <w:rFonts w:eastAsia="標楷體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delText>)</w:delText>
                      </w:r>
                    </w:del>
                    <w:del w:id="12581" w:author="User" w:date="2025-08-20T12:17:00Z">
                      <w:r w:rsidR="0089096A" w:rsidRPr="00594112" w:rsidDel="001547FD">
                        <w:rPr>
                          <w:rFonts w:eastAsia="標楷體"/>
                          <w:color w:val="FF0000"/>
                          <w:sz w:val="32"/>
                          <w:szCs w:val="26"/>
                          <w:rPrChange w:id="12582" w:author="User" w:date="2025-11-28T15:54:00Z">
                            <w:rPr>
                              <w:rFonts w:eastAsia="標楷體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delText>-</w:delText>
                      </w:r>
                      <w:r w:rsidR="0089096A" w:rsidRPr="00594112" w:rsidDel="001547FD">
                        <w:rPr>
                          <w:rFonts w:eastAsia="標楷體" w:hint="eastAsia"/>
                          <w:color w:val="FF0000"/>
                          <w:sz w:val="32"/>
                          <w:szCs w:val="26"/>
                          <w:rPrChange w:id="12583" w:author="User" w:date="2025-11-28T15:54:00Z">
                            <w:rPr>
                              <w:rFonts w:eastAsia="標楷體" w:hint="eastAsia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delText>資料協行</w:delText>
                      </w:r>
                      <w:r w:rsidR="0089096A" w:rsidRPr="00594112" w:rsidDel="001547FD">
                        <w:rPr>
                          <w:rFonts w:eastAsia="標楷體"/>
                          <w:color w:val="FF0000"/>
                          <w:sz w:val="32"/>
                          <w:szCs w:val="26"/>
                          <w:rPrChange w:id="12584" w:author="User" w:date="2025-11-28T15:54:00Z">
                            <w:rPr>
                              <w:rFonts w:eastAsia="標楷體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delText>(4)</w:delText>
                      </w:r>
                    </w:del>
                    <w:r w:rsidR="0089096A" w:rsidRPr="00594112">
                      <w:rPr>
                        <w:rFonts w:ascii="標楷體" w:eastAsia="標楷體" w:hAnsi="標楷體" w:hint="eastAsia"/>
                        <w:color w:val="FF0000"/>
                        <w:sz w:val="32"/>
                        <w:szCs w:val="26"/>
                        <w:rPrChange w:id="12585" w:author="User" w:date="2025-11-28T15:54:00Z">
                          <w:rPr>
                            <w:rFonts w:ascii="標楷體" w:eastAsia="標楷體" w:hAnsi="標楷體" w:hint="eastAsia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t>：</w:t>
                    </w:r>
                  </w:ins>
                  <w:del w:id="12586" w:author="Windows 使用者" w:date="2024-08-06T15:31:00Z">
                    <w:r w:rsidR="002E184E" w:rsidRPr="00594112" w:rsidDel="0089096A">
                      <w:rPr>
                        <w:rFonts w:eastAsia="標楷體"/>
                        <w:color w:val="FF0000"/>
                        <w:sz w:val="32"/>
                        <w:szCs w:val="26"/>
                        <w:rPrChange w:id="12587" w:author="User" w:date="2025-11-28T15:54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/</w:delText>
                    </w:r>
                  </w:del>
                  <w:r w:rsidR="002E184E" w:rsidRPr="00594112">
                    <w:rPr>
                      <w:rFonts w:eastAsia="標楷體" w:hint="eastAsia"/>
                      <w:color w:val="FF0000"/>
                      <w:sz w:val="32"/>
                      <w:szCs w:val="26"/>
                      <w:rPrChange w:id="12588" w:author="User" w:date="2025-11-28T15:54:00Z">
                        <w:rPr>
                          <w:rFonts w:eastAsia="標楷體" w:hint="eastAsia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基</w:t>
                  </w:r>
                  <w:r w:rsidR="002E184E" w:rsidRPr="00594112">
                    <w:rPr>
                      <w:rFonts w:eastAsia="標楷體"/>
                      <w:color w:val="FF0000"/>
                      <w:sz w:val="32"/>
                      <w:szCs w:val="26"/>
                      <w:rPrChange w:id="12589" w:author="User" w:date="2025-11-28T15:54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(1</w:t>
                  </w:r>
                  <w:ins w:id="12590" w:author="User" w:date="2025-11-28T15:52:00Z">
                    <w:r w:rsidR="00594112" w:rsidRPr="00594112">
                      <w:rPr>
                        <w:rFonts w:eastAsia="標楷體" w:hint="eastAsia"/>
                        <w:color w:val="FF0000"/>
                        <w:sz w:val="32"/>
                        <w:szCs w:val="26"/>
                        <w:rPrChange w:id="12591" w:author="User" w:date="2025-11-28T15:54:00Z">
                          <w:rPr>
                            <w:rFonts w:eastAsia="標楷體" w:hint="eastAsia"/>
                            <w:sz w:val="32"/>
                            <w:szCs w:val="26"/>
                          </w:rPr>
                        </w:rPrChange>
                      </w:rPr>
                      <w:t>3</w:t>
                    </w:r>
                  </w:ins>
                  <w:ins w:id="12592" w:author="Windows 使用者" w:date="2024-08-06T15:31:00Z">
                    <w:del w:id="12593" w:author="User" w:date="2025-11-28T15:52:00Z">
                      <w:r w:rsidR="0089096A" w:rsidRPr="00594112" w:rsidDel="00594112">
                        <w:rPr>
                          <w:rFonts w:eastAsia="標楷體"/>
                          <w:color w:val="FF0000"/>
                          <w:sz w:val="32"/>
                          <w:szCs w:val="26"/>
                          <w:rPrChange w:id="12594" w:author="User" w:date="2025-11-28T15:54:00Z">
                            <w:rPr>
                              <w:rFonts w:eastAsia="標楷體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delText>1</w:delText>
                      </w:r>
                    </w:del>
                  </w:ins>
                  <w:del w:id="12595" w:author="Windows 使用者" w:date="2024-08-06T15:31:00Z">
                    <w:r w:rsidR="002E184E" w:rsidRPr="00594112" w:rsidDel="0089096A">
                      <w:rPr>
                        <w:rFonts w:eastAsia="標楷體"/>
                        <w:color w:val="FF0000"/>
                        <w:sz w:val="32"/>
                        <w:szCs w:val="26"/>
                        <w:rPrChange w:id="12596" w:author="User" w:date="2025-11-28T15:54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3</w:delText>
                    </w:r>
                  </w:del>
                  <w:r w:rsidR="002E184E" w:rsidRPr="00594112">
                    <w:rPr>
                      <w:rFonts w:eastAsia="標楷體"/>
                      <w:color w:val="FF0000"/>
                      <w:sz w:val="32"/>
                      <w:szCs w:val="26"/>
                      <w:rPrChange w:id="12597" w:author="User" w:date="2025-11-28T15:54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)</w:t>
                  </w:r>
                  <w:del w:id="12598" w:author="User" w:date="2025-11-28T15:54:00Z">
                    <w:r w:rsidR="002E184E" w:rsidRPr="00594112" w:rsidDel="00594112">
                      <w:rPr>
                        <w:rFonts w:eastAsia="標楷體" w:hint="eastAsia"/>
                        <w:b/>
                        <w:bCs/>
                        <w:sz w:val="20"/>
                        <w:szCs w:val="20"/>
                        <w:rPrChange w:id="12599" w:author="User" w:date="2025-11-28T15:54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/</w:delText>
                    </w:r>
                    <w:r w:rsidR="002E184E" w:rsidRPr="00594112" w:rsidDel="00594112">
                      <w:rPr>
                        <w:rFonts w:eastAsia="標楷體" w:hint="eastAsia"/>
                        <w:b/>
                        <w:bCs/>
                        <w:sz w:val="20"/>
                        <w:szCs w:val="20"/>
                        <w:rPrChange w:id="12600" w:author="User" w:date="2025-11-28T15:54:00Z">
                          <w:rPr>
                            <w:rFonts w:eastAsia="標楷體" w:hint="eastAsia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超鐘點</w:delText>
                    </w:r>
                    <w:r w:rsidR="00D17DB0" w:rsidRPr="00594112" w:rsidDel="00594112">
                      <w:rPr>
                        <w:rFonts w:eastAsia="標楷體" w:hint="eastAsia"/>
                        <w:b/>
                        <w:bCs/>
                        <w:sz w:val="20"/>
                        <w:szCs w:val="20"/>
                        <w:rPrChange w:id="12601" w:author="User" w:date="2025-11-28T15:54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2</w:delText>
                    </w:r>
                  </w:del>
                  <w:ins w:id="12602" w:author="Windows 使用者" w:date="2024-10-07T10:50:00Z">
                    <w:del w:id="12603" w:author="User" w:date="2025-08-20T12:17:00Z">
                      <w:r w:rsidR="00116F29" w:rsidRPr="00594112" w:rsidDel="001547FD">
                        <w:rPr>
                          <w:rFonts w:eastAsia="標楷體" w:hint="eastAsia"/>
                          <w:b/>
                          <w:bCs/>
                          <w:sz w:val="20"/>
                          <w:szCs w:val="20"/>
                          <w:rPrChange w:id="12604" w:author="User" w:date="2025-11-28T15:54:00Z">
                            <w:rPr>
                              <w:rFonts w:eastAsia="標楷體"/>
                              <w:color w:val="000000" w:themeColor="text1"/>
                              <w:sz w:val="32"/>
                              <w:szCs w:val="26"/>
                            </w:rPr>
                          </w:rPrChange>
                        </w:rPr>
                        <w:delText>3</w:delText>
                      </w:r>
                    </w:del>
                  </w:ins>
                  <w:del w:id="12605" w:author="User" w:date="2025-11-28T15:54:00Z">
                    <w:r w:rsidR="002E184E" w:rsidRPr="00594112" w:rsidDel="00594112">
                      <w:rPr>
                        <w:rFonts w:eastAsia="標楷體" w:hint="eastAsia"/>
                        <w:b/>
                        <w:bCs/>
                        <w:sz w:val="20"/>
                        <w:szCs w:val="20"/>
                        <w:rPrChange w:id="12606" w:author="User" w:date="2025-11-28T15:54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(</w:delText>
                    </w:r>
                    <w:r w:rsidR="002E184E" w:rsidRPr="00594112" w:rsidDel="00594112">
                      <w:rPr>
                        <w:rFonts w:eastAsia="標楷體" w:hint="eastAsia"/>
                        <w:b/>
                        <w:bCs/>
                        <w:sz w:val="20"/>
                        <w:szCs w:val="20"/>
                        <w:rPrChange w:id="12607" w:author="User" w:date="2025-11-28T15:54:00Z">
                          <w:rPr>
                            <w:rFonts w:eastAsia="標楷體" w:hint="eastAsia"/>
                            <w:color w:val="000000" w:themeColor="text1"/>
                            <w:szCs w:val="26"/>
                          </w:rPr>
                        </w:rPrChange>
                      </w:rPr>
                      <w:delText>※</w:delText>
                    </w:r>
                    <w:r w:rsidR="002E184E" w:rsidRPr="00594112" w:rsidDel="00594112">
                      <w:rPr>
                        <w:rFonts w:eastAsia="標楷體" w:hint="eastAsia"/>
                        <w:b/>
                        <w:bCs/>
                        <w:sz w:val="20"/>
                        <w:szCs w:val="20"/>
                        <w:rPrChange w:id="12608" w:author="User" w:date="2025-11-28T15:54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)</w:delText>
                    </w:r>
                  </w:del>
                </w:p>
                <w:p w14:paraId="1204C0C5" w14:textId="77777777" w:rsidR="001547FD" w:rsidRPr="008C7568" w:rsidRDefault="001547FD" w:rsidP="001547FD">
                  <w:pPr>
                    <w:snapToGrid w:val="0"/>
                    <w:spacing w:beforeLines="20" w:before="72" w:afterLines="20" w:after="72"/>
                    <w:jc w:val="both"/>
                    <w:rPr>
                      <w:ins w:id="12609" w:author="User" w:date="2025-08-20T12:17:00Z"/>
                      <w:rFonts w:eastAsia="標楷體"/>
                      <w:b/>
                      <w:bCs/>
                      <w:color w:val="FF0000"/>
                      <w:sz w:val="20"/>
                      <w:szCs w:val="22"/>
                      <w:rPrChange w:id="12610" w:author="User" w:date="2025-11-28T16:00:00Z">
                        <w:rPr>
                          <w:ins w:id="12611" w:author="User" w:date="2025-08-20T12:17:00Z"/>
                          <w:rFonts w:eastAsia="標楷體"/>
                          <w:b/>
                          <w:bCs/>
                          <w:sz w:val="20"/>
                          <w:szCs w:val="22"/>
                        </w:rPr>
                      </w:rPrChange>
                    </w:rPr>
                  </w:pPr>
                  <w:ins w:id="12612" w:author="User" w:date="2025-08-20T12:17:00Z"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2613" w:author="User" w:date="2025-11-28T16:00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技藝時間：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2614" w:author="User" w:date="2025-11-28T16:00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09/16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2615" w:author="User" w:date="2025-11-28T16:00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2616" w:author="User" w:date="2025-11-28T16:00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09/23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2617" w:author="User" w:date="2025-11-28T16:00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2618" w:author="User" w:date="2025-11-28T16:00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10/07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2619" w:author="User" w:date="2025-11-28T16:00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2620" w:author="User" w:date="2025-11-28T16:00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10/21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2621" w:author="User" w:date="2025-11-28T16:00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2622" w:author="User" w:date="2025-11-28T16:00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11/04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2623" w:author="User" w:date="2025-11-28T16:00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2624" w:author="User" w:date="2025-11-28T16:00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11/18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2625" w:author="User" w:date="2025-11-28T16:00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2626" w:author="User" w:date="2025-11-28T16:00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12/02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2627" w:author="User" w:date="2025-11-28T16:00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2628" w:author="User" w:date="2025-11-28T16:00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12/16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2629" w:author="User" w:date="2025-11-28T16:00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2630" w:author="User" w:date="2025-11-28T16:00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12/30</w:t>
                    </w:r>
                  </w:ins>
                </w:p>
                <w:p w14:paraId="74624D0D" w14:textId="15459E2A" w:rsidR="0017316D" w:rsidRPr="008C7568" w:rsidDel="001547FD" w:rsidRDefault="00404631" w:rsidP="001547FD">
                  <w:pPr>
                    <w:snapToGrid w:val="0"/>
                    <w:spacing w:beforeLines="20" w:before="72" w:afterLines="20" w:after="72"/>
                    <w:jc w:val="both"/>
                    <w:rPr>
                      <w:ins w:id="12631" w:author="Windows 使用者" w:date="2024-08-13T08:05:00Z"/>
                      <w:del w:id="12632" w:author="User" w:date="2025-08-20T12:17:00Z"/>
                      <w:rFonts w:eastAsia="標楷體"/>
                      <w:b/>
                      <w:color w:val="FF0000"/>
                      <w:sz w:val="20"/>
                      <w:szCs w:val="22"/>
                      <w:rPrChange w:id="12633" w:author="User" w:date="2025-11-28T16:00:00Z">
                        <w:rPr>
                          <w:ins w:id="12634" w:author="Windows 使用者" w:date="2024-08-13T08:05:00Z"/>
                          <w:del w:id="12635" w:author="User" w:date="2025-08-20T12:17:00Z"/>
                          <w:rFonts w:eastAsia="標楷體"/>
                          <w:b/>
                          <w:color w:val="000000" w:themeColor="text1"/>
                          <w:sz w:val="20"/>
                          <w:szCs w:val="22"/>
                        </w:rPr>
                      </w:rPrChange>
                    </w:rPr>
                  </w:pPr>
                  <w:ins w:id="12636" w:author="User" w:date="2025-08-20T13:30:00Z"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2637" w:author="User" w:date="2025-11-28T16:00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社團時間：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2638" w:author="User" w:date="2025-11-28T16:00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09/04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2639" w:author="User" w:date="2025-11-28T16:00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2640" w:author="User" w:date="2025-11-28T16:00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10/02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2641" w:author="User" w:date="2025-11-28T16:00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2642" w:author="User" w:date="2025-11-28T16:00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10/16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2643" w:author="User" w:date="2025-11-28T16:00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2644" w:author="User" w:date="2025-11-28T16:00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11/06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2645" w:author="User" w:date="2025-11-28T16:00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2646" w:author="User" w:date="2025-11-28T16:00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11/13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2647" w:author="User" w:date="2025-11-28T16:00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2648" w:author="User" w:date="2025-11-28T16:00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11/27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2649" w:author="User" w:date="2025-11-28T16:00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2650" w:author="User" w:date="2025-11-28T16:00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12/04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2651" w:author="User" w:date="2025-11-28T16:00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2652" w:author="User" w:date="2025-11-28T16:00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01/08</w:t>
                    </w:r>
                  </w:ins>
                  <w:ins w:id="12653" w:author="Windows 使用者" w:date="2024-08-13T08:05:00Z">
                    <w:del w:id="12654" w:author="User" w:date="2025-08-20T12:17:00Z">
                      <w:r w:rsidR="0017316D"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2655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技藝時間：</w:delText>
                      </w:r>
                      <w:r w:rsidR="0017316D"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2656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09/10</w:delText>
                      </w:r>
                      <w:r w:rsidR="0017316D"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2657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2658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09/24</w:delText>
                      </w:r>
                      <w:r w:rsidR="0017316D"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2659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2660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10/08</w:delText>
                      </w:r>
                      <w:r w:rsidR="0017316D"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2661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2662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10/22</w:delText>
                      </w:r>
                      <w:r w:rsidR="0017316D"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2663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2664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11/05</w:delText>
                      </w:r>
                      <w:r w:rsidR="0017316D"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2665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2666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11/19</w:delText>
                      </w:r>
                      <w:r w:rsidR="0017316D"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2667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2668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12/03</w:delText>
                      </w:r>
                      <w:r w:rsidR="0017316D"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2669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2670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12/17</w:delText>
                      </w:r>
                      <w:r w:rsidR="0017316D"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2671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2672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12/31</w:delText>
                      </w:r>
                    </w:del>
                  </w:ins>
                </w:p>
                <w:p w14:paraId="65C3433D" w14:textId="6A4B5AD4" w:rsidR="007E1983" w:rsidRPr="008C7568" w:rsidDel="001547FD" w:rsidRDefault="0017316D" w:rsidP="0017316D">
                  <w:pPr>
                    <w:snapToGrid w:val="0"/>
                    <w:spacing w:beforeLines="20" w:before="72" w:afterLines="20" w:after="72"/>
                    <w:jc w:val="both"/>
                    <w:rPr>
                      <w:del w:id="12673" w:author="User" w:date="2025-08-20T12:17:00Z"/>
                      <w:rFonts w:eastAsia="標楷體"/>
                      <w:b/>
                      <w:color w:val="FF0000"/>
                      <w:szCs w:val="22"/>
                      <w:rPrChange w:id="12674" w:author="User" w:date="2025-11-28T16:00:00Z">
                        <w:rPr>
                          <w:del w:id="12675" w:author="User" w:date="2025-08-20T12:17:00Z"/>
                          <w:rFonts w:eastAsia="標楷體"/>
                          <w:b/>
                          <w:color w:val="000000" w:themeColor="text1"/>
                          <w:szCs w:val="22"/>
                        </w:rPr>
                      </w:rPrChange>
                    </w:rPr>
                  </w:pPr>
                  <w:ins w:id="12676" w:author="Windows 使用者" w:date="2024-08-13T08:05:00Z">
                    <w:del w:id="12677" w:author="User" w:date="2025-08-20T12:17:00Z">
                      <w:r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2678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聯課時間：</w:delText>
                      </w:r>
                      <w:r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2679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09/05</w:delText>
                      </w:r>
                      <w:r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2680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2681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09/12</w:delText>
                      </w:r>
                      <w:r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2682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2683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10/03</w:delText>
                      </w:r>
                      <w:r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2684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2685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10/17</w:delText>
                      </w:r>
                      <w:r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2686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2687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10/24</w:delText>
                      </w:r>
                      <w:r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2688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2689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11/28</w:delText>
                      </w:r>
                      <w:r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2690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2691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12/05</w:delText>
                      </w:r>
                      <w:r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2692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2693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12/19</w:delText>
                      </w:r>
                      <w:r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2694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2695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01/09</w:delText>
                      </w:r>
                    </w:del>
                  </w:ins>
                  <w:del w:id="12696" w:author="User" w:date="2025-08-20T12:17:00Z">
                    <w:r w:rsidR="007E1983"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2697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技藝時間：</w:delText>
                    </w:r>
                    <w:r w:rsidR="007E1983"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2698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09/05</w:delText>
                    </w:r>
                    <w:r w:rsidR="007E1983"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2699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2700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09/19</w:delText>
                    </w:r>
                    <w:r w:rsidR="007E1983"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2701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2702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10/03</w:delText>
                    </w:r>
                    <w:r w:rsidR="007E1983"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2703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2704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10/24</w:delText>
                    </w:r>
                    <w:r w:rsidR="007E1983"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2705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2706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11/07</w:delText>
                    </w:r>
                    <w:r w:rsidR="007E1983"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2707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2708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11/21</w:delText>
                    </w:r>
                    <w:r w:rsidR="007E1983"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2709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2710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12/05</w:delText>
                    </w:r>
                    <w:r w:rsidR="007E1983"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2711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2712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12/19</w:delText>
                    </w:r>
                    <w:r w:rsidR="007E1983"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2713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2714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01/02</w:delText>
                    </w:r>
                  </w:del>
                </w:p>
                <w:p w14:paraId="6716E5BB" w14:textId="7C13788D" w:rsidR="002E184E" w:rsidRPr="00710858" w:rsidRDefault="007E1983" w:rsidP="007E1983">
                  <w:pPr>
                    <w:snapToGrid w:val="0"/>
                    <w:spacing w:beforeLines="20" w:before="72" w:afterLines="20" w:after="72"/>
                    <w:jc w:val="both"/>
                    <w:rPr>
                      <w:rFonts w:eastAsia="標楷體"/>
                      <w:sz w:val="26"/>
                      <w:szCs w:val="26"/>
                      <w:rPrChange w:id="1271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del w:id="12716" w:author="User" w:date="2025-08-20T12:17:00Z">
                    <w:r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2717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聯課時間：</w:delText>
                    </w:r>
                    <w:r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2718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08/31</w:delText>
                    </w:r>
                    <w:r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2719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2720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09/07</w:delText>
                    </w:r>
                    <w:r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2721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2722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09/21</w:delText>
                    </w:r>
                    <w:r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2723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2724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10/12</w:delText>
                    </w:r>
                    <w:r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2725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2726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11/02</w:delText>
                    </w:r>
                    <w:r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2727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2728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11/16</w:delText>
                    </w:r>
                    <w:r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2729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2730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11/23</w:delText>
                    </w:r>
                    <w:r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2731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2732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12/14</w:delText>
                    </w:r>
                    <w:r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2733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2734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12/21</w:delText>
                    </w:r>
                    <w:r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2735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2736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01/11</w:delText>
                    </w:r>
                  </w:del>
                </w:p>
              </w:tc>
            </w:tr>
          </w:tbl>
          <w:p w14:paraId="3E254239" w14:textId="77777777" w:rsidR="00387BEB" w:rsidRPr="00710858" w:rsidRDefault="00387BEB" w:rsidP="00387BEB">
            <w:pPr>
              <w:jc w:val="center"/>
              <w:rPr>
                <w:rPrChange w:id="12737" w:author="User" w:date="2025-08-27T11:49:00Z">
                  <w:rPr>
                    <w:color w:val="000000" w:themeColor="text1"/>
                  </w:rPr>
                </w:rPrChange>
              </w:rPr>
            </w:pPr>
            <w:r w:rsidRPr="00710858">
              <w:rPr>
                <w:rFonts w:eastAsia="標楷體" w:hint="eastAsia"/>
                <w:b/>
                <w:sz w:val="52"/>
                <w:rPrChange w:id="12738" w:author="User" w:date="2025-08-27T11:49:00Z">
                  <w:rPr>
                    <w:rFonts w:eastAsia="標楷體" w:hint="eastAsia"/>
                    <w:b/>
                    <w:color w:val="000000" w:themeColor="text1"/>
                    <w:sz w:val="52"/>
                  </w:rPr>
                </w:rPrChange>
              </w:rPr>
              <w:t>高雄市立甲仙國民中學</w:t>
            </w:r>
          </w:p>
        </w:tc>
      </w:tr>
      <w:tr w:rsidR="00710858" w:rsidRPr="00710858" w14:paraId="267303DE" w14:textId="77777777" w:rsidTr="00AB0495">
        <w:tc>
          <w:tcPr>
            <w:tcW w:w="10682" w:type="dxa"/>
          </w:tcPr>
          <w:tbl>
            <w:tblPr>
              <w:tblpPr w:leftFromText="180" w:rightFromText="180" w:vertAnchor="page" w:horzAnchor="margin" w:tblpXSpec="center" w:tblpY="901"/>
              <w:tblOverlap w:val="never"/>
              <w:tblW w:w="175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206"/>
              <w:gridCol w:w="525"/>
              <w:gridCol w:w="1571"/>
              <w:gridCol w:w="503"/>
              <w:gridCol w:w="1371"/>
              <w:gridCol w:w="1371"/>
              <w:gridCol w:w="1373"/>
              <w:gridCol w:w="18"/>
              <w:gridCol w:w="1355"/>
              <w:gridCol w:w="1372"/>
              <w:gridCol w:w="6861"/>
            </w:tblGrid>
            <w:tr w:rsidR="00710858" w:rsidRPr="00710858" w:rsidDel="000B5395" w14:paraId="746F47E9" w14:textId="338AFA01" w:rsidTr="00942F9D">
              <w:trPr>
                <w:gridAfter w:val="1"/>
                <w:wAfter w:w="6861" w:type="dxa"/>
                <w:trHeight w:val="286"/>
                <w:del w:id="12739" w:author="Windows 使用者" w:date="2024-08-06T16:44:00Z"/>
              </w:trPr>
              <w:tc>
                <w:tcPr>
                  <w:tcW w:w="3805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4B0869A" w14:textId="2EF4C967" w:rsidR="00F36914" w:rsidRPr="00710858" w:rsidDel="000B5395" w:rsidRDefault="00F36914" w:rsidP="00942F9D">
                  <w:pPr>
                    <w:spacing w:line="400" w:lineRule="exact"/>
                    <w:ind w:rightChars="72" w:right="173"/>
                    <w:rPr>
                      <w:del w:id="12740" w:author="Windows 使用者" w:date="2024-08-06T16:44:00Z"/>
                      <w:rFonts w:eastAsia="標楷體"/>
                      <w:sz w:val="40"/>
                      <w:szCs w:val="40"/>
                      <w:rPrChange w:id="12741" w:author="User" w:date="2025-08-27T11:49:00Z">
                        <w:rPr>
                          <w:del w:id="12742" w:author="Windows 使用者" w:date="2024-08-06T16:44:00Z"/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</w:pPr>
                </w:p>
              </w:tc>
              <w:tc>
                <w:tcPr>
                  <w:tcW w:w="6860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328847B" w14:textId="7FDF45F0" w:rsidR="00F36914" w:rsidRPr="00710858" w:rsidDel="000B5395" w:rsidRDefault="00F36914" w:rsidP="00942F9D">
                  <w:pPr>
                    <w:spacing w:line="400" w:lineRule="exact"/>
                    <w:ind w:rightChars="532" w:right="1277"/>
                    <w:rPr>
                      <w:del w:id="12743" w:author="Windows 使用者" w:date="2024-08-06T16:44:00Z"/>
                      <w:rFonts w:eastAsia="標楷體"/>
                      <w:sz w:val="40"/>
                      <w:szCs w:val="40"/>
                      <w:rPrChange w:id="12744" w:author="User" w:date="2025-08-27T11:49:00Z">
                        <w:rPr>
                          <w:del w:id="12745" w:author="Windows 使用者" w:date="2024-08-06T16:44:00Z"/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</w:pPr>
                  <w:del w:id="12746" w:author="Windows 使用者" w:date="2024-08-06T16:44:00Z">
                    <w:r w:rsidRPr="00710858" w:rsidDel="000B5395">
                      <w:rPr>
                        <w:rFonts w:eastAsia="標楷體"/>
                        <w:sz w:val="40"/>
                        <w:szCs w:val="40"/>
                        <w:rPrChange w:id="12747" w:author="User" w:date="2025-08-27T11:49:00Z">
                          <w:rPr>
                            <w:rFonts w:eastAsia="標楷體"/>
                            <w:color w:val="000000" w:themeColor="text1"/>
                            <w:sz w:val="40"/>
                            <w:szCs w:val="40"/>
                          </w:rPr>
                        </w:rPrChange>
                      </w:rPr>
                      <w:delText xml:space="preserve">     </w:delText>
                    </w:r>
                    <w:r w:rsidRPr="00710858" w:rsidDel="000B5395">
                      <w:rPr>
                        <w:rFonts w:eastAsia="標楷體" w:hint="eastAsia"/>
                        <w:sz w:val="40"/>
                        <w:szCs w:val="40"/>
                        <w:rPrChange w:id="1274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40"/>
                            <w:szCs w:val="40"/>
                          </w:rPr>
                        </w:rPrChange>
                      </w:rPr>
                      <w:delText>教</w:delText>
                    </w:r>
                    <w:r w:rsidRPr="00710858" w:rsidDel="000B5395">
                      <w:rPr>
                        <w:rFonts w:eastAsia="標楷體"/>
                        <w:sz w:val="40"/>
                        <w:szCs w:val="40"/>
                        <w:rPrChange w:id="12749" w:author="User" w:date="2025-08-27T11:49:00Z">
                          <w:rPr>
                            <w:rFonts w:eastAsia="標楷體"/>
                            <w:color w:val="000000" w:themeColor="text1"/>
                            <w:sz w:val="40"/>
                            <w:szCs w:val="40"/>
                          </w:rPr>
                        </w:rPrChange>
                      </w:rPr>
                      <w:delText xml:space="preserve">     </w:delText>
                    </w:r>
                    <w:r w:rsidRPr="00710858" w:rsidDel="000B5395">
                      <w:rPr>
                        <w:rFonts w:eastAsia="標楷體" w:hint="eastAsia"/>
                        <w:sz w:val="40"/>
                        <w:szCs w:val="40"/>
                        <w:rPrChange w:id="1275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40"/>
                            <w:szCs w:val="40"/>
                          </w:rPr>
                        </w:rPrChange>
                      </w:rPr>
                      <w:delText>師：馬若珊老師</w:delText>
                    </w:r>
                  </w:del>
                </w:p>
              </w:tc>
            </w:tr>
            <w:tr w:rsidR="00710858" w:rsidRPr="00710858" w:rsidDel="000B5395" w14:paraId="11AD02E1" w14:textId="05E8C8AB" w:rsidTr="00942F9D">
              <w:trPr>
                <w:gridAfter w:val="1"/>
                <w:wAfter w:w="6861" w:type="dxa"/>
                <w:del w:id="12751" w:author="Windows 使用者" w:date="2024-08-06T16:44:00Z"/>
              </w:trPr>
              <w:tc>
                <w:tcPr>
                  <w:tcW w:w="3805" w:type="dxa"/>
                  <w:gridSpan w:val="4"/>
                  <w:tcBorders>
                    <w:bottom w:val="nil"/>
                  </w:tcBorders>
                </w:tcPr>
                <w:p w14:paraId="6C269EC4" w14:textId="75A5CEE7" w:rsidR="00F36914" w:rsidRPr="00710858" w:rsidDel="000B5395" w:rsidRDefault="00F36914" w:rsidP="00942F9D">
                  <w:pPr>
                    <w:spacing w:line="400" w:lineRule="exact"/>
                    <w:ind w:leftChars="221" w:left="530" w:rightChars="227" w:right="545"/>
                    <w:jc w:val="distribute"/>
                    <w:rPr>
                      <w:del w:id="12752" w:author="Windows 使用者" w:date="2024-08-06T16:44:00Z"/>
                      <w:rFonts w:eastAsia="標楷體"/>
                      <w:sz w:val="28"/>
                      <w:szCs w:val="28"/>
                      <w:rPrChange w:id="12753" w:author="User" w:date="2025-08-27T11:49:00Z">
                        <w:rPr>
                          <w:del w:id="12754" w:author="Windows 使用者" w:date="2024-08-06T16:44:00Z"/>
                          <w:rFonts w:eastAsia="標楷體"/>
                          <w:color w:val="000000" w:themeColor="text1"/>
                          <w:sz w:val="28"/>
                          <w:szCs w:val="28"/>
                        </w:rPr>
                      </w:rPrChange>
                    </w:rPr>
                  </w:pPr>
                  <w:del w:id="12755" w:author="Windows 使用者" w:date="2024-08-06T16:44:00Z">
                    <w:r w:rsidRPr="00710858" w:rsidDel="000B5395">
                      <w:rPr>
                        <w:rFonts w:eastAsia="標楷體"/>
                        <w:sz w:val="36"/>
                        <w:rPrChange w:id="12756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</w:rPr>
                        </w:rPrChange>
                      </w:rPr>
                      <w:delText>1</w:delText>
                    </w:r>
                    <w:r w:rsidR="00520242" w:rsidRPr="00710858" w:rsidDel="000B5395">
                      <w:rPr>
                        <w:rFonts w:eastAsia="標楷體"/>
                        <w:sz w:val="36"/>
                        <w:rPrChange w:id="12757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</w:rPr>
                        </w:rPrChange>
                      </w:rPr>
                      <w:delText>1</w:delText>
                    </w:r>
                  </w:del>
                  <w:del w:id="12758" w:author="Windows 使用者" w:date="2024-08-02T14:30:00Z">
                    <w:r w:rsidR="00520242" w:rsidRPr="00710858" w:rsidDel="009A6733">
                      <w:rPr>
                        <w:rFonts w:eastAsia="標楷體"/>
                        <w:sz w:val="36"/>
                        <w:rPrChange w:id="12759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</w:rPr>
                        </w:rPrChange>
                      </w:rPr>
                      <w:delText>2</w:delText>
                    </w:r>
                  </w:del>
                  <w:del w:id="12760" w:author="Windows 使用者" w:date="2024-08-06T16:44:00Z">
                    <w:r w:rsidRPr="00710858" w:rsidDel="000B5395">
                      <w:rPr>
                        <w:rFonts w:eastAsia="標楷體" w:hint="eastAsia"/>
                        <w:sz w:val="36"/>
                        <w:rPrChange w:id="1276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</w:rPr>
                        </w:rPrChange>
                      </w:rPr>
                      <w:delText>學年度</w:delText>
                    </w:r>
                    <w:r w:rsidR="000C50A0" w:rsidRPr="00710858" w:rsidDel="000B5395">
                      <w:rPr>
                        <w:rFonts w:eastAsia="標楷體"/>
                        <w:sz w:val="20"/>
                        <w:szCs w:val="40"/>
                        <w:rPrChange w:id="12762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0</w:delText>
                    </w:r>
                    <w:r w:rsidR="00AD39A6" w:rsidRPr="00710858" w:rsidDel="000B5395">
                      <w:rPr>
                        <w:rFonts w:eastAsia="標楷體"/>
                        <w:sz w:val="20"/>
                        <w:szCs w:val="40"/>
                        <w:rPrChange w:id="12763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8</w:delText>
                    </w:r>
                    <w:r w:rsidR="000C50A0" w:rsidRPr="00710858" w:rsidDel="000B5395">
                      <w:rPr>
                        <w:rFonts w:eastAsia="標楷體"/>
                        <w:sz w:val="20"/>
                        <w:szCs w:val="40"/>
                        <w:rPrChange w:id="12764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/</w:delText>
                    </w:r>
                    <w:r w:rsidR="00520242" w:rsidRPr="00710858" w:rsidDel="000B5395">
                      <w:rPr>
                        <w:rFonts w:eastAsia="標楷體"/>
                        <w:sz w:val="20"/>
                        <w:szCs w:val="40"/>
                        <w:rPrChange w:id="12765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22</w:delText>
                    </w:r>
                    <w:r w:rsidRPr="00710858" w:rsidDel="000B5395">
                      <w:rPr>
                        <w:rFonts w:eastAsia="標楷體" w:hint="eastAsia"/>
                        <w:sz w:val="20"/>
                        <w:szCs w:val="40"/>
                        <w:rPrChange w:id="1276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製</w:delText>
                    </w:r>
                  </w:del>
                </w:p>
              </w:tc>
              <w:tc>
                <w:tcPr>
                  <w:tcW w:w="6860" w:type="dxa"/>
                  <w:gridSpan w:val="6"/>
                  <w:tcBorders>
                    <w:bottom w:val="nil"/>
                  </w:tcBorders>
                </w:tcPr>
                <w:p w14:paraId="20A5BF6A" w14:textId="74FF6C40" w:rsidR="00F36914" w:rsidRPr="00710858" w:rsidDel="000B5395" w:rsidRDefault="00F36914" w:rsidP="00942F9D">
                  <w:pPr>
                    <w:spacing w:line="400" w:lineRule="exact"/>
                    <w:ind w:leftChars="507" w:left="1217" w:rightChars="532" w:right="1277"/>
                    <w:jc w:val="distribute"/>
                    <w:rPr>
                      <w:del w:id="12767" w:author="Windows 使用者" w:date="2024-08-06T16:44:00Z"/>
                      <w:rFonts w:eastAsia="標楷體"/>
                      <w:rPrChange w:id="12768" w:author="User" w:date="2025-08-27T11:49:00Z">
                        <w:rPr>
                          <w:del w:id="12769" w:author="Windows 使用者" w:date="2024-08-06T16:44:00Z"/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del w:id="12770" w:author="Windows 使用者" w:date="2024-08-06T16:44:00Z">
                    <w:r w:rsidRPr="00710858" w:rsidDel="000B5395">
                      <w:rPr>
                        <w:rFonts w:eastAsia="標楷體" w:hint="eastAsia"/>
                        <w:sz w:val="36"/>
                        <w:rPrChange w:id="1277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</w:rPr>
                        </w:rPrChange>
                      </w:rPr>
                      <w:delText>週課表</w:delText>
                    </w:r>
                  </w:del>
                </w:p>
              </w:tc>
            </w:tr>
            <w:tr w:rsidR="00710858" w:rsidRPr="00710858" w:rsidDel="000B5395" w14:paraId="7D068301" w14:textId="3F90AD05" w:rsidTr="00942F9D">
              <w:trPr>
                <w:gridAfter w:val="1"/>
                <w:wAfter w:w="6861" w:type="dxa"/>
                <w:cantSplit/>
                <w:del w:id="12772" w:author="Windows 使用者" w:date="2024-08-06T16:44:00Z"/>
              </w:trPr>
              <w:tc>
                <w:tcPr>
                  <w:tcW w:w="3805" w:type="dxa"/>
                  <w:gridSpan w:val="4"/>
                  <w:vMerge w:val="restart"/>
                  <w:tcBorders>
                    <w:tl2br w:val="single" w:sz="4" w:space="0" w:color="auto"/>
                  </w:tcBorders>
                </w:tcPr>
                <w:p w14:paraId="35541C26" w14:textId="1C17ACAE" w:rsidR="00F36914" w:rsidRPr="00710858" w:rsidDel="000B5395" w:rsidRDefault="00F36914" w:rsidP="00942F9D">
                  <w:pPr>
                    <w:spacing w:line="180" w:lineRule="exact"/>
                    <w:jc w:val="right"/>
                    <w:rPr>
                      <w:del w:id="12773" w:author="Windows 使用者" w:date="2024-08-06T16:44:00Z"/>
                      <w:rFonts w:eastAsia="標楷體"/>
                      <w:sz w:val="16"/>
                      <w:szCs w:val="16"/>
                      <w:rPrChange w:id="12774" w:author="User" w:date="2025-08-27T11:49:00Z">
                        <w:rPr>
                          <w:del w:id="12775" w:author="Windows 使用者" w:date="2024-08-06T16:44:00Z"/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del w:id="12776" w:author="Windows 使用者" w:date="2024-08-06T16:44:00Z">
                    <w:r w:rsidRPr="00710858" w:rsidDel="000B5395">
                      <w:rPr>
                        <w:rFonts w:eastAsia="標楷體" w:hint="eastAsia"/>
                        <w:sz w:val="16"/>
                        <w:szCs w:val="16"/>
                        <w:rPrChange w:id="1277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16"/>
                            <w:szCs w:val="16"/>
                          </w:rPr>
                        </w:rPrChange>
                      </w:rPr>
                      <w:delText>星</w:delText>
                    </w:r>
                    <w:r w:rsidRPr="00710858" w:rsidDel="000B5395">
                      <w:rPr>
                        <w:rFonts w:eastAsia="標楷體"/>
                        <w:sz w:val="16"/>
                        <w:szCs w:val="16"/>
                        <w:rPrChange w:id="12778" w:author="User" w:date="2025-08-27T11:49:00Z">
                          <w:rPr>
                            <w:rFonts w:eastAsia="標楷體"/>
                            <w:color w:val="000000" w:themeColor="text1"/>
                            <w:sz w:val="16"/>
                            <w:szCs w:val="16"/>
                          </w:rPr>
                        </w:rPrChange>
                      </w:rPr>
                      <w:delText xml:space="preserve"> </w:delText>
                    </w:r>
                    <w:r w:rsidRPr="00710858" w:rsidDel="000B5395">
                      <w:rPr>
                        <w:rFonts w:eastAsia="標楷體" w:hint="eastAsia"/>
                        <w:sz w:val="16"/>
                        <w:szCs w:val="16"/>
                        <w:rPrChange w:id="1277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16"/>
                            <w:szCs w:val="16"/>
                          </w:rPr>
                        </w:rPrChange>
                      </w:rPr>
                      <w:delText>期</w:delText>
                    </w:r>
                  </w:del>
                </w:p>
                <w:p w14:paraId="76C8B04C" w14:textId="6347985D" w:rsidR="00F36914" w:rsidRPr="00710858" w:rsidDel="000B5395" w:rsidRDefault="00F36914" w:rsidP="00942F9D">
                  <w:pPr>
                    <w:wordWrap w:val="0"/>
                    <w:spacing w:line="180" w:lineRule="exact"/>
                    <w:jc w:val="right"/>
                    <w:rPr>
                      <w:del w:id="12780" w:author="Windows 使用者" w:date="2024-08-06T16:44:00Z"/>
                      <w:rFonts w:eastAsia="標楷體"/>
                      <w:sz w:val="16"/>
                      <w:szCs w:val="16"/>
                      <w:rPrChange w:id="12781" w:author="User" w:date="2025-08-27T11:49:00Z">
                        <w:rPr>
                          <w:del w:id="12782" w:author="Windows 使用者" w:date="2024-08-06T16:44:00Z"/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del w:id="12783" w:author="Windows 使用者" w:date="2024-08-06T16:44:00Z">
                    <w:r w:rsidRPr="00710858" w:rsidDel="000B5395">
                      <w:rPr>
                        <w:rFonts w:eastAsia="標楷體" w:hint="eastAsia"/>
                        <w:sz w:val="16"/>
                        <w:szCs w:val="16"/>
                        <w:rPrChange w:id="1278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16"/>
                            <w:szCs w:val="16"/>
                          </w:rPr>
                        </w:rPrChange>
                      </w:rPr>
                      <w:delText>科</w:delText>
                    </w:r>
                    <w:r w:rsidRPr="00710858" w:rsidDel="000B5395">
                      <w:rPr>
                        <w:rFonts w:eastAsia="標楷體"/>
                        <w:sz w:val="16"/>
                        <w:szCs w:val="16"/>
                        <w:rPrChange w:id="12785" w:author="User" w:date="2025-08-27T11:49:00Z">
                          <w:rPr>
                            <w:rFonts w:eastAsia="標楷體"/>
                            <w:color w:val="000000" w:themeColor="text1"/>
                            <w:sz w:val="16"/>
                            <w:szCs w:val="16"/>
                          </w:rPr>
                        </w:rPrChange>
                      </w:rPr>
                      <w:delText xml:space="preserve">  </w:delText>
                    </w:r>
                    <w:r w:rsidRPr="00710858" w:rsidDel="000B5395">
                      <w:rPr>
                        <w:rFonts w:eastAsia="標楷體" w:hint="eastAsia"/>
                        <w:sz w:val="16"/>
                        <w:szCs w:val="16"/>
                        <w:rPrChange w:id="1278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16"/>
                            <w:szCs w:val="16"/>
                          </w:rPr>
                        </w:rPrChange>
                      </w:rPr>
                      <w:delText>目</w:delText>
                    </w:r>
                    <w:r w:rsidRPr="00710858" w:rsidDel="000B5395">
                      <w:rPr>
                        <w:rFonts w:eastAsia="標楷體"/>
                        <w:sz w:val="16"/>
                        <w:szCs w:val="16"/>
                        <w:rPrChange w:id="12787" w:author="User" w:date="2025-08-27T11:49:00Z">
                          <w:rPr>
                            <w:rFonts w:eastAsia="標楷體"/>
                            <w:color w:val="000000" w:themeColor="text1"/>
                            <w:sz w:val="16"/>
                            <w:szCs w:val="16"/>
                          </w:rPr>
                        </w:rPrChange>
                      </w:rPr>
                      <w:delText xml:space="preserve">   Week</w:delText>
                    </w:r>
                  </w:del>
                </w:p>
                <w:p w14:paraId="0C20534A" w14:textId="7EEF0A8B" w:rsidR="00F36914" w:rsidRPr="00710858" w:rsidDel="000B5395" w:rsidRDefault="00F36914" w:rsidP="00942F9D">
                  <w:pPr>
                    <w:spacing w:line="180" w:lineRule="exact"/>
                    <w:rPr>
                      <w:del w:id="12788" w:author="Windows 使用者" w:date="2024-08-06T16:44:00Z"/>
                      <w:rFonts w:eastAsia="標楷體"/>
                      <w:sz w:val="16"/>
                      <w:szCs w:val="16"/>
                      <w:rPrChange w:id="12789" w:author="User" w:date="2025-08-27T11:49:00Z">
                        <w:rPr>
                          <w:del w:id="12790" w:author="Windows 使用者" w:date="2024-08-06T16:44:00Z"/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del w:id="12791" w:author="Windows 使用者" w:date="2024-08-06T16:44:00Z">
                    <w:r w:rsidRPr="00710858" w:rsidDel="000B5395">
                      <w:rPr>
                        <w:rFonts w:eastAsia="標楷體" w:hint="eastAsia"/>
                        <w:sz w:val="16"/>
                        <w:szCs w:val="16"/>
                        <w:rPrChange w:id="1279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16"/>
                            <w:szCs w:val="16"/>
                          </w:rPr>
                        </w:rPrChange>
                      </w:rPr>
                      <w:delText>節</w:delText>
                    </w:r>
                    <w:r w:rsidRPr="00710858" w:rsidDel="000B5395">
                      <w:rPr>
                        <w:rFonts w:eastAsia="標楷體"/>
                        <w:sz w:val="16"/>
                        <w:szCs w:val="16"/>
                        <w:rPrChange w:id="12793" w:author="User" w:date="2025-08-27T11:49:00Z">
                          <w:rPr>
                            <w:rFonts w:eastAsia="標楷體"/>
                            <w:color w:val="000000" w:themeColor="text1"/>
                            <w:sz w:val="16"/>
                            <w:szCs w:val="16"/>
                          </w:rPr>
                        </w:rPrChange>
                      </w:rPr>
                      <w:delText xml:space="preserve">  </w:delText>
                    </w:r>
                    <w:r w:rsidRPr="00710858" w:rsidDel="000B5395">
                      <w:rPr>
                        <w:rFonts w:eastAsia="標楷體" w:hint="eastAsia"/>
                        <w:sz w:val="16"/>
                        <w:szCs w:val="16"/>
                        <w:rPrChange w:id="1279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16"/>
                            <w:szCs w:val="16"/>
                          </w:rPr>
                        </w:rPrChange>
                      </w:rPr>
                      <w:delText>次</w:delText>
                    </w:r>
                    <w:r w:rsidRPr="00710858" w:rsidDel="000B5395">
                      <w:rPr>
                        <w:rFonts w:eastAsia="標楷體"/>
                        <w:sz w:val="16"/>
                        <w:szCs w:val="16"/>
                        <w:rPrChange w:id="12795" w:author="User" w:date="2025-08-27T11:49:00Z">
                          <w:rPr>
                            <w:rFonts w:eastAsia="標楷體"/>
                            <w:color w:val="000000" w:themeColor="text1"/>
                            <w:sz w:val="16"/>
                            <w:szCs w:val="16"/>
                          </w:rPr>
                        </w:rPrChange>
                      </w:rPr>
                      <w:delText xml:space="preserve">                         Subject</w:delText>
                    </w:r>
                  </w:del>
                </w:p>
                <w:p w14:paraId="4F280524" w14:textId="4E66ED82" w:rsidR="00F36914" w:rsidRPr="00710858" w:rsidDel="000B5395" w:rsidRDefault="00F36914" w:rsidP="00942F9D">
                  <w:pPr>
                    <w:spacing w:line="180" w:lineRule="exact"/>
                    <w:rPr>
                      <w:del w:id="12796" w:author="Windows 使用者" w:date="2024-08-06T16:44:00Z"/>
                      <w:rFonts w:eastAsia="標楷體"/>
                      <w:rPrChange w:id="12797" w:author="User" w:date="2025-08-27T11:49:00Z">
                        <w:rPr>
                          <w:del w:id="12798" w:author="Windows 使用者" w:date="2024-08-06T16:44:00Z"/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del w:id="12799" w:author="Windows 使用者" w:date="2024-08-06T16:44:00Z">
                    <w:r w:rsidRPr="00710858" w:rsidDel="000B5395">
                      <w:rPr>
                        <w:rFonts w:eastAsia="標楷體"/>
                        <w:sz w:val="16"/>
                        <w:szCs w:val="16"/>
                        <w:rPrChange w:id="12800" w:author="User" w:date="2025-08-27T11:49:00Z">
                          <w:rPr>
                            <w:rFonts w:eastAsia="標楷體"/>
                            <w:color w:val="000000" w:themeColor="text1"/>
                            <w:sz w:val="16"/>
                            <w:szCs w:val="16"/>
                          </w:rPr>
                        </w:rPrChange>
                      </w:rPr>
                      <w:delText xml:space="preserve">Course          </w:delText>
                    </w:r>
                    <w:r w:rsidRPr="00710858" w:rsidDel="000B5395">
                      <w:rPr>
                        <w:rFonts w:eastAsia="標楷體" w:hint="eastAsia"/>
                        <w:sz w:val="16"/>
                        <w:szCs w:val="16"/>
                        <w:rPrChange w:id="1280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16"/>
                            <w:szCs w:val="16"/>
                          </w:rPr>
                        </w:rPrChange>
                      </w:rPr>
                      <w:delText>時間</w:delText>
                    </w:r>
                    <w:r w:rsidRPr="00710858" w:rsidDel="000B5395">
                      <w:rPr>
                        <w:rFonts w:eastAsia="標楷體"/>
                        <w:sz w:val="16"/>
                        <w:szCs w:val="16"/>
                        <w:rPrChange w:id="12802" w:author="User" w:date="2025-08-27T11:49:00Z">
                          <w:rPr>
                            <w:rFonts w:eastAsia="標楷體"/>
                            <w:color w:val="000000" w:themeColor="text1"/>
                            <w:sz w:val="16"/>
                            <w:szCs w:val="16"/>
                          </w:rPr>
                        </w:rPrChange>
                      </w:rPr>
                      <w:delText xml:space="preserve"> Time</w:delText>
                    </w:r>
                  </w:del>
                </w:p>
              </w:tc>
              <w:tc>
                <w:tcPr>
                  <w:tcW w:w="1371" w:type="dxa"/>
                  <w:tcBorders>
                    <w:bottom w:val="nil"/>
                  </w:tcBorders>
                  <w:vAlign w:val="center"/>
                </w:tcPr>
                <w:p w14:paraId="4D5A05F4" w14:textId="5DB28691" w:rsidR="00F36914" w:rsidRPr="00710858" w:rsidDel="000B5395" w:rsidRDefault="00F36914" w:rsidP="00942F9D">
                  <w:pPr>
                    <w:spacing w:line="400" w:lineRule="exact"/>
                    <w:jc w:val="center"/>
                    <w:rPr>
                      <w:del w:id="12803" w:author="Windows 使用者" w:date="2024-08-06T16:44:00Z"/>
                      <w:rFonts w:eastAsia="標楷體"/>
                      <w:sz w:val="36"/>
                      <w:szCs w:val="36"/>
                      <w:rPrChange w:id="12804" w:author="User" w:date="2025-08-27T11:49:00Z">
                        <w:rPr>
                          <w:del w:id="12805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2806" w:author="Windows 使用者" w:date="2024-08-06T16:44:00Z">
                    <w:r w:rsidRPr="00710858" w:rsidDel="000B5395">
                      <w:rPr>
                        <w:rFonts w:eastAsia="標楷體" w:hint="eastAsia"/>
                        <w:sz w:val="36"/>
                        <w:szCs w:val="36"/>
                        <w:rPrChange w:id="1280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一</w:delText>
                    </w:r>
                  </w:del>
                </w:p>
              </w:tc>
              <w:tc>
                <w:tcPr>
                  <w:tcW w:w="1371" w:type="dxa"/>
                  <w:tcBorders>
                    <w:bottom w:val="nil"/>
                  </w:tcBorders>
                  <w:vAlign w:val="center"/>
                </w:tcPr>
                <w:p w14:paraId="11A32D3F" w14:textId="24E1498F" w:rsidR="00F36914" w:rsidRPr="00710858" w:rsidDel="000B5395" w:rsidRDefault="00F36914" w:rsidP="00942F9D">
                  <w:pPr>
                    <w:spacing w:line="400" w:lineRule="exact"/>
                    <w:jc w:val="center"/>
                    <w:rPr>
                      <w:del w:id="12808" w:author="Windows 使用者" w:date="2024-08-06T16:44:00Z"/>
                      <w:rFonts w:eastAsia="標楷體"/>
                      <w:sz w:val="36"/>
                      <w:szCs w:val="36"/>
                      <w:rPrChange w:id="12809" w:author="User" w:date="2025-08-27T11:49:00Z">
                        <w:rPr>
                          <w:del w:id="12810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2811" w:author="Windows 使用者" w:date="2024-08-06T16:44:00Z">
                    <w:r w:rsidRPr="00710858" w:rsidDel="000B5395">
                      <w:rPr>
                        <w:rFonts w:eastAsia="標楷體" w:hint="eastAsia"/>
                        <w:sz w:val="36"/>
                        <w:szCs w:val="36"/>
                        <w:rPrChange w:id="1281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二</w:delText>
                    </w:r>
                  </w:del>
                </w:p>
              </w:tc>
              <w:tc>
                <w:tcPr>
                  <w:tcW w:w="1373" w:type="dxa"/>
                  <w:tcBorders>
                    <w:bottom w:val="nil"/>
                  </w:tcBorders>
                  <w:vAlign w:val="center"/>
                </w:tcPr>
                <w:p w14:paraId="3C0B87EE" w14:textId="71CFC777" w:rsidR="00F36914" w:rsidRPr="00710858" w:rsidDel="000B5395" w:rsidRDefault="00F36914" w:rsidP="00942F9D">
                  <w:pPr>
                    <w:spacing w:line="400" w:lineRule="exact"/>
                    <w:jc w:val="center"/>
                    <w:rPr>
                      <w:del w:id="12813" w:author="Windows 使用者" w:date="2024-08-06T16:44:00Z"/>
                      <w:rFonts w:eastAsia="標楷體"/>
                      <w:sz w:val="36"/>
                      <w:szCs w:val="36"/>
                      <w:rPrChange w:id="12814" w:author="User" w:date="2025-08-27T11:49:00Z">
                        <w:rPr>
                          <w:del w:id="12815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2816" w:author="Windows 使用者" w:date="2024-08-06T16:44:00Z">
                    <w:r w:rsidRPr="00710858" w:rsidDel="000B5395">
                      <w:rPr>
                        <w:rFonts w:eastAsia="標楷體" w:hint="eastAsia"/>
                        <w:sz w:val="36"/>
                        <w:szCs w:val="36"/>
                        <w:rPrChange w:id="1281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三</w:delText>
                    </w:r>
                  </w:del>
                </w:p>
              </w:tc>
              <w:tc>
                <w:tcPr>
                  <w:tcW w:w="1373" w:type="dxa"/>
                  <w:gridSpan w:val="2"/>
                  <w:tcBorders>
                    <w:bottom w:val="nil"/>
                  </w:tcBorders>
                  <w:vAlign w:val="center"/>
                </w:tcPr>
                <w:p w14:paraId="216A7839" w14:textId="4B241C3D" w:rsidR="00F36914" w:rsidRPr="00710858" w:rsidDel="000B5395" w:rsidRDefault="00F36914" w:rsidP="00942F9D">
                  <w:pPr>
                    <w:spacing w:line="400" w:lineRule="exact"/>
                    <w:jc w:val="center"/>
                    <w:rPr>
                      <w:del w:id="12818" w:author="Windows 使用者" w:date="2024-08-06T16:44:00Z"/>
                      <w:rFonts w:eastAsia="標楷體"/>
                      <w:sz w:val="36"/>
                      <w:szCs w:val="36"/>
                      <w:rPrChange w:id="12819" w:author="User" w:date="2025-08-27T11:49:00Z">
                        <w:rPr>
                          <w:del w:id="12820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2821" w:author="Windows 使用者" w:date="2024-08-06T16:44:00Z">
                    <w:r w:rsidRPr="00710858" w:rsidDel="000B5395">
                      <w:rPr>
                        <w:rFonts w:eastAsia="標楷體" w:hint="eastAsia"/>
                        <w:sz w:val="36"/>
                        <w:szCs w:val="36"/>
                        <w:rPrChange w:id="1282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四</w:delText>
                    </w:r>
                  </w:del>
                </w:p>
              </w:tc>
              <w:tc>
                <w:tcPr>
                  <w:tcW w:w="1372" w:type="dxa"/>
                  <w:tcBorders>
                    <w:bottom w:val="nil"/>
                  </w:tcBorders>
                  <w:vAlign w:val="center"/>
                </w:tcPr>
                <w:p w14:paraId="0C92F67B" w14:textId="435C1B50" w:rsidR="00F36914" w:rsidRPr="00710858" w:rsidDel="000B5395" w:rsidRDefault="00F36914" w:rsidP="00942F9D">
                  <w:pPr>
                    <w:spacing w:line="400" w:lineRule="exact"/>
                    <w:jc w:val="center"/>
                    <w:rPr>
                      <w:del w:id="12823" w:author="Windows 使用者" w:date="2024-08-06T16:44:00Z"/>
                      <w:rFonts w:eastAsia="標楷體"/>
                      <w:sz w:val="36"/>
                      <w:szCs w:val="36"/>
                      <w:rPrChange w:id="12824" w:author="User" w:date="2025-08-27T11:49:00Z">
                        <w:rPr>
                          <w:del w:id="12825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2826" w:author="Windows 使用者" w:date="2024-08-06T16:44:00Z">
                    <w:r w:rsidRPr="00710858" w:rsidDel="000B5395">
                      <w:rPr>
                        <w:rFonts w:eastAsia="標楷體" w:hint="eastAsia"/>
                        <w:sz w:val="36"/>
                        <w:szCs w:val="36"/>
                        <w:rPrChange w:id="1282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五</w:delText>
                    </w:r>
                  </w:del>
                </w:p>
              </w:tc>
            </w:tr>
            <w:tr w:rsidR="00710858" w:rsidRPr="00710858" w:rsidDel="000B5395" w14:paraId="6D79DA37" w14:textId="01513E0E" w:rsidTr="00942F9D">
              <w:trPr>
                <w:gridAfter w:val="1"/>
                <w:wAfter w:w="6861" w:type="dxa"/>
                <w:cantSplit/>
                <w:del w:id="12828" w:author="Windows 使用者" w:date="2024-08-06T16:44:00Z"/>
              </w:trPr>
              <w:tc>
                <w:tcPr>
                  <w:tcW w:w="3805" w:type="dxa"/>
                  <w:gridSpan w:val="4"/>
                  <w:vMerge/>
                </w:tcPr>
                <w:p w14:paraId="7DDCB1A6" w14:textId="2C4A744E" w:rsidR="00F36914" w:rsidRPr="00710858" w:rsidDel="000B5395" w:rsidRDefault="00F36914" w:rsidP="00942F9D">
                  <w:pPr>
                    <w:spacing w:line="400" w:lineRule="exact"/>
                    <w:rPr>
                      <w:del w:id="12829" w:author="Windows 使用者" w:date="2024-08-06T16:44:00Z"/>
                      <w:rFonts w:eastAsia="標楷體"/>
                      <w:rPrChange w:id="12830" w:author="User" w:date="2025-08-27T11:49:00Z">
                        <w:rPr>
                          <w:del w:id="12831" w:author="Windows 使用者" w:date="2024-08-06T16:44:00Z"/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1371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169829EA" w14:textId="3F5CA5DC" w:rsidR="00F36914" w:rsidRPr="00710858" w:rsidDel="000B5395" w:rsidRDefault="00F36914" w:rsidP="00942F9D">
                  <w:pPr>
                    <w:jc w:val="center"/>
                    <w:rPr>
                      <w:del w:id="12832" w:author="Windows 使用者" w:date="2024-08-06T16:44:00Z"/>
                      <w:rFonts w:eastAsia="標楷體"/>
                      <w:rPrChange w:id="12833" w:author="User" w:date="2025-08-27T11:49:00Z">
                        <w:rPr>
                          <w:del w:id="12834" w:author="Windows 使用者" w:date="2024-08-06T16:44:00Z"/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del w:id="12835" w:author="Windows 使用者" w:date="2024-08-06T16:44:00Z">
                    <w:r w:rsidRPr="00710858" w:rsidDel="000B5395">
                      <w:rPr>
                        <w:rFonts w:eastAsia="標楷體"/>
                        <w:rPrChange w:id="12836" w:author="User" w:date="2025-08-27T11:49:00Z">
                          <w:rPr>
                            <w:rFonts w:eastAsia="標楷體"/>
                            <w:color w:val="000000" w:themeColor="text1"/>
                          </w:rPr>
                        </w:rPrChange>
                      </w:rPr>
                      <w:delText>Monday</w:delText>
                    </w:r>
                  </w:del>
                </w:p>
              </w:tc>
              <w:tc>
                <w:tcPr>
                  <w:tcW w:w="1371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668CAC2E" w14:textId="6053B45F" w:rsidR="00F36914" w:rsidRPr="00710858" w:rsidDel="000B5395" w:rsidRDefault="00F36914" w:rsidP="00942F9D">
                  <w:pPr>
                    <w:jc w:val="center"/>
                    <w:rPr>
                      <w:del w:id="12837" w:author="Windows 使用者" w:date="2024-08-06T16:44:00Z"/>
                      <w:rFonts w:eastAsia="標楷體"/>
                      <w:rPrChange w:id="12838" w:author="User" w:date="2025-08-27T11:49:00Z">
                        <w:rPr>
                          <w:del w:id="12839" w:author="Windows 使用者" w:date="2024-08-06T16:44:00Z"/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del w:id="12840" w:author="Windows 使用者" w:date="2024-08-06T16:44:00Z">
                    <w:r w:rsidRPr="00710858" w:rsidDel="000B5395">
                      <w:rPr>
                        <w:rFonts w:eastAsia="標楷體"/>
                        <w:rPrChange w:id="12841" w:author="User" w:date="2025-08-27T11:49:00Z">
                          <w:rPr>
                            <w:rFonts w:eastAsia="標楷體"/>
                            <w:color w:val="000000" w:themeColor="text1"/>
                          </w:rPr>
                        </w:rPrChange>
                      </w:rPr>
                      <w:delText>Tuesday</w:delText>
                    </w:r>
                  </w:del>
                </w:p>
              </w:tc>
              <w:tc>
                <w:tcPr>
                  <w:tcW w:w="1373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3DB64710" w14:textId="063B9D59" w:rsidR="00F36914" w:rsidRPr="00710858" w:rsidDel="000B5395" w:rsidRDefault="00F36914" w:rsidP="00942F9D">
                  <w:pPr>
                    <w:jc w:val="center"/>
                    <w:rPr>
                      <w:del w:id="12842" w:author="Windows 使用者" w:date="2024-08-06T16:44:00Z"/>
                      <w:rFonts w:eastAsia="標楷體"/>
                      <w:spacing w:val="-20"/>
                      <w:rPrChange w:id="12843" w:author="User" w:date="2025-08-27T11:49:00Z">
                        <w:rPr>
                          <w:del w:id="12844" w:author="Windows 使用者" w:date="2024-08-06T16:44:00Z"/>
                          <w:rFonts w:eastAsia="標楷體"/>
                          <w:color w:val="000000" w:themeColor="text1"/>
                          <w:spacing w:val="-20"/>
                        </w:rPr>
                      </w:rPrChange>
                    </w:rPr>
                  </w:pPr>
                  <w:del w:id="12845" w:author="Windows 使用者" w:date="2024-08-06T16:44:00Z">
                    <w:r w:rsidRPr="00710858" w:rsidDel="000B5395">
                      <w:rPr>
                        <w:rFonts w:eastAsia="標楷體"/>
                        <w:spacing w:val="-20"/>
                        <w:rPrChange w:id="12846" w:author="User" w:date="2025-08-27T11:49:00Z">
                          <w:rPr>
                            <w:rFonts w:eastAsia="標楷體"/>
                            <w:color w:val="000000" w:themeColor="text1"/>
                            <w:spacing w:val="-20"/>
                          </w:rPr>
                        </w:rPrChange>
                      </w:rPr>
                      <w:delText>Wednesday</w:delText>
                    </w:r>
                  </w:del>
                </w:p>
              </w:tc>
              <w:tc>
                <w:tcPr>
                  <w:tcW w:w="1373" w:type="dxa"/>
                  <w:gridSpan w:val="2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14D10F4D" w14:textId="381003F9" w:rsidR="00F36914" w:rsidRPr="00710858" w:rsidDel="000B5395" w:rsidRDefault="00F36914" w:rsidP="00942F9D">
                  <w:pPr>
                    <w:jc w:val="center"/>
                    <w:rPr>
                      <w:del w:id="12847" w:author="Windows 使用者" w:date="2024-08-06T16:44:00Z"/>
                      <w:rFonts w:eastAsia="標楷體"/>
                      <w:rPrChange w:id="12848" w:author="User" w:date="2025-08-27T11:49:00Z">
                        <w:rPr>
                          <w:del w:id="12849" w:author="Windows 使用者" w:date="2024-08-06T16:44:00Z"/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del w:id="12850" w:author="Windows 使用者" w:date="2024-08-06T16:44:00Z">
                    <w:r w:rsidRPr="00710858" w:rsidDel="000B5395">
                      <w:rPr>
                        <w:rFonts w:eastAsia="標楷體"/>
                        <w:rPrChange w:id="12851" w:author="User" w:date="2025-08-27T11:49:00Z">
                          <w:rPr>
                            <w:rFonts w:eastAsia="標楷體"/>
                            <w:color w:val="000000" w:themeColor="text1"/>
                          </w:rPr>
                        </w:rPrChange>
                      </w:rPr>
                      <w:delText>Thursday</w:delText>
                    </w:r>
                  </w:del>
                </w:p>
              </w:tc>
              <w:tc>
                <w:tcPr>
                  <w:tcW w:w="1372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3344B253" w14:textId="59753A7A" w:rsidR="00F36914" w:rsidRPr="00710858" w:rsidDel="000B5395" w:rsidRDefault="00F36914" w:rsidP="00942F9D">
                  <w:pPr>
                    <w:jc w:val="center"/>
                    <w:rPr>
                      <w:del w:id="12852" w:author="Windows 使用者" w:date="2024-08-06T16:44:00Z"/>
                      <w:rFonts w:eastAsia="標楷體"/>
                      <w:rPrChange w:id="12853" w:author="User" w:date="2025-08-27T11:49:00Z">
                        <w:rPr>
                          <w:del w:id="12854" w:author="Windows 使用者" w:date="2024-08-06T16:44:00Z"/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del w:id="12855" w:author="Windows 使用者" w:date="2024-08-06T16:44:00Z">
                    <w:r w:rsidRPr="00710858" w:rsidDel="000B5395">
                      <w:rPr>
                        <w:rFonts w:eastAsia="標楷體"/>
                        <w:rPrChange w:id="12856" w:author="User" w:date="2025-08-27T11:49:00Z">
                          <w:rPr>
                            <w:rFonts w:eastAsia="標楷體"/>
                            <w:color w:val="000000" w:themeColor="text1"/>
                          </w:rPr>
                        </w:rPrChange>
                      </w:rPr>
                      <w:delText>Friday</w:delText>
                    </w:r>
                  </w:del>
                </w:p>
              </w:tc>
            </w:tr>
            <w:tr w:rsidR="00710858" w:rsidRPr="00710858" w:rsidDel="000B5395" w14:paraId="4A9C05DC" w14:textId="08A6E8E6" w:rsidTr="00942F9D">
              <w:trPr>
                <w:gridAfter w:val="1"/>
                <w:wAfter w:w="6861" w:type="dxa"/>
                <w:cantSplit/>
                <w:trHeight w:val="624"/>
                <w:del w:id="12857" w:author="Windows 使用者" w:date="2024-08-06T16:44:00Z"/>
              </w:trPr>
              <w:tc>
                <w:tcPr>
                  <w:tcW w:w="1206" w:type="dxa"/>
                  <w:vMerge w:val="restart"/>
                  <w:vAlign w:val="center"/>
                </w:tcPr>
                <w:p w14:paraId="76B5556E" w14:textId="1E8A69ED" w:rsidR="00F36914" w:rsidRPr="00710858" w:rsidDel="000B5395" w:rsidRDefault="00F36914" w:rsidP="00942F9D">
                  <w:pPr>
                    <w:snapToGrid w:val="0"/>
                    <w:spacing w:line="400" w:lineRule="exact"/>
                    <w:jc w:val="center"/>
                    <w:rPr>
                      <w:del w:id="12858" w:author="Windows 使用者" w:date="2024-08-06T16:44:00Z"/>
                      <w:rFonts w:eastAsia="標楷體"/>
                      <w:sz w:val="44"/>
                      <w:rPrChange w:id="12859" w:author="User" w:date="2025-08-27T11:49:00Z">
                        <w:rPr>
                          <w:del w:id="12860" w:author="Windows 使用者" w:date="2024-08-06T16:44:00Z"/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del w:id="12861" w:author="Windows 使用者" w:date="2024-08-06T16:44:00Z">
                    <w:r w:rsidRPr="00710858" w:rsidDel="000B5395">
                      <w:rPr>
                        <w:rFonts w:eastAsia="標楷體" w:hint="eastAsia"/>
                        <w:sz w:val="44"/>
                        <w:rPrChange w:id="1286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44"/>
                          </w:rPr>
                        </w:rPrChange>
                      </w:rPr>
                      <w:delText>上午</w:delText>
                    </w:r>
                  </w:del>
                </w:p>
                <w:p w14:paraId="259B5B11" w14:textId="24C6497F" w:rsidR="00F36914" w:rsidRPr="00710858" w:rsidDel="000B5395" w:rsidRDefault="00F36914" w:rsidP="00942F9D">
                  <w:pPr>
                    <w:snapToGrid w:val="0"/>
                    <w:spacing w:line="400" w:lineRule="exact"/>
                    <w:jc w:val="center"/>
                    <w:rPr>
                      <w:del w:id="12863" w:author="Windows 使用者" w:date="2024-08-06T16:44:00Z"/>
                      <w:rFonts w:eastAsia="標楷體"/>
                      <w:sz w:val="44"/>
                      <w:rPrChange w:id="12864" w:author="User" w:date="2025-08-27T11:49:00Z">
                        <w:rPr>
                          <w:del w:id="12865" w:author="Windows 使用者" w:date="2024-08-06T16:44:00Z"/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del w:id="12866" w:author="Windows 使用者" w:date="2024-08-06T16:44:00Z">
                    <w:r w:rsidRPr="00710858" w:rsidDel="000B5395">
                      <w:rPr>
                        <w:rFonts w:eastAsia="標楷體"/>
                        <w:sz w:val="22"/>
                        <w:rPrChange w:id="12867" w:author="User" w:date="2025-08-27T11:49:00Z">
                          <w:rPr>
                            <w:rFonts w:eastAsia="標楷體"/>
                            <w:color w:val="000000" w:themeColor="text1"/>
                            <w:sz w:val="22"/>
                          </w:rPr>
                        </w:rPrChange>
                      </w:rPr>
                      <w:delText>Morning</w:delText>
                    </w:r>
                  </w:del>
                </w:p>
              </w:tc>
              <w:tc>
                <w:tcPr>
                  <w:tcW w:w="2096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14:paraId="540169A0" w14:textId="65FE5FA2" w:rsidR="00F36914" w:rsidRPr="00710858" w:rsidDel="000B5395" w:rsidRDefault="00F36914" w:rsidP="00942F9D">
                  <w:pPr>
                    <w:snapToGrid w:val="0"/>
                    <w:jc w:val="center"/>
                    <w:rPr>
                      <w:del w:id="12868" w:author="Windows 使用者" w:date="2024-08-06T16:44:00Z"/>
                      <w:rFonts w:eastAsia="標楷體"/>
                      <w:sz w:val="26"/>
                      <w:szCs w:val="26"/>
                      <w:rPrChange w:id="12869" w:author="User" w:date="2025-08-27T11:49:00Z">
                        <w:rPr>
                          <w:del w:id="12870" w:author="Windows 使用者" w:date="2024-08-06T16:44:00Z"/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del w:id="12871" w:author="Windows 使用者" w:date="2024-08-06T16:44:00Z"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2872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7</w:delText>
                    </w:r>
                    <w:r w:rsidRPr="00710858" w:rsidDel="000B5395">
                      <w:rPr>
                        <w:rFonts w:eastAsia="標楷體" w:hint="eastAsia"/>
                        <w:sz w:val="26"/>
                        <w:szCs w:val="26"/>
                        <w:rPrChange w:id="1287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：</w:delText>
                    </w:r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2874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30</w:delText>
                    </w:r>
                    <w:r w:rsidRPr="00710858" w:rsidDel="000B5395">
                      <w:rPr>
                        <w:rFonts w:eastAsia="標楷體" w:hint="eastAsia"/>
                        <w:sz w:val="26"/>
                        <w:szCs w:val="26"/>
                        <w:rPrChange w:id="1287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－</w:delText>
                    </w:r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2876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8</w:delText>
                    </w:r>
                    <w:r w:rsidRPr="00710858" w:rsidDel="000B5395">
                      <w:rPr>
                        <w:rFonts w:eastAsia="標楷體" w:hint="eastAsia"/>
                        <w:sz w:val="26"/>
                        <w:szCs w:val="26"/>
                        <w:rPrChange w:id="1287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：</w:delText>
                    </w:r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2878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05</w:delText>
                    </w:r>
                  </w:del>
                </w:p>
              </w:tc>
              <w:tc>
                <w:tcPr>
                  <w:tcW w:w="503" w:type="dxa"/>
                  <w:tcBorders>
                    <w:bottom w:val="single" w:sz="4" w:space="0" w:color="auto"/>
                  </w:tcBorders>
                  <w:vAlign w:val="center"/>
                </w:tcPr>
                <w:p w14:paraId="553DFFC8" w14:textId="6AA7AEAA" w:rsidR="00F36914" w:rsidRPr="00710858" w:rsidDel="000B5395" w:rsidRDefault="00F36914" w:rsidP="00942F9D">
                  <w:pPr>
                    <w:snapToGrid w:val="0"/>
                    <w:jc w:val="center"/>
                    <w:rPr>
                      <w:del w:id="12879" w:author="Windows 使用者" w:date="2024-08-06T16:44:00Z"/>
                      <w:rFonts w:eastAsia="標楷體"/>
                      <w:rPrChange w:id="12880" w:author="User" w:date="2025-08-27T11:49:00Z">
                        <w:rPr>
                          <w:del w:id="12881" w:author="Windows 使用者" w:date="2024-08-06T16:44:00Z"/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del w:id="12882" w:author="Windows 使用者" w:date="2024-08-06T16:44:00Z">
                    <w:r w:rsidRPr="00710858" w:rsidDel="000B5395">
                      <w:rPr>
                        <w:rFonts w:eastAsia="標楷體"/>
                        <w:rPrChange w:id="12883" w:author="User" w:date="2025-08-27T11:49:00Z">
                          <w:rPr>
                            <w:rFonts w:eastAsia="標楷體"/>
                            <w:color w:val="000000" w:themeColor="text1"/>
                          </w:rPr>
                        </w:rPrChange>
                      </w:rPr>
                      <w:delText>35</w:delText>
                    </w:r>
                  </w:del>
                </w:p>
              </w:tc>
              <w:tc>
                <w:tcPr>
                  <w:tcW w:w="6860" w:type="dxa"/>
                  <w:gridSpan w:val="6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68A81A2" w14:textId="3DE4ABFD" w:rsidR="00F36914" w:rsidRPr="00710858" w:rsidDel="000B5395" w:rsidRDefault="00F36914" w:rsidP="00942F9D">
                  <w:pPr>
                    <w:snapToGrid w:val="0"/>
                    <w:spacing w:line="400" w:lineRule="exact"/>
                    <w:jc w:val="center"/>
                    <w:rPr>
                      <w:del w:id="12884" w:author="Windows 使用者" w:date="2024-08-06T16:44:00Z"/>
                      <w:rFonts w:eastAsia="標楷體"/>
                      <w:sz w:val="36"/>
                      <w:szCs w:val="36"/>
                      <w:rPrChange w:id="12885" w:author="User" w:date="2025-08-27T11:49:00Z">
                        <w:rPr>
                          <w:del w:id="12886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2887" w:author="Windows 使用者" w:date="2024-08-06T16:44:00Z">
                    <w:r w:rsidRPr="00710858" w:rsidDel="000B5395">
                      <w:rPr>
                        <w:rFonts w:eastAsia="標楷體" w:hint="eastAsia"/>
                        <w:sz w:val="32"/>
                        <w:szCs w:val="32"/>
                        <w:rPrChange w:id="1288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2"/>
                            <w:szCs w:val="32"/>
                          </w:rPr>
                        </w:rPrChange>
                      </w:rPr>
                      <w:delText>升旗早會、早自習</w:delText>
                    </w:r>
                  </w:del>
                </w:p>
              </w:tc>
            </w:tr>
            <w:tr w:rsidR="00710858" w:rsidRPr="00710858" w:rsidDel="000B5395" w14:paraId="6B07D893" w14:textId="46115E4B" w:rsidTr="00942F9D">
              <w:trPr>
                <w:gridAfter w:val="1"/>
                <w:wAfter w:w="6861" w:type="dxa"/>
                <w:cantSplit/>
                <w:del w:id="12889" w:author="Windows 使用者" w:date="2024-08-06T16:44:00Z"/>
              </w:trPr>
              <w:tc>
                <w:tcPr>
                  <w:tcW w:w="1206" w:type="dxa"/>
                  <w:vMerge/>
                  <w:vAlign w:val="center"/>
                </w:tcPr>
                <w:p w14:paraId="5E9992E0" w14:textId="064166D2" w:rsidR="00F36914" w:rsidRPr="00710858" w:rsidDel="000B5395" w:rsidRDefault="00F36914" w:rsidP="00942F9D">
                  <w:pPr>
                    <w:snapToGrid w:val="0"/>
                    <w:spacing w:line="400" w:lineRule="exact"/>
                    <w:jc w:val="center"/>
                    <w:rPr>
                      <w:del w:id="12890" w:author="Windows 使用者" w:date="2024-08-06T16:44:00Z"/>
                      <w:rFonts w:eastAsia="標楷體"/>
                      <w:rPrChange w:id="12891" w:author="User" w:date="2025-08-27T11:49:00Z">
                        <w:rPr>
                          <w:del w:id="12892" w:author="Windows 使用者" w:date="2024-08-06T16:44:00Z"/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44A47FEE" w14:textId="161240A9" w:rsidR="00F36914" w:rsidRPr="00710858" w:rsidDel="000B5395" w:rsidRDefault="00F36914" w:rsidP="00942F9D">
                  <w:pPr>
                    <w:snapToGrid w:val="0"/>
                    <w:spacing w:beforeLines="50" w:before="180" w:afterLines="50" w:after="180"/>
                    <w:jc w:val="center"/>
                    <w:rPr>
                      <w:del w:id="12893" w:author="Windows 使用者" w:date="2024-08-06T16:44:00Z"/>
                      <w:rFonts w:eastAsia="標楷體"/>
                      <w:sz w:val="44"/>
                      <w:rPrChange w:id="12894" w:author="User" w:date="2025-08-27T11:49:00Z">
                        <w:rPr>
                          <w:del w:id="12895" w:author="Windows 使用者" w:date="2024-08-06T16:44:00Z"/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del w:id="12896" w:author="Windows 使用者" w:date="2024-08-06T16:44:00Z">
                    <w:r w:rsidRPr="00710858" w:rsidDel="000B5395">
                      <w:rPr>
                        <w:rFonts w:eastAsia="標楷體"/>
                        <w:sz w:val="44"/>
                        <w:rPrChange w:id="12897" w:author="User" w:date="2025-08-27T11:49:00Z">
                          <w:rPr>
                            <w:rFonts w:eastAsia="標楷體"/>
                            <w:color w:val="000000" w:themeColor="text1"/>
                            <w:sz w:val="44"/>
                          </w:rPr>
                        </w:rPrChange>
                      </w:rPr>
                      <w:delText>1</w:delText>
                    </w:r>
                  </w:del>
                </w:p>
              </w:tc>
              <w:tc>
                <w:tcPr>
                  <w:tcW w:w="1571" w:type="dxa"/>
                  <w:vAlign w:val="center"/>
                </w:tcPr>
                <w:p w14:paraId="75CC9E28" w14:textId="2EF7793A" w:rsidR="00F36914" w:rsidRPr="00710858" w:rsidDel="000B5395" w:rsidRDefault="00F36914" w:rsidP="00942F9D">
                  <w:pPr>
                    <w:snapToGrid w:val="0"/>
                    <w:jc w:val="center"/>
                    <w:rPr>
                      <w:del w:id="12898" w:author="Windows 使用者" w:date="2024-08-06T16:44:00Z"/>
                      <w:rFonts w:eastAsia="標楷體"/>
                      <w:sz w:val="26"/>
                      <w:szCs w:val="26"/>
                      <w:rPrChange w:id="12899" w:author="User" w:date="2025-08-27T11:49:00Z">
                        <w:rPr>
                          <w:del w:id="12900" w:author="Windows 使用者" w:date="2024-08-06T16:44:00Z"/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del w:id="12901" w:author="Windows 使用者" w:date="2024-08-06T16:44:00Z"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2902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8</w:delText>
                    </w:r>
                    <w:r w:rsidRPr="00710858" w:rsidDel="000B5395">
                      <w:rPr>
                        <w:rFonts w:eastAsia="標楷體" w:hint="eastAsia"/>
                        <w:sz w:val="26"/>
                        <w:szCs w:val="26"/>
                        <w:rPrChange w:id="1290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：</w:delText>
                    </w:r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2904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15</w:delText>
                    </w:r>
                  </w:del>
                </w:p>
                <w:p w14:paraId="45DC566C" w14:textId="7BEBEFCF" w:rsidR="00F36914" w:rsidRPr="00710858" w:rsidDel="000B5395" w:rsidRDefault="00F36914" w:rsidP="00942F9D">
                  <w:pPr>
                    <w:snapToGrid w:val="0"/>
                    <w:jc w:val="center"/>
                    <w:rPr>
                      <w:del w:id="12905" w:author="Windows 使用者" w:date="2024-08-06T16:44:00Z"/>
                      <w:rFonts w:eastAsia="標楷體"/>
                      <w:sz w:val="26"/>
                      <w:szCs w:val="26"/>
                      <w:rPrChange w:id="12906" w:author="User" w:date="2025-08-27T11:49:00Z">
                        <w:rPr>
                          <w:del w:id="12907" w:author="Windows 使用者" w:date="2024-08-06T16:44:00Z"/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del w:id="12908" w:author="Windows 使用者" w:date="2024-08-06T16:44:00Z"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2909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|</w:delText>
                    </w:r>
                  </w:del>
                </w:p>
                <w:p w14:paraId="30EC4AAC" w14:textId="554759FA" w:rsidR="00F36914" w:rsidRPr="00710858" w:rsidDel="000B5395" w:rsidRDefault="00F36914" w:rsidP="00942F9D">
                  <w:pPr>
                    <w:snapToGrid w:val="0"/>
                    <w:jc w:val="center"/>
                    <w:rPr>
                      <w:del w:id="12910" w:author="Windows 使用者" w:date="2024-08-06T16:44:00Z"/>
                      <w:rFonts w:eastAsia="標楷體"/>
                      <w:sz w:val="26"/>
                      <w:szCs w:val="26"/>
                      <w:rPrChange w:id="12911" w:author="User" w:date="2025-08-27T11:49:00Z">
                        <w:rPr>
                          <w:del w:id="12912" w:author="Windows 使用者" w:date="2024-08-06T16:44:00Z"/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del w:id="12913" w:author="Windows 使用者" w:date="2024-08-06T16:44:00Z"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2914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9</w:delText>
                    </w:r>
                    <w:r w:rsidRPr="00710858" w:rsidDel="000B5395">
                      <w:rPr>
                        <w:rFonts w:eastAsia="標楷體" w:hint="eastAsia"/>
                        <w:sz w:val="26"/>
                        <w:szCs w:val="26"/>
                        <w:rPrChange w:id="1291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：</w:delText>
                    </w:r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2916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00</w:delText>
                    </w:r>
                  </w:del>
                </w:p>
              </w:tc>
              <w:tc>
                <w:tcPr>
                  <w:tcW w:w="503" w:type="dxa"/>
                  <w:vAlign w:val="center"/>
                </w:tcPr>
                <w:p w14:paraId="73F96F5D" w14:textId="2D53A9B5" w:rsidR="00F36914" w:rsidRPr="00710858" w:rsidDel="000B5395" w:rsidRDefault="00F36914" w:rsidP="00942F9D">
                  <w:pPr>
                    <w:snapToGrid w:val="0"/>
                    <w:jc w:val="center"/>
                    <w:rPr>
                      <w:del w:id="12917" w:author="Windows 使用者" w:date="2024-08-06T16:44:00Z"/>
                      <w:rFonts w:eastAsia="標楷體"/>
                      <w:rPrChange w:id="12918" w:author="User" w:date="2025-08-27T11:49:00Z">
                        <w:rPr>
                          <w:del w:id="12919" w:author="Windows 使用者" w:date="2024-08-06T16:44:00Z"/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del w:id="12920" w:author="Windows 使用者" w:date="2024-08-06T16:44:00Z">
                    <w:r w:rsidRPr="00710858" w:rsidDel="000B5395">
                      <w:rPr>
                        <w:rFonts w:eastAsia="標楷體"/>
                        <w:rPrChange w:id="12921" w:author="User" w:date="2025-08-27T11:49:00Z">
                          <w:rPr>
                            <w:rFonts w:eastAsia="標楷體"/>
                            <w:color w:val="000000" w:themeColor="text1"/>
                          </w:rPr>
                        </w:rPrChange>
                      </w:rPr>
                      <w:delText>45</w:delText>
                    </w:r>
                  </w:del>
                </w:p>
              </w:tc>
              <w:tc>
                <w:tcPr>
                  <w:tcW w:w="1371" w:type="dxa"/>
                  <w:vAlign w:val="center"/>
                </w:tcPr>
                <w:p w14:paraId="43323C8B" w14:textId="7DA24F14" w:rsidR="00F36914" w:rsidRPr="00710858" w:rsidDel="000B5395" w:rsidRDefault="00F36914" w:rsidP="00942F9D">
                  <w:pPr>
                    <w:snapToGrid w:val="0"/>
                    <w:spacing w:line="400" w:lineRule="exact"/>
                    <w:jc w:val="center"/>
                    <w:rPr>
                      <w:del w:id="12922" w:author="Windows 使用者" w:date="2024-08-06T16:44:00Z"/>
                      <w:rFonts w:eastAsia="標楷體"/>
                      <w:sz w:val="36"/>
                      <w:szCs w:val="36"/>
                      <w:rPrChange w:id="12923" w:author="User" w:date="2025-08-27T11:49:00Z">
                        <w:rPr>
                          <w:del w:id="12924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1" w:type="dxa"/>
                  <w:vAlign w:val="center"/>
                </w:tcPr>
                <w:p w14:paraId="794980C7" w14:textId="56C0B9A9" w:rsidR="00F36914" w:rsidRPr="00710858" w:rsidDel="000B5395" w:rsidRDefault="00F36914" w:rsidP="00942F9D">
                  <w:pPr>
                    <w:snapToGrid w:val="0"/>
                    <w:spacing w:line="360" w:lineRule="exact"/>
                    <w:jc w:val="center"/>
                    <w:rPr>
                      <w:del w:id="12925" w:author="Windows 使用者" w:date="2024-08-06T16:44:00Z"/>
                      <w:rFonts w:eastAsia="標楷體"/>
                      <w:sz w:val="36"/>
                      <w:szCs w:val="36"/>
                      <w:rPrChange w:id="12926" w:author="User" w:date="2025-08-27T11:49:00Z">
                        <w:rPr>
                          <w:del w:id="12927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91" w:type="dxa"/>
                  <w:gridSpan w:val="2"/>
                  <w:vAlign w:val="center"/>
                </w:tcPr>
                <w:p w14:paraId="13DE3BCC" w14:textId="3A9F6AED" w:rsidR="00F36914" w:rsidRPr="00710858" w:rsidDel="000B5395" w:rsidRDefault="00F36914" w:rsidP="00942F9D">
                  <w:pPr>
                    <w:snapToGrid w:val="0"/>
                    <w:spacing w:line="400" w:lineRule="exact"/>
                    <w:jc w:val="center"/>
                    <w:rPr>
                      <w:del w:id="12928" w:author="Windows 使用者" w:date="2024-08-06T16:44:00Z"/>
                      <w:rFonts w:eastAsia="標楷體"/>
                      <w:sz w:val="36"/>
                      <w:szCs w:val="36"/>
                      <w:rPrChange w:id="12929" w:author="User" w:date="2025-08-27T11:49:00Z">
                        <w:rPr>
                          <w:del w:id="12930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55" w:type="dxa"/>
                  <w:vAlign w:val="center"/>
                </w:tcPr>
                <w:p w14:paraId="4FA8AAFE" w14:textId="10D5DA78" w:rsidR="00F36914" w:rsidRPr="00710858" w:rsidDel="000B5395" w:rsidRDefault="00F36914" w:rsidP="00942F9D">
                  <w:pPr>
                    <w:snapToGrid w:val="0"/>
                    <w:spacing w:line="400" w:lineRule="exact"/>
                    <w:jc w:val="center"/>
                    <w:rPr>
                      <w:del w:id="12931" w:author="Windows 使用者" w:date="2024-08-06T16:44:00Z"/>
                      <w:rFonts w:eastAsia="標楷體"/>
                      <w:sz w:val="36"/>
                      <w:szCs w:val="36"/>
                      <w:rPrChange w:id="12932" w:author="User" w:date="2025-08-27T11:49:00Z">
                        <w:rPr>
                          <w:del w:id="12933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14B4C0B9" w14:textId="6907A8FA" w:rsidR="001A5865" w:rsidRPr="00710858" w:rsidDel="000B5395" w:rsidRDefault="00CB0F7E" w:rsidP="001A5865">
                  <w:pPr>
                    <w:snapToGrid w:val="0"/>
                    <w:ind w:leftChars="-50" w:left="-120" w:rightChars="-27" w:right="-65"/>
                    <w:jc w:val="center"/>
                    <w:rPr>
                      <w:del w:id="12934" w:author="Windows 使用者" w:date="2024-08-06T16:44:00Z"/>
                      <w:rFonts w:eastAsia="標楷體"/>
                      <w:sz w:val="36"/>
                      <w:szCs w:val="36"/>
                      <w:rPrChange w:id="12935" w:author="User" w:date="2025-08-27T11:49:00Z">
                        <w:rPr>
                          <w:del w:id="12936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2937" w:author="Windows 使用者" w:date="2024-08-06T16:44:00Z">
                    <w:r w:rsidRPr="00710858" w:rsidDel="000B5395">
                      <w:rPr>
                        <w:rFonts w:eastAsia="標楷體"/>
                        <w:sz w:val="36"/>
                        <w:szCs w:val="36"/>
                        <w:rPrChange w:id="12938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3</w:delText>
                    </w:r>
                    <w:r w:rsidR="001A5865" w:rsidRPr="00710858" w:rsidDel="000B5395">
                      <w:rPr>
                        <w:rFonts w:eastAsia="標楷體"/>
                        <w:sz w:val="36"/>
                        <w:szCs w:val="36"/>
                        <w:rPrChange w:id="12939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01</w:delText>
                    </w:r>
                  </w:del>
                </w:p>
                <w:p w14:paraId="755222A4" w14:textId="772AF54C" w:rsidR="00F36914" w:rsidRPr="00710858" w:rsidDel="000B5395" w:rsidRDefault="001A5865" w:rsidP="001A5865">
                  <w:pPr>
                    <w:snapToGrid w:val="0"/>
                    <w:spacing w:line="400" w:lineRule="exact"/>
                    <w:jc w:val="center"/>
                    <w:rPr>
                      <w:del w:id="12940" w:author="Windows 使用者" w:date="2024-08-06T16:44:00Z"/>
                      <w:rFonts w:eastAsia="標楷體"/>
                      <w:sz w:val="36"/>
                      <w:szCs w:val="36"/>
                      <w:rPrChange w:id="12941" w:author="User" w:date="2025-08-27T11:49:00Z">
                        <w:rPr>
                          <w:del w:id="12942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2943" w:author="Windows 使用者" w:date="2024-08-06T16:44:00Z">
                    <w:r w:rsidRPr="00710858" w:rsidDel="000B5395">
                      <w:rPr>
                        <w:rFonts w:eastAsia="標楷體" w:hint="eastAsia"/>
                        <w:sz w:val="36"/>
                        <w:szCs w:val="36"/>
                        <w:rPrChange w:id="1294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英語</w:delText>
                    </w:r>
                  </w:del>
                </w:p>
              </w:tc>
            </w:tr>
            <w:tr w:rsidR="00710858" w:rsidRPr="00710858" w:rsidDel="000B5395" w14:paraId="7DC1799F" w14:textId="509894C5" w:rsidTr="00942F9D">
              <w:trPr>
                <w:gridAfter w:val="1"/>
                <w:wAfter w:w="6861" w:type="dxa"/>
                <w:cantSplit/>
                <w:del w:id="12945" w:author="Windows 使用者" w:date="2024-08-06T16:44:00Z"/>
              </w:trPr>
              <w:tc>
                <w:tcPr>
                  <w:tcW w:w="1206" w:type="dxa"/>
                  <w:vMerge/>
                  <w:vAlign w:val="center"/>
                </w:tcPr>
                <w:p w14:paraId="270C67EE" w14:textId="235B3C7D" w:rsidR="00F36914" w:rsidRPr="00710858" w:rsidDel="000B5395" w:rsidRDefault="00F36914" w:rsidP="00942F9D">
                  <w:pPr>
                    <w:snapToGrid w:val="0"/>
                    <w:spacing w:line="400" w:lineRule="exact"/>
                    <w:jc w:val="center"/>
                    <w:rPr>
                      <w:del w:id="12946" w:author="Windows 使用者" w:date="2024-08-06T16:44:00Z"/>
                      <w:rFonts w:eastAsia="標楷體"/>
                      <w:rPrChange w:id="12947" w:author="User" w:date="2025-08-27T11:49:00Z">
                        <w:rPr>
                          <w:del w:id="12948" w:author="Windows 使用者" w:date="2024-08-06T16:44:00Z"/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21FBD7ED" w14:textId="7E2C47B2" w:rsidR="00F36914" w:rsidRPr="00710858" w:rsidDel="000B5395" w:rsidRDefault="00F36914" w:rsidP="00942F9D">
                  <w:pPr>
                    <w:snapToGrid w:val="0"/>
                    <w:spacing w:beforeLines="50" w:before="180" w:afterLines="50" w:after="180"/>
                    <w:jc w:val="center"/>
                    <w:rPr>
                      <w:del w:id="12949" w:author="Windows 使用者" w:date="2024-08-06T16:44:00Z"/>
                      <w:rFonts w:eastAsia="標楷體"/>
                      <w:sz w:val="44"/>
                      <w:rPrChange w:id="12950" w:author="User" w:date="2025-08-27T11:49:00Z">
                        <w:rPr>
                          <w:del w:id="12951" w:author="Windows 使用者" w:date="2024-08-06T16:44:00Z"/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del w:id="12952" w:author="Windows 使用者" w:date="2024-08-06T16:44:00Z">
                    <w:r w:rsidRPr="00710858" w:rsidDel="000B5395">
                      <w:rPr>
                        <w:rFonts w:eastAsia="標楷體"/>
                        <w:sz w:val="44"/>
                        <w:rPrChange w:id="12953" w:author="User" w:date="2025-08-27T11:49:00Z">
                          <w:rPr>
                            <w:rFonts w:eastAsia="標楷體"/>
                            <w:color w:val="000000" w:themeColor="text1"/>
                            <w:sz w:val="44"/>
                          </w:rPr>
                        </w:rPrChange>
                      </w:rPr>
                      <w:delText>2</w:delText>
                    </w:r>
                  </w:del>
                </w:p>
              </w:tc>
              <w:tc>
                <w:tcPr>
                  <w:tcW w:w="1571" w:type="dxa"/>
                  <w:vAlign w:val="center"/>
                </w:tcPr>
                <w:p w14:paraId="559756FE" w14:textId="639DDECA" w:rsidR="00F36914" w:rsidRPr="00710858" w:rsidDel="000B5395" w:rsidRDefault="00F36914" w:rsidP="00942F9D">
                  <w:pPr>
                    <w:snapToGrid w:val="0"/>
                    <w:jc w:val="center"/>
                    <w:rPr>
                      <w:del w:id="12954" w:author="Windows 使用者" w:date="2024-08-06T16:44:00Z"/>
                      <w:rFonts w:eastAsia="標楷體"/>
                      <w:sz w:val="26"/>
                      <w:szCs w:val="26"/>
                      <w:rPrChange w:id="12955" w:author="User" w:date="2025-08-27T11:49:00Z">
                        <w:rPr>
                          <w:del w:id="12956" w:author="Windows 使用者" w:date="2024-08-06T16:44:00Z"/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del w:id="12957" w:author="Windows 使用者" w:date="2024-08-06T16:44:00Z"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2958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9</w:delText>
                    </w:r>
                    <w:r w:rsidRPr="00710858" w:rsidDel="000B5395">
                      <w:rPr>
                        <w:rFonts w:eastAsia="標楷體" w:hint="eastAsia"/>
                        <w:sz w:val="26"/>
                        <w:szCs w:val="26"/>
                        <w:rPrChange w:id="1295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：</w:delText>
                    </w:r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2960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10</w:delText>
                    </w:r>
                  </w:del>
                </w:p>
                <w:p w14:paraId="29F13B72" w14:textId="485AD48C" w:rsidR="00F36914" w:rsidRPr="00710858" w:rsidDel="000B5395" w:rsidRDefault="00F36914" w:rsidP="00942F9D">
                  <w:pPr>
                    <w:snapToGrid w:val="0"/>
                    <w:jc w:val="center"/>
                    <w:rPr>
                      <w:del w:id="12961" w:author="Windows 使用者" w:date="2024-08-06T16:44:00Z"/>
                      <w:rFonts w:eastAsia="標楷體"/>
                      <w:sz w:val="26"/>
                      <w:szCs w:val="26"/>
                      <w:rPrChange w:id="12962" w:author="User" w:date="2025-08-27T11:49:00Z">
                        <w:rPr>
                          <w:del w:id="12963" w:author="Windows 使用者" w:date="2024-08-06T16:44:00Z"/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del w:id="12964" w:author="Windows 使用者" w:date="2024-08-06T16:44:00Z"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2965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|</w:delText>
                    </w:r>
                  </w:del>
                </w:p>
                <w:p w14:paraId="268250D8" w14:textId="03C77207" w:rsidR="00F36914" w:rsidRPr="00710858" w:rsidDel="000B5395" w:rsidRDefault="00F36914" w:rsidP="00942F9D">
                  <w:pPr>
                    <w:snapToGrid w:val="0"/>
                    <w:jc w:val="center"/>
                    <w:rPr>
                      <w:del w:id="12966" w:author="Windows 使用者" w:date="2024-08-06T16:44:00Z"/>
                      <w:rFonts w:eastAsia="標楷體"/>
                      <w:sz w:val="26"/>
                      <w:szCs w:val="26"/>
                      <w:rPrChange w:id="12967" w:author="User" w:date="2025-08-27T11:49:00Z">
                        <w:rPr>
                          <w:del w:id="12968" w:author="Windows 使用者" w:date="2024-08-06T16:44:00Z"/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del w:id="12969" w:author="Windows 使用者" w:date="2024-08-06T16:44:00Z"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2970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9</w:delText>
                    </w:r>
                    <w:r w:rsidRPr="00710858" w:rsidDel="000B5395">
                      <w:rPr>
                        <w:rFonts w:eastAsia="標楷體" w:hint="eastAsia"/>
                        <w:sz w:val="26"/>
                        <w:szCs w:val="26"/>
                        <w:rPrChange w:id="1297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：</w:delText>
                    </w:r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2972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55</w:delText>
                    </w:r>
                  </w:del>
                </w:p>
              </w:tc>
              <w:tc>
                <w:tcPr>
                  <w:tcW w:w="503" w:type="dxa"/>
                  <w:vAlign w:val="center"/>
                </w:tcPr>
                <w:p w14:paraId="70642C6F" w14:textId="156E1B7C" w:rsidR="00F36914" w:rsidRPr="00710858" w:rsidDel="000B5395" w:rsidRDefault="00F36914" w:rsidP="00942F9D">
                  <w:pPr>
                    <w:snapToGrid w:val="0"/>
                    <w:jc w:val="center"/>
                    <w:rPr>
                      <w:del w:id="12973" w:author="Windows 使用者" w:date="2024-08-06T16:44:00Z"/>
                      <w:rFonts w:eastAsia="標楷體"/>
                      <w:rPrChange w:id="12974" w:author="User" w:date="2025-08-27T11:49:00Z">
                        <w:rPr>
                          <w:del w:id="12975" w:author="Windows 使用者" w:date="2024-08-06T16:44:00Z"/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del w:id="12976" w:author="Windows 使用者" w:date="2024-08-06T16:44:00Z">
                    <w:r w:rsidRPr="00710858" w:rsidDel="000B5395">
                      <w:rPr>
                        <w:rFonts w:eastAsia="標楷體"/>
                        <w:rPrChange w:id="12977" w:author="User" w:date="2025-08-27T11:49:00Z">
                          <w:rPr>
                            <w:rFonts w:eastAsia="標楷體"/>
                            <w:color w:val="000000" w:themeColor="text1"/>
                          </w:rPr>
                        </w:rPrChange>
                      </w:rPr>
                      <w:delText>45</w:delText>
                    </w:r>
                  </w:del>
                </w:p>
              </w:tc>
              <w:tc>
                <w:tcPr>
                  <w:tcW w:w="1371" w:type="dxa"/>
                  <w:tcBorders>
                    <w:bottom w:val="single" w:sz="4" w:space="0" w:color="auto"/>
                  </w:tcBorders>
                  <w:vAlign w:val="center"/>
                </w:tcPr>
                <w:p w14:paraId="4E09807B" w14:textId="7842E30C" w:rsidR="00F36914" w:rsidRPr="00710858" w:rsidDel="000B5395" w:rsidRDefault="00520242" w:rsidP="00942F9D">
                  <w:pPr>
                    <w:snapToGrid w:val="0"/>
                    <w:ind w:leftChars="-50" w:left="-120" w:rightChars="-27" w:right="-65"/>
                    <w:jc w:val="center"/>
                    <w:rPr>
                      <w:del w:id="12978" w:author="Windows 使用者" w:date="2024-08-06T16:44:00Z"/>
                      <w:rFonts w:eastAsia="標楷體"/>
                      <w:sz w:val="36"/>
                      <w:szCs w:val="36"/>
                      <w:rPrChange w:id="12979" w:author="User" w:date="2025-08-27T11:49:00Z">
                        <w:rPr>
                          <w:del w:id="12980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2981" w:author="Windows 使用者" w:date="2024-08-06T16:44:00Z">
                    <w:r w:rsidRPr="00710858" w:rsidDel="000B5395">
                      <w:rPr>
                        <w:rFonts w:eastAsia="標楷體"/>
                        <w:sz w:val="36"/>
                        <w:szCs w:val="36"/>
                        <w:rPrChange w:id="12982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1</w:delText>
                    </w:r>
                    <w:r w:rsidR="00151D4E" w:rsidRPr="00710858" w:rsidDel="000B5395">
                      <w:rPr>
                        <w:rFonts w:eastAsia="標楷體"/>
                        <w:sz w:val="36"/>
                        <w:szCs w:val="36"/>
                        <w:rPrChange w:id="12983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01</w:delText>
                    </w:r>
                  </w:del>
                </w:p>
                <w:p w14:paraId="5D92C6B9" w14:textId="3C212C94" w:rsidR="00151D4E" w:rsidRPr="00710858" w:rsidDel="000B5395" w:rsidRDefault="00151D4E" w:rsidP="00942F9D">
                  <w:pPr>
                    <w:snapToGrid w:val="0"/>
                    <w:ind w:leftChars="-50" w:left="-120" w:rightChars="-27" w:right="-65"/>
                    <w:jc w:val="center"/>
                    <w:rPr>
                      <w:del w:id="12984" w:author="Windows 使用者" w:date="2024-08-06T16:44:00Z"/>
                      <w:rFonts w:eastAsia="標楷體"/>
                      <w:sz w:val="36"/>
                      <w:szCs w:val="36"/>
                      <w:rPrChange w:id="12985" w:author="User" w:date="2025-08-27T11:49:00Z">
                        <w:rPr>
                          <w:del w:id="12986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2987" w:author="Windows 使用者" w:date="2024-08-06T16:44:00Z">
                    <w:r w:rsidRPr="00710858" w:rsidDel="000B5395">
                      <w:rPr>
                        <w:rFonts w:eastAsia="標楷體" w:hint="eastAsia"/>
                        <w:sz w:val="36"/>
                        <w:szCs w:val="36"/>
                        <w:rPrChange w:id="1298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英語</w:delText>
                    </w:r>
                  </w:del>
                </w:p>
              </w:tc>
              <w:tc>
                <w:tcPr>
                  <w:tcW w:w="1371" w:type="dxa"/>
                  <w:tcBorders>
                    <w:bottom w:val="single" w:sz="4" w:space="0" w:color="auto"/>
                  </w:tcBorders>
                  <w:vAlign w:val="center"/>
                </w:tcPr>
                <w:p w14:paraId="62DE9174" w14:textId="5FB7FD02" w:rsidR="00F36914" w:rsidRPr="00710858" w:rsidDel="000B5395" w:rsidRDefault="00F36914" w:rsidP="00942F9D">
                  <w:pPr>
                    <w:snapToGrid w:val="0"/>
                    <w:spacing w:line="360" w:lineRule="exact"/>
                    <w:jc w:val="center"/>
                    <w:rPr>
                      <w:del w:id="12989" w:author="Windows 使用者" w:date="2024-08-06T16:44:00Z"/>
                      <w:rFonts w:eastAsia="標楷體"/>
                      <w:sz w:val="36"/>
                      <w:szCs w:val="36"/>
                      <w:rPrChange w:id="12990" w:author="User" w:date="2025-08-27T11:49:00Z">
                        <w:rPr>
                          <w:del w:id="12991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91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14:paraId="0F7EFEB6" w14:textId="30722E5D" w:rsidR="00F36914" w:rsidRPr="00710858" w:rsidDel="000B5395" w:rsidRDefault="00F36914" w:rsidP="00942F9D">
                  <w:pPr>
                    <w:snapToGrid w:val="0"/>
                    <w:spacing w:line="400" w:lineRule="exact"/>
                    <w:jc w:val="center"/>
                    <w:rPr>
                      <w:del w:id="12992" w:author="Windows 使用者" w:date="2024-08-06T16:44:00Z"/>
                      <w:rFonts w:eastAsia="標楷體"/>
                      <w:sz w:val="36"/>
                      <w:szCs w:val="36"/>
                      <w:rPrChange w:id="12993" w:author="User" w:date="2025-08-27T11:49:00Z">
                        <w:rPr>
                          <w:del w:id="12994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55" w:type="dxa"/>
                  <w:tcBorders>
                    <w:bottom w:val="single" w:sz="4" w:space="0" w:color="auto"/>
                  </w:tcBorders>
                  <w:vAlign w:val="center"/>
                </w:tcPr>
                <w:p w14:paraId="15FE515B" w14:textId="27696A32" w:rsidR="00F36914" w:rsidRPr="00710858" w:rsidDel="000B5395" w:rsidRDefault="00F36914" w:rsidP="00942F9D">
                  <w:pPr>
                    <w:snapToGrid w:val="0"/>
                    <w:spacing w:before="120" w:after="120" w:line="360" w:lineRule="exact"/>
                    <w:jc w:val="center"/>
                    <w:rPr>
                      <w:del w:id="12995" w:author="Windows 使用者" w:date="2024-08-06T16:44:00Z"/>
                      <w:rFonts w:eastAsia="標楷體"/>
                      <w:b/>
                      <w:sz w:val="36"/>
                      <w:szCs w:val="36"/>
                      <w:rPrChange w:id="12996" w:author="User" w:date="2025-08-27T11:49:00Z">
                        <w:rPr>
                          <w:del w:id="12997" w:author="Windows 使用者" w:date="2024-08-06T16:44:00Z"/>
                          <w:rFonts w:eastAsia="標楷體"/>
                          <w:b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tcBorders>
                    <w:bottom w:val="single" w:sz="4" w:space="0" w:color="auto"/>
                  </w:tcBorders>
                  <w:vAlign w:val="center"/>
                </w:tcPr>
                <w:p w14:paraId="5883BD3D" w14:textId="20E13C65" w:rsidR="001A5865" w:rsidRPr="00710858" w:rsidDel="000B5395" w:rsidRDefault="00CB0F7E" w:rsidP="001A5865">
                  <w:pPr>
                    <w:snapToGrid w:val="0"/>
                    <w:ind w:leftChars="-50" w:left="-120" w:rightChars="-27" w:right="-65"/>
                    <w:jc w:val="center"/>
                    <w:rPr>
                      <w:del w:id="12998" w:author="Windows 使用者" w:date="2024-08-06T16:44:00Z"/>
                      <w:rFonts w:eastAsia="標楷體"/>
                      <w:sz w:val="36"/>
                      <w:szCs w:val="36"/>
                      <w:rPrChange w:id="12999" w:author="User" w:date="2025-08-27T11:49:00Z">
                        <w:rPr>
                          <w:del w:id="13000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3001" w:author="Windows 使用者" w:date="2024-08-06T16:44:00Z">
                    <w:r w:rsidRPr="00710858" w:rsidDel="000B5395">
                      <w:rPr>
                        <w:rFonts w:eastAsia="標楷體"/>
                        <w:sz w:val="36"/>
                        <w:szCs w:val="36"/>
                        <w:rPrChange w:id="13002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3</w:delText>
                    </w:r>
                    <w:r w:rsidR="001A5865" w:rsidRPr="00710858" w:rsidDel="000B5395">
                      <w:rPr>
                        <w:rFonts w:eastAsia="標楷體"/>
                        <w:sz w:val="36"/>
                        <w:szCs w:val="36"/>
                        <w:rPrChange w:id="13003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01</w:delText>
                    </w:r>
                  </w:del>
                </w:p>
                <w:p w14:paraId="50FFBB4E" w14:textId="121BD3CA" w:rsidR="00F36914" w:rsidRPr="00710858" w:rsidDel="000B5395" w:rsidRDefault="001A5865" w:rsidP="001A5865">
                  <w:pPr>
                    <w:snapToGrid w:val="0"/>
                    <w:spacing w:line="400" w:lineRule="exact"/>
                    <w:jc w:val="center"/>
                    <w:rPr>
                      <w:del w:id="13004" w:author="Windows 使用者" w:date="2024-08-06T16:44:00Z"/>
                      <w:rFonts w:eastAsia="標楷體"/>
                      <w:sz w:val="36"/>
                      <w:szCs w:val="36"/>
                      <w:rPrChange w:id="13005" w:author="User" w:date="2025-08-27T11:49:00Z">
                        <w:rPr>
                          <w:del w:id="13006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3007" w:author="Windows 使用者" w:date="2024-08-06T16:44:00Z">
                    <w:r w:rsidRPr="00710858" w:rsidDel="000B5395">
                      <w:rPr>
                        <w:rFonts w:eastAsia="標楷體" w:hint="eastAsia"/>
                        <w:sz w:val="36"/>
                        <w:szCs w:val="36"/>
                        <w:rPrChange w:id="1300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英語</w:delText>
                    </w:r>
                  </w:del>
                </w:p>
              </w:tc>
            </w:tr>
            <w:tr w:rsidR="00710858" w:rsidRPr="00710858" w:rsidDel="000B5395" w14:paraId="15476CA1" w14:textId="4FEB3B29" w:rsidTr="00942F9D">
              <w:trPr>
                <w:gridAfter w:val="1"/>
                <w:wAfter w:w="6861" w:type="dxa"/>
                <w:cantSplit/>
                <w:trHeight w:val="1135"/>
                <w:del w:id="13009" w:author="Windows 使用者" w:date="2024-08-06T16:44:00Z"/>
              </w:trPr>
              <w:tc>
                <w:tcPr>
                  <w:tcW w:w="1206" w:type="dxa"/>
                  <w:vMerge/>
                  <w:vAlign w:val="center"/>
                </w:tcPr>
                <w:p w14:paraId="0263C43F" w14:textId="08901FBD" w:rsidR="00F36914" w:rsidRPr="00710858" w:rsidDel="000B5395" w:rsidRDefault="00F36914" w:rsidP="00942F9D">
                  <w:pPr>
                    <w:snapToGrid w:val="0"/>
                    <w:spacing w:line="400" w:lineRule="exact"/>
                    <w:jc w:val="center"/>
                    <w:rPr>
                      <w:del w:id="13010" w:author="Windows 使用者" w:date="2024-08-06T16:44:00Z"/>
                      <w:rFonts w:eastAsia="標楷體"/>
                      <w:rPrChange w:id="13011" w:author="User" w:date="2025-08-27T11:49:00Z">
                        <w:rPr>
                          <w:del w:id="13012" w:author="Windows 使用者" w:date="2024-08-06T16:44:00Z"/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486C658D" w14:textId="1C1E44CB" w:rsidR="00F36914" w:rsidRPr="00710858" w:rsidDel="000B5395" w:rsidRDefault="00F36914" w:rsidP="00942F9D">
                  <w:pPr>
                    <w:snapToGrid w:val="0"/>
                    <w:spacing w:beforeLines="50" w:before="180" w:afterLines="50" w:after="180"/>
                    <w:jc w:val="center"/>
                    <w:rPr>
                      <w:del w:id="13013" w:author="Windows 使用者" w:date="2024-08-06T16:44:00Z"/>
                      <w:rFonts w:eastAsia="標楷體"/>
                      <w:sz w:val="44"/>
                      <w:rPrChange w:id="13014" w:author="User" w:date="2025-08-27T11:49:00Z">
                        <w:rPr>
                          <w:del w:id="13015" w:author="Windows 使用者" w:date="2024-08-06T16:44:00Z"/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del w:id="13016" w:author="Windows 使用者" w:date="2024-08-06T16:44:00Z">
                    <w:r w:rsidRPr="00710858" w:rsidDel="000B5395">
                      <w:rPr>
                        <w:rFonts w:eastAsia="標楷體"/>
                        <w:sz w:val="44"/>
                        <w:rPrChange w:id="13017" w:author="User" w:date="2025-08-27T11:49:00Z">
                          <w:rPr>
                            <w:rFonts w:eastAsia="標楷體"/>
                            <w:color w:val="000000" w:themeColor="text1"/>
                            <w:sz w:val="44"/>
                          </w:rPr>
                        </w:rPrChange>
                      </w:rPr>
                      <w:delText>3</w:delText>
                    </w:r>
                  </w:del>
                </w:p>
              </w:tc>
              <w:tc>
                <w:tcPr>
                  <w:tcW w:w="1571" w:type="dxa"/>
                  <w:vAlign w:val="center"/>
                </w:tcPr>
                <w:p w14:paraId="0180A2B4" w14:textId="7932C791" w:rsidR="00F36914" w:rsidRPr="00710858" w:rsidDel="000B5395" w:rsidRDefault="00F36914" w:rsidP="00942F9D">
                  <w:pPr>
                    <w:snapToGrid w:val="0"/>
                    <w:jc w:val="center"/>
                    <w:rPr>
                      <w:del w:id="13018" w:author="Windows 使用者" w:date="2024-08-06T16:44:00Z"/>
                      <w:rFonts w:eastAsia="標楷體"/>
                      <w:sz w:val="26"/>
                      <w:szCs w:val="26"/>
                      <w:rPrChange w:id="13019" w:author="User" w:date="2025-08-27T11:49:00Z">
                        <w:rPr>
                          <w:del w:id="13020" w:author="Windows 使用者" w:date="2024-08-06T16:44:00Z"/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del w:id="13021" w:author="Windows 使用者" w:date="2024-08-06T16:44:00Z"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3022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10</w:delText>
                    </w:r>
                    <w:r w:rsidRPr="00710858" w:rsidDel="000B5395">
                      <w:rPr>
                        <w:rFonts w:eastAsia="標楷體" w:hint="eastAsia"/>
                        <w:sz w:val="26"/>
                        <w:szCs w:val="26"/>
                        <w:rPrChange w:id="1302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：</w:delText>
                    </w:r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3024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10</w:delText>
                    </w:r>
                  </w:del>
                </w:p>
                <w:p w14:paraId="3EEE7AA7" w14:textId="3C1D66E7" w:rsidR="00F36914" w:rsidRPr="00710858" w:rsidDel="000B5395" w:rsidRDefault="00F36914" w:rsidP="00942F9D">
                  <w:pPr>
                    <w:snapToGrid w:val="0"/>
                    <w:jc w:val="center"/>
                    <w:rPr>
                      <w:del w:id="13025" w:author="Windows 使用者" w:date="2024-08-06T16:44:00Z"/>
                      <w:rFonts w:eastAsia="標楷體"/>
                      <w:sz w:val="26"/>
                      <w:szCs w:val="26"/>
                      <w:rPrChange w:id="13026" w:author="User" w:date="2025-08-27T11:49:00Z">
                        <w:rPr>
                          <w:del w:id="13027" w:author="Windows 使用者" w:date="2024-08-06T16:44:00Z"/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del w:id="13028" w:author="Windows 使用者" w:date="2024-08-06T16:44:00Z"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3029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|</w:delText>
                    </w:r>
                  </w:del>
                </w:p>
                <w:p w14:paraId="5DE43966" w14:textId="5041DCE3" w:rsidR="00F36914" w:rsidRPr="00710858" w:rsidDel="000B5395" w:rsidRDefault="00F36914" w:rsidP="00942F9D">
                  <w:pPr>
                    <w:snapToGrid w:val="0"/>
                    <w:jc w:val="center"/>
                    <w:rPr>
                      <w:del w:id="13030" w:author="Windows 使用者" w:date="2024-08-06T16:44:00Z"/>
                      <w:rFonts w:eastAsia="標楷體"/>
                      <w:sz w:val="26"/>
                      <w:szCs w:val="26"/>
                      <w:rPrChange w:id="13031" w:author="User" w:date="2025-08-27T11:49:00Z">
                        <w:rPr>
                          <w:del w:id="13032" w:author="Windows 使用者" w:date="2024-08-06T16:44:00Z"/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del w:id="13033" w:author="Windows 使用者" w:date="2024-08-06T16:44:00Z"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3034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10</w:delText>
                    </w:r>
                    <w:r w:rsidRPr="00710858" w:rsidDel="000B5395">
                      <w:rPr>
                        <w:rFonts w:eastAsia="標楷體" w:hint="eastAsia"/>
                        <w:sz w:val="26"/>
                        <w:szCs w:val="26"/>
                        <w:rPrChange w:id="1303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：</w:delText>
                    </w:r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3036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55</w:delText>
                    </w:r>
                  </w:del>
                </w:p>
              </w:tc>
              <w:tc>
                <w:tcPr>
                  <w:tcW w:w="503" w:type="dxa"/>
                  <w:vAlign w:val="center"/>
                </w:tcPr>
                <w:p w14:paraId="177AF678" w14:textId="09C3D2B3" w:rsidR="00F36914" w:rsidRPr="00710858" w:rsidDel="000B5395" w:rsidRDefault="00F36914" w:rsidP="00942F9D">
                  <w:pPr>
                    <w:snapToGrid w:val="0"/>
                    <w:spacing w:before="120" w:after="120"/>
                    <w:jc w:val="center"/>
                    <w:rPr>
                      <w:del w:id="13037" w:author="Windows 使用者" w:date="2024-08-06T16:44:00Z"/>
                      <w:rFonts w:eastAsia="標楷體"/>
                      <w:rPrChange w:id="13038" w:author="User" w:date="2025-08-27T11:49:00Z">
                        <w:rPr>
                          <w:del w:id="13039" w:author="Windows 使用者" w:date="2024-08-06T16:44:00Z"/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del w:id="13040" w:author="Windows 使用者" w:date="2024-08-06T16:44:00Z">
                    <w:r w:rsidRPr="00710858" w:rsidDel="000B5395">
                      <w:rPr>
                        <w:rFonts w:eastAsia="標楷體"/>
                        <w:rPrChange w:id="13041" w:author="User" w:date="2025-08-27T11:49:00Z">
                          <w:rPr>
                            <w:rFonts w:eastAsia="標楷體"/>
                            <w:color w:val="000000" w:themeColor="text1"/>
                          </w:rPr>
                        </w:rPrChange>
                      </w:rPr>
                      <w:delText>45</w:delText>
                    </w:r>
                  </w:del>
                </w:p>
              </w:tc>
              <w:tc>
                <w:tcPr>
                  <w:tcW w:w="1371" w:type="dxa"/>
                  <w:vAlign w:val="center"/>
                </w:tcPr>
                <w:p w14:paraId="634E0919" w14:textId="3876D586" w:rsidR="00F36914" w:rsidRPr="00710858" w:rsidDel="000B5395" w:rsidRDefault="00F36914" w:rsidP="00942F9D">
                  <w:pPr>
                    <w:snapToGrid w:val="0"/>
                    <w:spacing w:line="360" w:lineRule="exact"/>
                    <w:jc w:val="center"/>
                    <w:rPr>
                      <w:del w:id="13042" w:author="Windows 使用者" w:date="2024-08-06T16:44:00Z"/>
                      <w:rFonts w:eastAsia="標楷體"/>
                      <w:sz w:val="36"/>
                      <w:szCs w:val="36"/>
                      <w:rPrChange w:id="13043" w:author="User" w:date="2025-08-27T11:49:00Z">
                        <w:rPr>
                          <w:del w:id="13044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1" w:type="dxa"/>
                  <w:vAlign w:val="center"/>
                </w:tcPr>
                <w:p w14:paraId="43BFE411" w14:textId="41EA4DDF" w:rsidR="00F36914" w:rsidRPr="00710858" w:rsidDel="000B5395" w:rsidRDefault="00F36914" w:rsidP="00942F9D">
                  <w:pPr>
                    <w:snapToGrid w:val="0"/>
                    <w:spacing w:before="120" w:after="120" w:line="400" w:lineRule="exact"/>
                    <w:jc w:val="center"/>
                    <w:rPr>
                      <w:del w:id="13045" w:author="Windows 使用者" w:date="2024-08-06T16:44:00Z"/>
                      <w:rFonts w:eastAsia="標楷體"/>
                      <w:b/>
                      <w:sz w:val="36"/>
                      <w:szCs w:val="36"/>
                      <w:rPrChange w:id="13046" w:author="User" w:date="2025-08-27T11:49:00Z">
                        <w:rPr>
                          <w:del w:id="13047" w:author="Windows 使用者" w:date="2024-08-06T16:44:00Z"/>
                          <w:rFonts w:eastAsia="標楷體"/>
                          <w:b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91" w:type="dxa"/>
                  <w:gridSpan w:val="2"/>
                  <w:vAlign w:val="center"/>
                </w:tcPr>
                <w:p w14:paraId="339D2DCD" w14:textId="54BA35D5" w:rsidR="00F36914" w:rsidRPr="00710858" w:rsidDel="000B5395" w:rsidRDefault="00F36914" w:rsidP="00942F9D">
                  <w:pPr>
                    <w:snapToGrid w:val="0"/>
                    <w:ind w:leftChars="-50" w:left="-120" w:rightChars="-27" w:right="-65"/>
                    <w:jc w:val="center"/>
                    <w:rPr>
                      <w:del w:id="13048" w:author="Windows 使用者" w:date="2024-08-06T16:44:00Z"/>
                      <w:rFonts w:eastAsia="標楷體"/>
                      <w:sz w:val="36"/>
                      <w:szCs w:val="36"/>
                      <w:shd w:val="pct15" w:color="auto" w:fill="FFFFFF"/>
                      <w:rPrChange w:id="13049" w:author="User" w:date="2025-08-27T11:49:00Z">
                        <w:rPr>
                          <w:del w:id="13050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  <w:shd w:val="pct15" w:color="auto" w:fill="FFFFFF"/>
                        </w:rPr>
                      </w:rPrChange>
                    </w:rPr>
                  </w:pPr>
                </w:p>
              </w:tc>
              <w:tc>
                <w:tcPr>
                  <w:tcW w:w="1355" w:type="dxa"/>
                  <w:vAlign w:val="center"/>
                </w:tcPr>
                <w:p w14:paraId="2FF2F235" w14:textId="06B013B5" w:rsidR="00F36914" w:rsidRPr="00710858" w:rsidDel="000B5395" w:rsidRDefault="00F36914" w:rsidP="00942F9D">
                  <w:pPr>
                    <w:snapToGrid w:val="0"/>
                    <w:spacing w:before="120" w:after="120" w:line="360" w:lineRule="exact"/>
                    <w:jc w:val="center"/>
                    <w:rPr>
                      <w:del w:id="13051" w:author="Windows 使用者" w:date="2024-08-06T16:44:00Z"/>
                      <w:rFonts w:eastAsia="標楷體"/>
                      <w:sz w:val="36"/>
                      <w:szCs w:val="36"/>
                      <w:rPrChange w:id="13052" w:author="User" w:date="2025-08-27T11:49:00Z">
                        <w:rPr>
                          <w:del w:id="13053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1642A1D7" w14:textId="2BF0CCBD" w:rsidR="00F36914" w:rsidRPr="00710858" w:rsidDel="000B5395" w:rsidRDefault="00F36914" w:rsidP="00942F9D">
                  <w:pPr>
                    <w:snapToGrid w:val="0"/>
                    <w:spacing w:before="120" w:after="120" w:line="400" w:lineRule="exact"/>
                    <w:jc w:val="center"/>
                    <w:rPr>
                      <w:del w:id="13054" w:author="Windows 使用者" w:date="2024-08-06T16:44:00Z"/>
                      <w:rFonts w:eastAsia="標楷體"/>
                      <w:sz w:val="36"/>
                      <w:szCs w:val="36"/>
                      <w:rPrChange w:id="13055" w:author="User" w:date="2025-08-27T11:49:00Z">
                        <w:rPr>
                          <w:del w:id="13056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:rsidDel="000B5395" w14:paraId="274CD93B" w14:textId="4441A43E" w:rsidTr="00942F9D">
              <w:trPr>
                <w:gridAfter w:val="1"/>
                <w:wAfter w:w="6861" w:type="dxa"/>
                <w:cantSplit/>
                <w:trHeight w:val="1264"/>
                <w:del w:id="13057" w:author="Windows 使用者" w:date="2024-08-06T16:44:00Z"/>
              </w:trPr>
              <w:tc>
                <w:tcPr>
                  <w:tcW w:w="1206" w:type="dxa"/>
                  <w:vMerge/>
                  <w:vAlign w:val="center"/>
                </w:tcPr>
                <w:p w14:paraId="701F26D1" w14:textId="0E497F32" w:rsidR="001A5865" w:rsidRPr="00710858" w:rsidDel="000B5395" w:rsidRDefault="001A5865" w:rsidP="001A5865">
                  <w:pPr>
                    <w:snapToGrid w:val="0"/>
                    <w:spacing w:before="120" w:after="120" w:line="400" w:lineRule="exact"/>
                    <w:jc w:val="center"/>
                    <w:rPr>
                      <w:del w:id="13058" w:author="Windows 使用者" w:date="2024-08-06T16:44:00Z"/>
                      <w:rFonts w:eastAsia="標楷體"/>
                      <w:rPrChange w:id="13059" w:author="User" w:date="2025-08-27T11:49:00Z">
                        <w:rPr>
                          <w:del w:id="13060" w:author="Windows 使用者" w:date="2024-08-06T16:44:00Z"/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762100F4" w14:textId="34A158D6" w:rsidR="001A5865" w:rsidRPr="00710858" w:rsidDel="000B5395" w:rsidRDefault="001A5865" w:rsidP="001A5865">
                  <w:pPr>
                    <w:snapToGrid w:val="0"/>
                    <w:spacing w:beforeLines="50" w:before="180" w:afterLines="50" w:after="180"/>
                    <w:jc w:val="center"/>
                    <w:rPr>
                      <w:del w:id="13061" w:author="Windows 使用者" w:date="2024-08-06T16:44:00Z"/>
                      <w:rFonts w:eastAsia="標楷體"/>
                      <w:sz w:val="44"/>
                      <w:rPrChange w:id="13062" w:author="User" w:date="2025-08-27T11:49:00Z">
                        <w:rPr>
                          <w:del w:id="13063" w:author="Windows 使用者" w:date="2024-08-06T16:44:00Z"/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del w:id="13064" w:author="Windows 使用者" w:date="2024-08-06T16:44:00Z">
                    <w:r w:rsidRPr="00710858" w:rsidDel="000B5395">
                      <w:rPr>
                        <w:rFonts w:eastAsia="標楷體"/>
                        <w:sz w:val="44"/>
                        <w:rPrChange w:id="13065" w:author="User" w:date="2025-08-27T11:49:00Z">
                          <w:rPr>
                            <w:rFonts w:eastAsia="標楷體"/>
                            <w:color w:val="000000" w:themeColor="text1"/>
                            <w:sz w:val="44"/>
                          </w:rPr>
                        </w:rPrChange>
                      </w:rPr>
                      <w:delText>4</w:delText>
                    </w:r>
                  </w:del>
                </w:p>
              </w:tc>
              <w:tc>
                <w:tcPr>
                  <w:tcW w:w="1571" w:type="dxa"/>
                  <w:vAlign w:val="center"/>
                </w:tcPr>
                <w:p w14:paraId="6B2E9988" w14:textId="2924D1B7" w:rsidR="001A5865" w:rsidRPr="00710858" w:rsidDel="000B5395" w:rsidRDefault="001A5865" w:rsidP="001A5865">
                  <w:pPr>
                    <w:snapToGrid w:val="0"/>
                    <w:jc w:val="center"/>
                    <w:rPr>
                      <w:del w:id="13066" w:author="Windows 使用者" w:date="2024-08-06T16:44:00Z"/>
                      <w:rFonts w:eastAsia="標楷體"/>
                      <w:sz w:val="26"/>
                      <w:szCs w:val="26"/>
                      <w:rPrChange w:id="13067" w:author="User" w:date="2025-08-27T11:49:00Z">
                        <w:rPr>
                          <w:del w:id="13068" w:author="Windows 使用者" w:date="2024-08-06T16:44:00Z"/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del w:id="13069" w:author="Windows 使用者" w:date="2024-08-06T16:44:00Z"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3070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11</w:delText>
                    </w:r>
                    <w:r w:rsidRPr="00710858" w:rsidDel="000B5395">
                      <w:rPr>
                        <w:rFonts w:eastAsia="標楷體" w:hint="eastAsia"/>
                        <w:sz w:val="26"/>
                        <w:szCs w:val="26"/>
                        <w:rPrChange w:id="1307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：</w:delText>
                    </w:r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3072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05</w:delText>
                    </w:r>
                  </w:del>
                </w:p>
                <w:p w14:paraId="75C4F136" w14:textId="59E4358B" w:rsidR="001A5865" w:rsidRPr="00710858" w:rsidDel="000B5395" w:rsidRDefault="001A5865" w:rsidP="001A5865">
                  <w:pPr>
                    <w:snapToGrid w:val="0"/>
                    <w:jc w:val="center"/>
                    <w:rPr>
                      <w:del w:id="13073" w:author="Windows 使用者" w:date="2024-08-06T16:44:00Z"/>
                      <w:rFonts w:eastAsia="標楷體"/>
                      <w:sz w:val="26"/>
                      <w:szCs w:val="26"/>
                      <w:rPrChange w:id="13074" w:author="User" w:date="2025-08-27T11:49:00Z">
                        <w:rPr>
                          <w:del w:id="13075" w:author="Windows 使用者" w:date="2024-08-06T16:44:00Z"/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del w:id="13076" w:author="Windows 使用者" w:date="2024-08-06T16:44:00Z"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3077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|</w:delText>
                    </w:r>
                  </w:del>
                </w:p>
                <w:p w14:paraId="1F6699BC" w14:textId="2CD9E202" w:rsidR="001A5865" w:rsidRPr="00710858" w:rsidDel="000B5395" w:rsidRDefault="001A5865" w:rsidP="001A5865">
                  <w:pPr>
                    <w:snapToGrid w:val="0"/>
                    <w:jc w:val="center"/>
                    <w:rPr>
                      <w:del w:id="13078" w:author="Windows 使用者" w:date="2024-08-06T16:44:00Z"/>
                      <w:rFonts w:eastAsia="標楷體"/>
                      <w:sz w:val="26"/>
                      <w:szCs w:val="26"/>
                      <w:rPrChange w:id="13079" w:author="User" w:date="2025-08-27T11:49:00Z">
                        <w:rPr>
                          <w:del w:id="13080" w:author="Windows 使用者" w:date="2024-08-06T16:44:00Z"/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del w:id="13081" w:author="Windows 使用者" w:date="2024-08-06T16:44:00Z"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3082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11</w:delText>
                    </w:r>
                    <w:r w:rsidRPr="00710858" w:rsidDel="000B5395">
                      <w:rPr>
                        <w:rFonts w:eastAsia="標楷體" w:hint="eastAsia"/>
                        <w:sz w:val="26"/>
                        <w:szCs w:val="26"/>
                        <w:rPrChange w:id="1308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：</w:delText>
                    </w:r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3084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50</w:delText>
                    </w:r>
                  </w:del>
                </w:p>
              </w:tc>
              <w:tc>
                <w:tcPr>
                  <w:tcW w:w="503" w:type="dxa"/>
                  <w:vAlign w:val="center"/>
                </w:tcPr>
                <w:p w14:paraId="3E24712D" w14:textId="3DC03F84" w:rsidR="001A5865" w:rsidRPr="00710858" w:rsidDel="000B5395" w:rsidRDefault="001A5865" w:rsidP="001A5865">
                  <w:pPr>
                    <w:snapToGrid w:val="0"/>
                    <w:spacing w:before="120" w:after="120"/>
                    <w:jc w:val="center"/>
                    <w:rPr>
                      <w:del w:id="13085" w:author="Windows 使用者" w:date="2024-08-06T16:44:00Z"/>
                      <w:rFonts w:eastAsia="標楷體"/>
                      <w:rPrChange w:id="13086" w:author="User" w:date="2025-08-27T11:49:00Z">
                        <w:rPr>
                          <w:del w:id="13087" w:author="Windows 使用者" w:date="2024-08-06T16:44:00Z"/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del w:id="13088" w:author="Windows 使用者" w:date="2024-08-06T16:44:00Z">
                    <w:r w:rsidRPr="00710858" w:rsidDel="000B5395">
                      <w:rPr>
                        <w:rFonts w:eastAsia="標楷體"/>
                        <w:rPrChange w:id="13089" w:author="User" w:date="2025-08-27T11:49:00Z">
                          <w:rPr>
                            <w:rFonts w:eastAsia="標楷體"/>
                            <w:color w:val="000000" w:themeColor="text1"/>
                          </w:rPr>
                        </w:rPrChange>
                      </w:rPr>
                      <w:delText>45</w:delText>
                    </w:r>
                  </w:del>
                </w:p>
              </w:tc>
              <w:tc>
                <w:tcPr>
                  <w:tcW w:w="1371" w:type="dxa"/>
                  <w:vAlign w:val="center"/>
                </w:tcPr>
                <w:p w14:paraId="1716A7D0" w14:textId="13518E29" w:rsidR="001A5865" w:rsidRPr="00710858" w:rsidDel="000B5395" w:rsidRDefault="001A5865" w:rsidP="001A5865">
                  <w:pPr>
                    <w:snapToGrid w:val="0"/>
                    <w:ind w:leftChars="-50" w:left="-120" w:rightChars="-27" w:right="-65"/>
                    <w:jc w:val="center"/>
                    <w:rPr>
                      <w:del w:id="13090" w:author="Windows 使用者" w:date="2024-08-06T16:44:00Z"/>
                      <w:rFonts w:eastAsia="標楷體"/>
                      <w:sz w:val="36"/>
                      <w:szCs w:val="36"/>
                      <w:shd w:val="pct15" w:color="auto" w:fill="FFFFFF"/>
                      <w:rPrChange w:id="13091" w:author="User" w:date="2025-08-27T11:49:00Z">
                        <w:rPr>
                          <w:del w:id="13092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  <w:shd w:val="pct15" w:color="auto" w:fill="FFFFFF"/>
                        </w:rPr>
                      </w:rPrChange>
                    </w:rPr>
                  </w:pPr>
                </w:p>
              </w:tc>
              <w:tc>
                <w:tcPr>
                  <w:tcW w:w="1371" w:type="dxa"/>
                  <w:vAlign w:val="center"/>
                </w:tcPr>
                <w:p w14:paraId="5B308F95" w14:textId="3AC78141" w:rsidR="001A5865" w:rsidRPr="00710858" w:rsidDel="000B5395" w:rsidRDefault="001A5865" w:rsidP="001A5865">
                  <w:pPr>
                    <w:snapToGrid w:val="0"/>
                    <w:spacing w:before="120" w:after="120" w:line="400" w:lineRule="exact"/>
                    <w:jc w:val="center"/>
                    <w:rPr>
                      <w:del w:id="13093" w:author="Windows 使用者" w:date="2024-08-06T16:44:00Z"/>
                      <w:rFonts w:eastAsia="標楷體"/>
                      <w:sz w:val="36"/>
                      <w:szCs w:val="36"/>
                      <w:rPrChange w:id="13094" w:author="User" w:date="2025-08-27T11:49:00Z">
                        <w:rPr>
                          <w:del w:id="13095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91" w:type="dxa"/>
                  <w:gridSpan w:val="2"/>
                  <w:vAlign w:val="center"/>
                </w:tcPr>
                <w:p w14:paraId="710129BB" w14:textId="12B66399" w:rsidR="001A5865" w:rsidRPr="00710858" w:rsidDel="000B5395" w:rsidRDefault="001A5865" w:rsidP="001A5865">
                  <w:pPr>
                    <w:snapToGrid w:val="0"/>
                    <w:spacing w:before="120" w:after="120" w:line="120" w:lineRule="atLeast"/>
                    <w:jc w:val="center"/>
                    <w:rPr>
                      <w:del w:id="13096" w:author="Windows 使用者" w:date="2024-08-06T16:44:00Z"/>
                      <w:rFonts w:eastAsia="標楷體"/>
                      <w:b/>
                      <w:sz w:val="36"/>
                      <w:szCs w:val="36"/>
                      <w:rPrChange w:id="13097" w:author="User" w:date="2025-08-27T11:49:00Z">
                        <w:rPr>
                          <w:del w:id="13098" w:author="Windows 使用者" w:date="2024-08-06T16:44:00Z"/>
                          <w:rFonts w:eastAsia="標楷體"/>
                          <w:b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55" w:type="dxa"/>
                  <w:vAlign w:val="center"/>
                </w:tcPr>
                <w:p w14:paraId="54AAECA2" w14:textId="7A1794E8" w:rsidR="001A5865" w:rsidRPr="00710858" w:rsidDel="000B5395" w:rsidRDefault="001A5865" w:rsidP="001A5865">
                  <w:pPr>
                    <w:snapToGrid w:val="0"/>
                    <w:spacing w:before="120" w:after="120" w:line="400" w:lineRule="exact"/>
                    <w:jc w:val="center"/>
                    <w:rPr>
                      <w:del w:id="13099" w:author="Windows 使用者" w:date="2024-08-06T16:44:00Z"/>
                      <w:rFonts w:eastAsia="標楷體"/>
                      <w:sz w:val="36"/>
                      <w:szCs w:val="36"/>
                      <w:rPrChange w:id="13100" w:author="User" w:date="2025-08-27T11:49:00Z">
                        <w:rPr>
                          <w:del w:id="13101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3C44ECE0" w14:textId="3B3F1906" w:rsidR="001A5865" w:rsidRPr="00710858" w:rsidDel="000B5395" w:rsidRDefault="00520242" w:rsidP="001A5865">
                  <w:pPr>
                    <w:snapToGrid w:val="0"/>
                    <w:ind w:leftChars="-50" w:left="-120" w:rightChars="-27" w:right="-65"/>
                    <w:jc w:val="center"/>
                    <w:rPr>
                      <w:del w:id="13102" w:author="Windows 使用者" w:date="2024-08-06T16:44:00Z"/>
                      <w:rFonts w:eastAsia="標楷體"/>
                      <w:sz w:val="36"/>
                      <w:szCs w:val="36"/>
                      <w:rPrChange w:id="13103" w:author="User" w:date="2025-08-27T11:49:00Z">
                        <w:rPr>
                          <w:del w:id="13104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3105" w:author="Windows 使用者" w:date="2024-08-06T16:44:00Z">
                    <w:r w:rsidRPr="00710858" w:rsidDel="000B5395">
                      <w:rPr>
                        <w:rFonts w:eastAsia="標楷體"/>
                        <w:sz w:val="36"/>
                        <w:szCs w:val="36"/>
                        <w:rPrChange w:id="13106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1</w:delText>
                    </w:r>
                    <w:r w:rsidR="001A5865" w:rsidRPr="00710858" w:rsidDel="000B5395">
                      <w:rPr>
                        <w:rFonts w:eastAsia="標楷體"/>
                        <w:sz w:val="36"/>
                        <w:szCs w:val="36"/>
                        <w:rPrChange w:id="13107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01</w:delText>
                    </w:r>
                  </w:del>
                </w:p>
                <w:p w14:paraId="3B40280A" w14:textId="75B88E8D" w:rsidR="001A5865" w:rsidRPr="00710858" w:rsidDel="000B5395" w:rsidRDefault="001A5865" w:rsidP="001A5865">
                  <w:pPr>
                    <w:snapToGrid w:val="0"/>
                    <w:ind w:leftChars="-50" w:left="-120" w:rightChars="-27" w:right="-65"/>
                    <w:jc w:val="center"/>
                    <w:rPr>
                      <w:del w:id="13108" w:author="Windows 使用者" w:date="2024-08-06T16:44:00Z"/>
                      <w:rFonts w:eastAsia="標楷體"/>
                      <w:sz w:val="36"/>
                      <w:szCs w:val="36"/>
                      <w:rPrChange w:id="13109" w:author="User" w:date="2025-08-27T11:49:00Z">
                        <w:rPr>
                          <w:del w:id="13110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3111" w:author="Windows 使用者" w:date="2024-08-06T16:44:00Z">
                    <w:r w:rsidRPr="00710858" w:rsidDel="000B5395">
                      <w:rPr>
                        <w:rFonts w:eastAsia="標楷體" w:hint="eastAsia"/>
                        <w:sz w:val="36"/>
                        <w:szCs w:val="36"/>
                        <w:rPrChange w:id="1311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英語</w:delText>
                    </w:r>
                  </w:del>
                </w:p>
              </w:tc>
            </w:tr>
            <w:tr w:rsidR="00710858" w:rsidRPr="00710858" w:rsidDel="000B5395" w14:paraId="2996B5CB" w14:textId="168D9D42" w:rsidTr="00942F9D">
              <w:trPr>
                <w:cantSplit/>
                <w:trHeight w:val="133"/>
                <w:del w:id="13113" w:author="Windows 使用者" w:date="2024-08-06T16:44:00Z"/>
              </w:trPr>
              <w:tc>
                <w:tcPr>
                  <w:tcW w:w="1206" w:type="dxa"/>
                  <w:vMerge w:val="restart"/>
                  <w:vAlign w:val="center"/>
                </w:tcPr>
                <w:p w14:paraId="4A367EDB" w14:textId="31E45DB2" w:rsidR="001A5865" w:rsidRPr="00710858" w:rsidDel="000B5395" w:rsidRDefault="001A5865" w:rsidP="001A5865">
                  <w:pPr>
                    <w:snapToGrid w:val="0"/>
                    <w:spacing w:line="400" w:lineRule="exact"/>
                    <w:jc w:val="center"/>
                    <w:rPr>
                      <w:del w:id="13114" w:author="Windows 使用者" w:date="2024-08-06T16:44:00Z"/>
                      <w:rFonts w:eastAsia="標楷體"/>
                      <w:sz w:val="44"/>
                      <w:rPrChange w:id="13115" w:author="User" w:date="2025-08-27T11:49:00Z">
                        <w:rPr>
                          <w:del w:id="13116" w:author="Windows 使用者" w:date="2024-08-06T16:44:00Z"/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del w:id="13117" w:author="Windows 使用者" w:date="2024-08-06T16:44:00Z">
                    <w:r w:rsidRPr="00710858" w:rsidDel="000B5395">
                      <w:rPr>
                        <w:rFonts w:eastAsia="標楷體" w:hint="eastAsia"/>
                        <w:sz w:val="44"/>
                        <w:rPrChange w:id="1311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44"/>
                          </w:rPr>
                        </w:rPrChange>
                      </w:rPr>
                      <w:delText>下午</w:delText>
                    </w:r>
                  </w:del>
                </w:p>
                <w:p w14:paraId="27AD69E8" w14:textId="2546C374" w:rsidR="001A5865" w:rsidRPr="00710858" w:rsidDel="000B5395" w:rsidRDefault="001A5865" w:rsidP="001A5865">
                  <w:pPr>
                    <w:snapToGrid w:val="0"/>
                    <w:spacing w:line="400" w:lineRule="exact"/>
                    <w:jc w:val="center"/>
                    <w:rPr>
                      <w:del w:id="13119" w:author="Windows 使用者" w:date="2024-08-06T16:44:00Z"/>
                      <w:rFonts w:eastAsia="標楷體"/>
                      <w:sz w:val="22"/>
                      <w:rPrChange w:id="13120" w:author="User" w:date="2025-08-27T11:49:00Z">
                        <w:rPr>
                          <w:del w:id="13121" w:author="Windows 使用者" w:date="2024-08-06T16:44:00Z"/>
                          <w:rFonts w:eastAsia="標楷體"/>
                          <w:color w:val="000000" w:themeColor="text1"/>
                          <w:sz w:val="22"/>
                        </w:rPr>
                      </w:rPrChange>
                    </w:rPr>
                  </w:pPr>
                  <w:del w:id="13122" w:author="Windows 使用者" w:date="2024-08-06T16:44:00Z">
                    <w:r w:rsidRPr="00710858" w:rsidDel="000B5395">
                      <w:rPr>
                        <w:rFonts w:eastAsia="標楷體"/>
                        <w:sz w:val="22"/>
                        <w:rPrChange w:id="13123" w:author="User" w:date="2025-08-27T11:49:00Z">
                          <w:rPr>
                            <w:rFonts w:eastAsia="標楷體"/>
                            <w:color w:val="000000" w:themeColor="text1"/>
                            <w:sz w:val="22"/>
                          </w:rPr>
                        </w:rPrChange>
                      </w:rPr>
                      <w:delText>Afternoon</w:delText>
                    </w:r>
                  </w:del>
                </w:p>
              </w:tc>
              <w:tc>
                <w:tcPr>
                  <w:tcW w:w="2096" w:type="dxa"/>
                  <w:gridSpan w:val="2"/>
                  <w:vMerge w:val="restart"/>
                  <w:vAlign w:val="center"/>
                </w:tcPr>
                <w:p w14:paraId="42C4B4A9" w14:textId="26C50652" w:rsidR="001A5865" w:rsidRPr="00710858" w:rsidDel="000B5395" w:rsidRDefault="001A5865" w:rsidP="001A5865">
                  <w:pPr>
                    <w:snapToGrid w:val="0"/>
                    <w:jc w:val="center"/>
                    <w:rPr>
                      <w:del w:id="13124" w:author="Windows 使用者" w:date="2024-08-06T16:44:00Z"/>
                      <w:rFonts w:eastAsia="標楷體"/>
                      <w:sz w:val="26"/>
                      <w:szCs w:val="26"/>
                      <w:rPrChange w:id="13125" w:author="User" w:date="2025-08-27T11:49:00Z">
                        <w:rPr>
                          <w:del w:id="13126" w:author="Windows 使用者" w:date="2024-08-06T16:44:00Z"/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del w:id="13127" w:author="Windows 使用者" w:date="2024-08-06T16:44:00Z"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3128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11</w:delText>
                    </w:r>
                    <w:r w:rsidRPr="00710858" w:rsidDel="000B5395">
                      <w:rPr>
                        <w:rFonts w:eastAsia="標楷體" w:hint="eastAsia"/>
                        <w:sz w:val="26"/>
                        <w:szCs w:val="26"/>
                        <w:rPrChange w:id="1312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：</w:delText>
                    </w:r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3130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50</w:delText>
                    </w:r>
                    <w:r w:rsidRPr="00710858" w:rsidDel="000B5395">
                      <w:rPr>
                        <w:rFonts w:eastAsia="標楷體" w:hint="eastAsia"/>
                        <w:sz w:val="26"/>
                        <w:szCs w:val="26"/>
                        <w:rPrChange w:id="1313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－</w:delText>
                    </w:r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3132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12</w:delText>
                    </w:r>
                    <w:r w:rsidRPr="00710858" w:rsidDel="000B5395">
                      <w:rPr>
                        <w:rFonts w:eastAsia="標楷體" w:hint="eastAsia"/>
                        <w:sz w:val="26"/>
                        <w:szCs w:val="26"/>
                        <w:rPrChange w:id="1313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：</w:delText>
                    </w:r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3134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50</w:delText>
                    </w:r>
                  </w:del>
                </w:p>
              </w:tc>
              <w:tc>
                <w:tcPr>
                  <w:tcW w:w="503" w:type="dxa"/>
                  <w:vMerge w:val="restart"/>
                  <w:vAlign w:val="center"/>
                </w:tcPr>
                <w:p w14:paraId="0F5386E6" w14:textId="6F902EB5" w:rsidR="001A5865" w:rsidRPr="00710858" w:rsidDel="000B5395" w:rsidRDefault="001A5865" w:rsidP="001A5865">
                  <w:pPr>
                    <w:snapToGrid w:val="0"/>
                    <w:jc w:val="center"/>
                    <w:rPr>
                      <w:del w:id="13135" w:author="Windows 使用者" w:date="2024-08-06T16:44:00Z"/>
                      <w:rFonts w:eastAsia="標楷體"/>
                      <w:rPrChange w:id="13136" w:author="User" w:date="2025-08-27T11:49:00Z">
                        <w:rPr>
                          <w:del w:id="13137" w:author="Windows 使用者" w:date="2024-08-06T16:44:00Z"/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del w:id="13138" w:author="Windows 使用者" w:date="2024-08-06T16:44:00Z">
                    <w:r w:rsidRPr="00710858" w:rsidDel="000B5395">
                      <w:rPr>
                        <w:rFonts w:eastAsia="標楷體"/>
                        <w:rPrChange w:id="13139" w:author="User" w:date="2025-08-27T11:49:00Z">
                          <w:rPr>
                            <w:rFonts w:eastAsia="標楷體"/>
                            <w:color w:val="000000" w:themeColor="text1"/>
                          </w:rPr>
                        </w:rPrChange>
                      </w:rPr>
                      <w:delText>60</w:delText>
                    </w:r>
                  </w:del>
                </w:p>
              </w:tc>
              <w:tc>
                <w:tcPr>
                  <w:tcW w:w="6860" w:type="dxa"/>
                  <w:gridSpan w:val="6"/>
                  <w:tcBorders>
                    <w:bottom w:val="nil"/>
                  </w:tcBorders>
                  <w:vAlign w:val="center"/>
                </w:tcPr>
                <w:p w14:paraId="126ACE52" w14:textId="095CDB6E" w:rsidR="001A5865" w:rsidRPr="00710858" w:rsidDel="000B5395" w:rsidRDefault="001A5865" w:rsidP="001A5865">
                  <w:pPr>
                    <w:snapToGrid w:val="0"/>
                    <w:spacing w:line="400" w:lineRule="exact"/>
                    <w:ind w:leftChars="507" w:left="1217" w:rightChars="532" w:right="1277"/>
                    <w:jc w:val="center"/>
                    <w:rPr>
                      <w:del w:id="13140" w:author="Windows 使用者" w:date="2024-08-06T16:44:00Z"/>
                      <w:rFonts w:eastAsia="標楷體"/>
                      <w:sz w:val="32"/>
                      <w:szCs w:val="32"/>
                      <w:rPrChange w:id="13141" w:author="User" w:date="2025-08-27T11:49:00Z">
                        <w:rPr>
                          <w:del w:id="13142" w:author="Windows 使用者" w:date="2024-08-06T16:44:00Z"/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del w:id="13143" w:author="Windows 使用者" w:date="2024-08-06T16:44:00Z">
                    <w:r w:rsidRPr="00710858" w:rsidDel="000B5395">
                      <w:rPr>
                        <w:rFonts w:eastAsia="標楷體" w:hint="eastAsia"/>
                        <w:sz w:val="32"/>
                        <w:szCs w:val="32"/>
                        <w:rPrChange w:id="1314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2"/>
                            <w:szCs w:val="32"/>
                          </w:rPr>
                        </w:rPrChange>
                      </w:rPr>
                      <w:delText>午</w:delText>
                    </w:r>
                    <w:r w:rsidRPr="00710858" w:rsidDel="000B5395">
                      <w:rPr>
                        <w:rFonts w:eastAsia="標楷體"/>
                        <w:sz w:val="32"/>
                        <w:szCs w:val="32"/>
                        <w:rPrChange w:id="13145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32"/>
                          </w:rPr>
                        </w:rPrChange>
                      </w:rPr>
                      <w:delText xml:space="preserve">  </w:delText>
                    </w:r>
                    <w:r w:rsidRPr="00710858" w:rsidDel="000B5395">
                      <w:rPr>
                        <w:rFonts w:eastAsia="標楷體" w:hint="eastAsia"/>
                        <w:sz w:val="32"/>
                        <w:szCs w:val="32"/>
                        <w:rPrChange w:id="1314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2"/>
                            <w:szCs w:val="32"/>
                          </w:rPr>
                        </w:rPrChange>
                      </w:rPr>
                      <w:delText>餐</w:delText>
                    </w:r>
                    <w:r w:rsidRPr="00710858" w:rsidDel="000B5395">
                      <w:rPr>
                        <w:rFonts w:eastAsia="標楷體"/>
                        <w:sz w:val="32"/>
                        <w:szCs w:val="32"/>
                        <w:rPrChange w:id="13147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32"/>
                          </w:rPr>
                        </w:rPrChange>
                      </w:rPr>
                      <w:delText xml:space="preserve"> ( </w:delText>
                    </w:r>
                    <w:r w:rsidRPr="00710858" w:rsidDel="000B5395">
                      <w:rPr>
                        <w:rFonts w:eastAsia="標楷體" w:hint="eastAsia"/>
                        <w:sz w:val="32"/>
                        <w:szCs w:val="32"/>
                        <w:rPrChange w:id="1314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2"/>
                            <w:szCs w:val="32"/>
                          </w:rPr>
                        </w:rPrChange>
                      </w:rPr>
                      <w:delText>午</w:delText>
                    </w:r>
                    <w:r w:rsidRPr="00710858" w:rsidDel="000B5395">
                      <w:rPr>
                        <w:rFonts w:eastAsia="標楷體"/>
                        <w:sz w:val="32"/>
                        <w:szCs w:val="32"/>
                        <w:rPrChange w:id="13149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32"/>
                          </w:rPr>
                        </w:rPrChange>
                      </w:rPr>
                      <w:delText xml:space="preserve"> </w:delText>
                    </w:r>
                    <w:r w:rsidRPr="00710858" w:rsidDel="000B5395">
                      <w:rPr>
                        <w:rFonts w:eastAsia="標楷體" w:hint="eastAsia"/>
                        <w:sz w:val="32"/>
                        <w:szCs w:val="32"/>
                        <w:rPrChange w:id="1315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2"/>
                            <w:szCs w:val="32"/>
                          </w:rPr>
                        </w:rPrChange>
                      </w:rPr>
                      <w:delText>間</w:delText>
                    </w:r>
                    <w:r w:rsidRPr="00710858" w:rsidDel="000B5395">
                      <w:rPr>
                        <w:rFonts w:eastAsia="標楷體"/>
                        <w:sz w:val="32"/>
                        <w:szCs w:val="32"/>
                        <w:rPrChange w:id="13151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32"/>
                          </w:rPr>
                        </w:rPrChange>
                      </w:rPr>
                      <w:delText xml:space="preserve"> </w:delText>
                    </w:r>
                    <w:r w:rsidRPr="00710858" w:rsidDel="000B5395">
                      <w:rPr>
                        <w:rFonts w:eastAsia="標楷體" w:hint="eastAsia"/>
                        <w:sz w:val="32"/>
                        <w:szCs w:val="32"/>
                        <w:rPrChange w:id="1315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2"/>
                            <w:szCs w:val="32"/>
                          </w:rPr>
                        </w:rPrChange>
                      </w:rPr>
                      <w:delText>靜</w:delText>
                    </w:r>
                    <w:r w:rsidRPr="00710858" w:rsidDel="000B5395">
                      <w:rPr>
                        <w:rFonts w:eastAsia="標楷體"/>
                        <w:sz w:val="32"/>
                        <w:szCs w:val="32"/>
                        <w:rPrChange w:id="13153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32"/>
                          </w:rPr>
                        </w:rPrChange>
                      </w:rPr>
                      <w:delText xml:space="preserve"> </w:delText>
                    </w:r>
                    <w:r w:rsidRPr="00710858" w:rsidDel="000B5395">
                      <w:rPr>
                        <w:rFonts w:eastAsia="標楷體" w:hint="eastAsia"/>
                        <w:sz w:val="32"/>
                        <w:szCs w:val="32"/>
                        <w:rPrChange w:id="1315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2"/>
                            <w:szCs w:val="32"/>
                          </w:rPr>
                        </w:rPrChange>
                      </w:rPr>
                      <w:delText>息</w:delText>
                    </w:r>
                    <w:r w:rsidRPr="00710858" w:rsidDel="000B5395">
                      <w:rPr>
                        <w:rFonts w:eastAsia="標楷體"/>
                        <w:sz w:val="32"/>
                        <w:szCs w:val="32"/>
                        <w:rPrChange w:id="13155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32"/>
                          </w:rPr>
                        </w:rPrChange>
                      </w:rPr>
                      <w:delText xml:space="preserve"> )</w:delText>
                    </w:r>
                  </w:del>
                </w:p>
              </w:tc>
              <w:tc>
                <w:tcPr>
                  <w:tcW w:w="6861" w:type="dxa"/>
                  <w:vAlign w:val="center"/>
                </w:tcPr>
                <w:p w14:paraId="2679CC13" w14:textId="4A5AC03C" w:rsidR="001A5865" w:rsidRPr="00710858" w:rsidDel="000B5395" w:rsidRDefault="001A5865" w:rsidP="001A5865">
                  <w:pPr>
                    <w:snapToGrid w:val="0"/>
                    <w:spacing w:line="400" w:lineRule="exact"/>
                    <w:ind w:leftChars="507" w:left="1217" w:rightChars="532" w:right="1277"/>
                    <w:jc w:val="center"/>
                    <w:rPr>
                      <w:del w:id="13156" w:author="Windows 使用者" w:date="2024-08-06T16:44:00Z"/>
                      <w:rFonts w:eastAsia="標楷體"/>
                      <w:sz w:val="32"/>
                      <w:szCs w:val="32"/>
                      <w:rPrChange w:id="13157" w:author="User" w:date="2025-08-27T11:49:00Z">
                        <w:rPr>
                          <w:del w:id="13158" w:author="Windows 使用者" w:date="2024-08-06T16:44:00Z"/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del w:id="13159" w:author="Windows 使用者" w:date="2024-08-06T16:44:00Z">
                    <w:r w:rsidRPr="00710858" w:rsidDel="000B5395">
                      <w:rPr>
                        <w:rFonts w:eastAsia="標楷體" w:hint="eastAsia"/>
                        <w:sz w:val="32"/>
                        <w:szCs w:val="32"/>
                        <w:rPrChange w:id="1316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2"/>
                            <w:szCs w:val="32"/>
                          </w:rPr>
                        </w:rPrChange>
                      </w:rPr>
                      <w:delText>午</w:delText>
                    </w:r>
                    <w:r w:rsidRPr="00710858" w:rsidDel="000B5395">
                      <w:rPr>
                        <w:rFonts w:eastAsia="標楷體"/>
                        <w:sz w:val="32"/>
                        <w:szCs w:val="32"/>
                        <w:rPrChange w:id="13161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32"/>
                          </w:rPr>
                        </w:rPrChange>
                      </w:rPr>
                      <w:delText xml:space="preserve">  </w:delText>
                    </w:r>
                    <w:r w:rsidRPr="00710858" w:rsidDel="000B5395">
                      <w:rPr>
                        <w:rFonts w:eastAsia="標楷體" w:hint="eastAsia"/>
                        <w:sz w:val="32"/>
                        <w:szCs w:val="32"/>
                        <w:rPrChange w:id="1316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2"/>
                            <w:szCs w:val="32"/>
                          </w:rPr>
                        </w:rPrChange>
                      </w:rPr>
                      <w:delText>餐</w:delText>
                    </w:r>
                    <w:r w:rsidRPr="00710858" w:rsidDel="000B5395">
                      <w:rPr>
                        <w:rFonts w:eastAsia="標楷體"/>
                        <w:sz w:val="32"/>
                        <w:szCs w:val="32"/>
                        <w:rPrChange w:id="13163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32"/>
                          </w:rPr>
                        </w:rPrChange>
                      </w:rPr>
                      <w:delText xml:space="preserve"> ( </w:delText>
                    </w:r>
                    <w:r w:rsidRPr="00710858" w:rsidDel="000B5395">
                      <w:rPr>
                        <w:rFonts w:eastAsia="標楷體" w:hint="eastAsia"/>
                        <w:sz w:val="32"/>
                        <w:szCs w:val="32"/>
                        <w:rPrChange w:id="1316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2"/>
                            <w:szCs w:val="32"/>
                          </w:rPr>
                        </w:rPrChange>
                      </w:rPr>
                      <w:delText>午</w:delText>
                    </w:r>
                    <w:r w:rsidRPr="00710858" w:rsidDel="000B5395">
                      <w:rPr>
                        <w:rFonts w:eastAsia="標楷體"/>
                        <w:sz w:val="32"/>
                        <w:szCs w:val="32"/>
                        <w:rPrChange w:id="13165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32"/>
                          </w:rPr>
                        </w:rPrChange>
                      </w:rPr>
                      <w:delText xml:space="preserve"> </w:delText>
                    </w:r>
                    <w:r w:rsidRPr="00710858" w:rsidDel="000B5395">
                      <w:rPr>
                        <w:rFonts w:eastAsia="標楷體" w:hint="eastAsia"/>
                        <w:sz w:val="32"/>
                        <w:szCs w:val="32"/>
                        <w:rPrChange w:id="1316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2"/>
                            <w:szCs w:val="32"/>
                          </w:rPr>
                        </w:rPrChange>
                      </w:rPr>
                      <w:delText>間</w:delText>
                    </w:r>
                    <w:r w:rsidRPr="00710858" w:rsidDel="000B5395">
                      <w:rPr>
                        <w:rFonts w:eastAsia="標楷體"/>
                        <w:sz w:val="32"/>
                        <w:szCs w:val="32"/>
                        <w:rPrChange w:id="13167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32"/>
                          </w:rPr>
                        </w:rPrChange>
                      </w:rPr>
                      <w:delText xml:space="preserve"> </w:delText>
                    </w:r>
                    <w:r w:rsidRPr="00710858" w:rsidDel="000B5395">
                      <w:rPr>
                        <w:rFonts w:eastAsia="標楷體" w:hint="eastAsia"/>
                        <w:sz w:val="32"/>
                        <w:szCs w:val="32"/>
                        <w:rPrChange w:id="1316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2"/>
                            <w:szCs w:val="32"/>
                          </w:rPr>
                        </w:rPrChange>
                      </w:rPr>
                      <w:delText>靜</w:delText>
                    </w:r>
                    <w:r w:rsidRPr="00710858" w:rsidDel="000B5395">
                      <w:rPr>
                        <w:rFonts w:eastAsia="標楷體"/>
                        <w:sz w:val="32"/>
                        <w:szCs w:val="32"/>
                        <w:rPrChange w:id="13169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32"/>
                          </w:rPr>
                        </w:rPrChange>
                      </w:rPr>
                      <w:delText xml:space="preserve"> </w:delText>
                    </w:r>
                    <w:r w:rsidRPr="00710858" w:rsidDel="000B5395">
                      <w:rPr>
                        <w:rFonts w:eastAsia="標楷體" w:hint="eastAsia"/>
                        <w:sz w:val="32"/>
                        <w:szCs w:val="32"/>
                        <w:rPrChange w:id="1317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2"/>
                            <w:szCs w:val="32"/>
                          </w:rPr>
                        </w:rPrChange>
                      </w:rPr>
                      <w:delText>息</w:delText>
                    </w:r>
                    <w:r w:rsidRPr="00710858" w:rsidDel="000B5395">
                      <w:rPr>
                        <w:rFonts w:eastAsia="標楷體"/>
                        <w:sz w:val="32"/>
                        <w:szCs w:val="32"/>
                        <w:rPrChange w:id="13171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32"/>
                          </w:rPr>
                        </w:rPrChange>
                      </w:rPr>
                      <w:delText xml:space="preserve"> )</w:delText>
                    </w:r>
                  </w:del>
                </w:p>
              </w:tc>
            </w:tr>
            <w:tr w:rsidR="00710858" w:rsidRPr="00710858" w:rsidDel="000B5395" w14:paraId="7A45651B" w14:textId="25A4527E" w:rsidTr="00942F9D">
              <w:trPr>
                <w:cantSplit/>
                <w:trHeight w:val="174"/>
                <w:del w:id="13172" w:author="Windows 使用者" w:date="2024-08-06T16:44:00Z"/>
              </w:trPr>
              <w:tc>
                <w:tcPr>
                  <w:tcW w:w="1206" w:type="dxa"/>
                  <w:vMerge/>
                  <w:vAlign w:val="center"/>
                </w:tcPr>
                <w:p w14:paraId="15C8EBC4" w14:textId="51D6B030" w:rsidR="001A5865" w:rsidRPr="00710858" w:rsidDel="000B5395" w:rsidRDefault="001A5865" w:rsidP="001A5865">
                  <w:pPr>
                    <w:snapToGrid w:val="0"/>
                    <w:spacing w:line="400" w:lineRule="exact"/>
                    <w:jc w:val="center"/>
                    <w:rPr>
                      <w:del w:id="13173" w:author="Windows 使用者" w:date="2024-08-06T16:44:00Z"/>
                      <w:rFonts w:eastAsia="標楷體"/>
                      <w:rPrChange w:id="13174" w:author="User" w:date="2025-08-27T11:49:00Z">
                        <w:rPr>
                          <w:del w:id="13175" w:author="Windows 使用者" w:date="2024-08-06T16:44:00Z"/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2096" w:type="dxa"/>
                  <w:gridSpan w:val="2"/>
                  <w:vMerge/>
                  <w:vAlign w:val="center"/>
                </w:tcPr>
                <w:p w14:paraId="58096876" w14:textId="3431F8A8" w:rsidR="001A5865" w:rsidRPr="00710858" w:rsidDel="000B5395" w:rsidRDefault="001A5865" w:rsidP="001A5865">
                  <w:pPr>
                    <w:snapToGrid w:val="0"/>
                    <w:spacing w:line="400" w:lineRule="exact"/>
                    <w:jc w:val="center"/>
                    <w:rPr>
                      <w:del w:id="13176" w:author="Windows 使用者" w:date="2024-08-06T16:44:00Z"/>
                      <w:rFonts w:eastAsia="標楷體"/>
                      <w:sz w:val="26"/>
                      <w:szCs w:val="26"/>
                      <w:rPrChange w:id="13177" w:author="User" w:date="2025-08-27T11:49:00Z">
                        <w:rPr>
                          <w:del w:id="13178" w:author="Windows 使用者" w:date="2024-08-06T16:44:00Z"/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</w:p>
              </w:tc>
              <w:tc>
                <w:tcPr>
                  <w:tcW w:w="503" w:type="dxa"/>
                  <w:vMerge/>
                  <w:vAlign w:val="center"/>
                </w:tcPr>
                <w:p w14:paraId="7BF961C9" w14:textId="7C1D08FD" w:rsidR="001A5865" w:rsidRPr="00710858" w:rsidDel="000B5395" w:rsidRDefault="001A5865" w:rsidP="001A5865">
                  <w:pPr>
                    <w:snapToGrid w:val="0"/>
                    <w:jc w:val="center"/>
                    <w:rPr>
                      <w:del w:id="13179" w:author="Windows 使用者" w:date="2024-08-06T16:44:00Z"/>
                      <w:rFonts w:eastAsia="標楷體"/>
                      <w:rPrChange w:id="13180" w:author="User" w:date="2025-08-27T11:49:00Z">
                        <w:rPr>
                          <w:del w:id="13181" w:author="Windows 使用者" w:date="2024-08-06T16:44:00Z"/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6860" w:type="dxa"/>
                  <w:gridSpan w:val="6"/>
                  <w:tcBorders>
                    <w:top w:val="nil"/>
                  </w:tcBorders>
                  <w:vAlign w:val="center"/>
                </w:tcPr>
                <w:p w14:paraId="292963F1" w14:textId="00EEC873" w:rsidR="001A5865" w:rsidRPr="00710858" w:rsidDel="000B5395" w:rsidRDefault="001A5865" w:rsidP="001A5865">
                  <w:pPr>
                    <w:snapToGrid w:val="0"/>
                    <w:spacing w:line="400" w:lineRule="exact"/>
                    <w:jc w:val="center"/>
                    <w:rPr>
                      <w:del w:id="13182" w:author="Windows 使用者" w:date="2024-08-06T16:44:00Z"/>
                      <w:rFonts w:eastAsia="標楷體"/>
                      <w:sz w:val="32"/>
                      <w:szCs w:val="32"/>
                      <w:rPrChange w:id="13183" w:author="User" w:date="2025-08-27T11:49:00Z">
                        <w:rPr>
                          <w:del w:id="13184" w:author="Windows 使用者" w:date="2024-08-06T16:44:00Z"/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del w:id="13185" w:author="Windows 使用者" w:date="2024-08-06T16:44:00Z">
                    <w:r w:rsidRPr="00710858" w:rsidDel="000B5395">
                      <w:rPr>
                        <w:rFonts w:eastAsia="標楷體"/>
                        <w:sz w:val="32"/>
                        <w:szCs w:val="32"/>
                        <w:rPrChange w:id="13186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32"/>
                          </w:rPr>
                        </w:rPrChange>
                      </w:rPr>
                      <w:delText>Lunch   Time</w:delText>
                    </w:r>
                  </w:del>
                </w:p>
              </w:tc>
              <w:tc>
                <w:tcPr>
                  <w:tcW w:w="6861" w:type="dxa"/>
                  <w:vAlign w:val="center"/>
                </w:tcPr>
                <w:p w14:paraId="33EBDB36" w14:textId="638CA50A" w:rsidR="001A5865" w:rsidRPr="00710858" w:rsidDel="000B5395" w:rsidRDefault="001A5865" w:rsidP="001A5865">
                  <w:pPr>
                    <w:snapToGrid w:val="0"/>
                    <w:spacing w:line="400" w:lineRule="exact"/>
                    <w:jc w:val="center"/>
                    <w:rPr>
                      <w:del w:id="13187" w:author="Windows 使用者" w:date="2024-08-06T16:44:00Z"/>
                      <w:rFonts w:eastAsia="標楷體"/>
                      <w:sz w:val="32"/>
                      <w:szCs w:val="32"/>
                      <w:rPrChange w:id="13188" w:author="User" w:date="2025-08-27T11:49:00Z">
                        <w:rPr>
                          <w:del w:id="13189" w:author="Windows 使用者" w:date="2024-08-06T16:44:00Z"/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del w:id="13190" w:author="Windows 使用者" w:date="2024-08-06T16:44:00Z">
                    <w:r w:rsidRPr="00710858" w:rsidDel="000B5395">
                      <w:rPr>
                        <w:rFonts w:eastAsia="標楷體"/>
                        <w:sz w:val="32"/>
                        <w:szCs w:val="32"/>
                        <w:rPrChange w:id="13191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32"/>
                          </w:rPr>
                        </w:rPrChange>
                      </w:rPr>
                      <w:delText>Lunch   Time</w:delText>
                    </w:r>
                  </w:del>
                </w:p>
              </w:tc>
            </w:tr>
            <w:tr w:rsidR="00710858" w:rsidRPr="00710858" w:rsidDel="000B5395" w14:paraId="1127CDAB" w14:textId="4AAE6A10" w:rsidTr="00942F9D">
              <w:trPr>
                <w:gridAfter w:val="1"/>
                <w:wAfter w:w="6861" w:type="dxa"/>
                <w:cantSplit/>
                <w:del w:id="13192" w:author="Windows 使用者" w:date="2024-08-06T16:44:00Z"/>
              </w:trPr>
              <w:tc>
                <w:tcPr>
                  <w:tcW w:w="1206" w:type="dxa"/>
                  <w:vMerge/>
                  <w:vAlign w:val="center"/>
                </w:tcPr>
                <w:p w14:paraId="5344A961" w14:textId="2BFD7342" w:rsidR="001A5865" w:rsidRPr="00710858" w:rsidDel="000B5395" w:rsidRDefault="001A5865" w:rsidP="001A5865">
                  <w:pPr>
                    <w:snapToGrid w:val="0"/>
                    <w:spacing w:line="400" w:lineRule="exact"/>
                    <w:jc w:val="center"/>
                    <w:rPr>
                      <w:del w:id="13193" w:author="Windows 使用者" w:date="2024-08-06T16:44:00Z"/>
                      <w:rFonts w:eastAsia="標楷體"/>
                      <w:rPrChange w:id="13194" w:author="User" w:date="2025-08-27T11:49:00Z">
                        <w:rPr>
                          <w:del w:id="13195" w:author="Windows 使用者" w:date="2024-08-06T16:44:00Z"/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0C22CFB9" w14:textId="353B6965" w:rsidR="001A5865" w:rsidRPr="00710858" w:rsidDel="000B5395" w:rsidRDefault="001A5865" w:rsidP="001A5865">
                  <w:pPr>
                    <w:snapToGrid w:val="0"/>
                    <w:spacing w:beforeLines="50" w:before="180" w:afterLines="50" w:after="180"/>
                    <w:jc w:val="center"/>
                    <w:rPr>
                      <w:del w:id="13196" w:author="Windows 使用者" w:date="2024-08-06T16:44:00Z"/>
                      <w:rFonts w:eastAsia="標楷體"/>
                      <w:sz w:val="44"/>
                      <w:rPrChange w:id="13197" w:author="User" w:date="2025-08-27T11:49:00Z">
                        <w:rPr>
                          <w:del w:id="13198" w:author="Windows 使用者" w:date="2024-08-06T16:44:00Z"/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del w:id="13199" w:author="Windows 使用者" w:date="2024-08-06T16:44:00Z">
                    <w:r w:rsidRPr="00710858" w:rsidDel="000B5395">
                      <w:rPr>
                        <w:rFonts w:eastAsia="標楷體"/>
                        <w:sz w:val="44"/>
                        <w:rPrChange w:id="13200" w:author="User" w:date="2025-08-27T11:49:00Z">
                          <w:rPr>
                            <w:rFonts w:eastAsia="標楷體"/>
                            <w:color w:val="000000" w:themeColor="text1"/>
                            <w:sz w:val="44"/>
                          </w:rPr>
                        </w:rPrChange>
                      </w:rPr>
                      <w:delText>5</w:delText>
                    </w:r>
                  </w:del>
                </w:p>
              </w:tc>
              <w:tc>
                <w:tcPr>
                  <w:tcW w:w="1571" w:type="dxa"/>
                  <w:vAlign w:val="center"/>
                </w:tcPr>
                <w:p w14:paraId="2E87ABBF" w14:textId="62AE415C" w:rsidR="001A5865" w:rsidRPr="00710858" w:rsidDel="000B5395" w:rsidRDefault="001A5865" w:rsidP="001A5865">
                  <w:pPr>
                    <w:snapToGrid w:val="0"/>
                    <w:jc w:val="center"/>
                    <w:rPr>
                      <w:del w:id="13201" w:author="Windows 使用者" w:date="2024-08-06T16:44:00Z"/>
                      <w:rFonts w:eastAsia="標楷體"/>
                      <w:sz w:val="26"/>
                      <w:szCs w:val="26"/>
                      <w:rPrChange w:id="13202" w:author="User" w:date="2025-08-27T11:49:00Z">
                        <w:rPr>
                          <w:del w:id="13203" w:author="Windows 使用者" w:date="2024-08-06T16:44:00Z"/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del w:id="13204" w:author="Windows 使用者" w:date="2024-08-06T16:44:00Z"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3205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13</w:delText>
                    </w:r>
                    <w:r w:rsidRPr="00710858" w:rsidDel="000B5395">
                      <w:rPr>
                        <w:rFonts w:eastAsia="標楷體" w:hint="eastAsia"/>
                        <w:sz w:val="26"/>
                        <w:szCs w:val="26"/>
                        <w:rPrChange w:id="1320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：</w:delText>
                    </w:r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3207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00</w:delText>
                    </w:r>
                  </w:del>
                </w:p>
                <w:p w14:paraId="25D4996D" w14:textId="0CB2033E" w:rsidR="001A5865" w:rsidRPr="00710858" w:rsidDel="000B5395" w:rsidRDefault="001A5865" w:rsidP="001A5865">
                  <w:pPr>
                    <w:snapToGrid w:val="0"/>
                    <w:jc w:val="center"/>
                    <w:rPr>
                      <w:del w:id="13208" w:author="Windows 使用者" w:date="2024-08-06T16:44:00Z"/>
                      <w:rFonts w:eastAsia="標楷體"/>
                      <w:sz w:val="26"/>
                      <w:szCs w:val="26"/>
                      <w:rPrChange w:id="13209" w:author="User" w:date="2025-08-27T11:49:00Z">
                        <w:rPr>
                          <w:del w:id="13210" w:author="Windows 使用者" w:date="2024-08-06T16:44:00Z"/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del w:id="13211" w:author="Windows 使用者" w:date="2024-08-06T16:44:00Z"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3212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|</w:delText>
                    </w:r>
                  </w:del>
                </w:p>
                <w:p w14:paraId="680EB8AC" w14:textId="434706EE" w:rsidR="001A5865" w:rsidRPr="00710858" w:rsidDel="000B5395" w:rsidRDefault="001A5865" w:rsidP="001A5865">
                  <w:pPr>
                    <w:snapToGrid w:val="0"/>
                    <w:jc w:val="center"/>
                    <w:rPr>
                      <w:del w:id="13213" w:author="Windows 使用者" w:date="2024-08-06T16:44:00Z"/>
                      <w:rFonts w:eastAsia="標楷體"/>
                      <w:sz w:val="26"/>
                      <w:szCs w:val="26"/>
                      <w:rPrChange w:id="13214" w:author="User" w:date="2025-08-27T11:49:00Z">
                        <w:rPr>
                          <w:del w:id="13215" w:author="Windows 使用者" w:date="2024-08-06T16:44:00Z"/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del w:id="13216" w:author="Windows 使用者" w:date="2024-08-06T16:44:00Z"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3217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13</w:delText>
                    </w:r>
                    <w:r w:rsidRPr="00710858" w:rsidDel="000B5395">
                      <w:rPr>
                        <w:rFonts w:eastAsia="標楷體" w:hint="eastAsia"/>
                        <w:sz w:val="26"/>
                        <w:szCs w:val="26"/>
                        <w:rPrChange w:id="1321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：</w:delText>
                    </w:r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3219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45</w:delText>
                    </w:r>
                  </w:del>
                </w:p>
              </w:tc>
              <w:tc>
                <w:tcPr>
                  <w:tcW w:w="503" w:type="dxa"/>
                  <w:vAlign w:val="center"/>
                </w:tcPr>
                <w:p w14:paraId="17CF82AB" w14:textId="16E1BDFE" w:rsidR="001A5865" w:rsidRPr="00710858" w:rsidDel="000B5395" w:rsidRDefault="001A5865" w:rsidP="001A5865">
                  <w:pPr>
                    <w:snapToGrid w:val="0"/>
                    <w:jc w:val="center"/>
                    <w:rPr>
                      <w:del w:id="13220" w:author="Windows 使用者" w:date="2024-08-06T16:44:00Z"/>
                      <w:rFonts w:eastAsia="標楷體"/>
                      <w:rPrChange w:id="13221" w:author="User" w:date="2025-08-27T11:49:00Z">
                        <w:rPr>
                          <w:del w:id="13222" w:author="Windows 使用者" w:date="2024-08-06T16:44:00Z"/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del w:id="13223" w:author="Windows 使用者" w:date="2024-08-06T16:44:00Z">
                    <w:r w:rsidRPr="00710858" w:rsidDel="000B5395">
                      <w:rPr>
                        <w:rFonts w:eastAsia="標楷體"/>
                        <w:rPrChange w:id="13224" w:author="User" w:date="2025-08-27T11:49:00Z">
                          <w:rPr>
                            <w:rFonts w:eastAsia="標楷體"/>
                            <w:color w:val="000000" w:themeColor="text1"/>
                          </w:rPr>
                        </w:rPrChange>
                      </w:rPr>
                      <w:delText>45</w:delText>
                    </w:r>
                  </w:del>
                </w:p>
              </w:tc>
              <w:tc>
                <w:tcPr>
                  <w:tcW w:w="1371" w:type="dxa"/>
                  <w:vAlign w:val="center"/>
                </w:tcPr>
                <w:p w14:paraId="0ED487FB" w14:textId="6D427178" w:rsidR="001A5865" w:rsidRPr="00710858" w:rsidDel="000B5395" w:rsidRDefault="001A5865" w:rsidP="001A5865">
                  <w:pPr>
                    <w:snapToGrid w:val="0"/>
                    <w:jc w:val="center"/>
                    <w:rPr>
                      <w:del w:id="13225" w:author="Windows 使用者" w:date="2024-08-06T16:44:00Z"/>
                      <w:rFonts w:eastAsia="標楷體"/>
                      <w:sz w:val="36"/>
                      <w:szCs w:val="36"/>
                      <w:rPrChange w:id="13226" w:author="User" w:date="2025-08-27T11:49:00Z">
                        <w:rPr>
                          <w:del w:id="13227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1" w:type="dxa"/>
                  <w:vAlign w:val="center"/>
                </w:tcPr>
                <w:p w14:paraId="0A7161F5" w14:textId="2907EB47" w:rsidR="001A5865" w:rsidRPr="00710858" w:rsidDel="000B5395" w:rsidRDefault="001A5865" w:rsidP="001A5865">
                  <w:pPr>
                    <w:snapToGrid w:val="0"/>
                    <w:spacing w:line="360" w:lineRule="exact"/>
                    <w:jc w:val="center"/>
                    <w:rPr>
                      <w:del w:id="13228" w:author="Windows 使用者" w:date="2024-08-06T16:44:00Z"/>
                      <w:rFonts w:eastAsia="標楷體"/>
                      <w:sz w:val="36"/>
                      <w:szCs w:val="36"/>
                      <w:shd w:val="pct15" w:color="auto" w:fill="FFFFFF"/>
                      <w:rPrChange w:id="13229" w:author="User" w:date="2025-08-27T11:49:00Z">
                        <w:rPr>
                          <w:del w:id="13230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  <w:shd w:val="pct15" w:color="auto" w:fill="FFFFFF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tcBorders>
                    <w:bottom w:val="single" w:sz="4" w:space="0" w:color="auto"/>
                  </w:tcBorders>
                  <w:vAlign w:val="center"/>
                </w:tcPr>
                <w:p w14:paraId="3AC7A934" w14:textId="2FD9BED0" w:rsidR="001A5865" w:rsidRPr="00710858" w:rsidDel="000B5395" w:rsidRDefault="001A5865" w:rsidP="001A5865">
                  <w:pPr>
                    <w:snapToGrid w:val="0"/>
                    <w:spacing w:line="400" w:lineRule="exact"/>
                    <w:jc w:val="center"/>
                    <w:rPr>
                      <w:del w:id="13231" w:author="Windows 使用者" w:date="2024-08-06T16:44:00Z"/>
                      <w:rFonts w:eastAsia="標楷體"/>
                      <w:sz w:val="36"/>
                      <w:szCs w:val="36"/>
                      <w:rPrChange w:id="13232" w:author="User" w:date="2025-08-27T11:49:00Z">
                        <w:rPr>
                          <w:del w:id="13233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gridSpan w:val="2"/>
                  <w:vAlign w:val="center"/>
                </w:tcPr>
                <w:p w14:paraId="18B30862" w14:textId="4F79F7FF" w:rsidR="001A5865" w:rsidRPr="00710858" w:rsidDel="000B5395" w:rsidRDefault="001A5865" w:rsidP="001A5865">
                  <w:pPr>
                    <w:snapToGrid w:val="0"/>
                    <w:spacing w:line="180" w:lineRule="auto"/>
                    <w:jc w:val="center"/>
                    <w:rPr>
                      <w:del w:id="13234" w:author="Windows 使用者" w:date="2024-08-06T16:44:00Z"/>
                      <w:rFonts w:eastAsia="標楷體"/>
                      <w:sz w:val="32"/>
                      <w:szCs w:val="26"/>
                      <w:rPrChange w:id="13235" w:author="User" w:date="2025-08-27T11:49:00Z">
                        <w:rPr>
                          <w:del w:id="13236" w:author="Windows 使用者" w:date="2024-08-06T16:44:00Z"/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27555EEF" w14:textId="152BC197" w:rsidR="001A5865" w:rsidRPr="00710858" w:rsidDel="000B5395" w:rsidRDefault="001A5865" w:rsidP="001A5865">
                  <w:pPr>
                    <w:snapToGrid w:val="0"/>
                    <w:spacing w:line="360" w:lineRule="exact"/>
                    <w:jc w:val="center"/>
                    <w:rPr>
                      <w:del w:id="13237" w:author="Windows 使用者" w:date="2024-08-06T16:44:00Z"/>
                      <w:rFonts w:eastAsia="標楷體"/>
                      <w:sz w:val="36"/>
                      <w:szCs w:val="36"/>
                      <w:rPrChange w:id="13238" w:author="User" w:date="2025-08-27T11:49:00Z">
                        <w:rPr>
                          <w:del w:id="13239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:rsidDel="000B5395" w14:paraId="11161076" w14:textId="46C6BC1B" w:rsidTr="00942F9D">
              <w:trPr>
                <w:gridAfter w:val="1"/>
                <w:wAfter w:w="6861" w:type="dxa"/>
                <w:cantSplit/>
                <w:del w:id="13240" w:author="Windows 使用者" w:date="2024-08-06T16:44:00Z"/>
              </w:trPr>
              <w:tc>
                <w:tcPr>
                  <w:tcW w:w="1206" w:type="dxa"/>
                  <w:vMerge/>
                  <w:vAlign w:val="center"/>
                </w:tcPr>
                <w:p w14:paraId="3F09E09A" w14:textId="2027C819" w:rsidR="001A5865" w:rsidRPr="00710858" w:rsidDel="000B5395" w:rsidRDefault="001A5865" w:rsidP="001A5865">
                  <w:pPr>
                    <w:snapToGrid w:val="0"/>
                    <w:spacing w:line="400" w:lineRule="exact"/>
                    <w:jc w:val="center"/>
                    <w:rPr>
                      <w:del w:id="13241" w:author="Windows 使用者" w:date="2024-08-06T16:44:00Z"/>
                      <w:rFonts w:eastAsia="標楷體"/>
                      <w:rPrChange w:id="13242" w:author="User" w:date="2025-08-27T11:49:00Z">
                        <w:rPr>
                          <w:del w:id="13243" w:author="Windows 使用者" w:date="2024-08-06T16:44:00Z"/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78FA58B9" w14:textId="31342A38" w:rsidR="001A5865" w:rsidRPr="00710858" w:rsidDel="000B5395" w:rsidRDefault="001A5865" w:rsidP="001A5865">
                  <w:pPr>
                    <w:snapToGrid w:val="0"/>
                    <w:spacing w:beforeLines="50" w:before="180" w:afterLines="50" w:after="180"/>
                    <w:jc w:val="center"/>
                    <w:rPr>
                      <w:del w:id="13244" w:author="Windows 使用者" w:date="2024-08-06T16:44:00Z"/>
                      <w:rFonts w:eastAsia="標楷體"/>
                      <w:sz w:val="44"/>
                      <w:rPrChange w:id="13245" w:author="User" w:date="2025-08-27T11:49:00Z">
                        <w:rPr>
                          <w:del w:id="13246" w:author="Windows 使用者" w:date="2024-08-06T16:44:00Z"/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del w:id="13247" w:author="Windows 使用者" w:date="2024-08-06T16:44:00Z">
                    <w:r w:rsidRPr="00710858" w:rsidDel="000B5395">
                      <w:rPr>
                        <w:rFonts w:eastAsia="標楷體"/>
                        <w:sz w:val="44"/>
                        <w:rPrChange w:id="13248" w:author="User" w:date="2025-08-27T11:49:00Z">
                          <w:rPr>
                            <w:rFonts w:eastAsia="標楷體"/>
                            <w:color w:val="000000" w:themeColor="text1"/>
                            <w:sz w:val="44"/>
                          </w:rPr>
                        </w:rPrChange>
                      </w:rPr>
                      <w:delText>6</w:delText>
                    </w:r>
                  </w:del>
                </w:p>
              </w:tc>
              <w:tc>
                <w:tcPr>
                  <w:tcW w:w="1571" w:type="dxa"/>
                  <w:vAlign w:val="center"/>
                </w:tcPr>
                <w:p w14:paraId="372A96D0" w14:textId="587E842E" w:rsidR="001A5865" w:rsidRPr="00710858" w:rsidDel="000B5395" w:rsidRDefault="001A5865" w:rsidP="001A5865">
                  <w:pPr>
                    <w:snapToGrid w:val="0"/>
                    <w:jc w:val="center"/>
                    <w:rPr>
                      <w:del w:id="13249" w:author="Windows 使用者" w:date="2024-08-06T16:44:00Z"/>
                      <w:rFonts w:eastAsia="標楷體"/>
                      <w:sz w:val="26"/>
                      <w:szCs w:val="26"/>
                      <w:rPrChange w:id="13250" w:author="User" w:date="2025-08-27T11:49:00Z">
                        <w:rPr>
                          <w:del w:id="13251" w:author="Windows 使用者" w:date="2024-08-06T16:44:00Z"/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del w:id="13252" w:author="Windows 使用者" w:date="2024-08-06T16:44:00Z"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3253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13</w:delText>
                    </w:r>
                    <w:r w:rsidRPr="00710858" w:rsidDel="000B5395">
                      <w:rPr>
                        <w:rFonts w:eastAsia="標楷體" w:hint="eastAsia"/>
                        <w:sz w:val="26"/>
                        <w:szCs w:val="26"/>
                        <w:rPrChange w:id="1325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：</w:delText>
                    </w:r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3255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55</w:delText>
                    </w:r>
                  </w:del>
                </w:p>
                <w:p w14:paraId="77E868B9" w14:textId="3E571C61" w:rsidR="001A5865" w:rsidRPr="00710858" w:rsidDel="000B5395" w:rsidRDefault="001A5865" w:rsidP="001A5865">
                  <w:pPr>
                    <w:snapToGrid w:val="0"/>
                    <w:jc w:val="center"/>
                    <w:rPr>
                      <w:del w:id="13256" w:author="Windows 使用者" w:date="2024-08-06T16:44:00Z"/>
                      <w:rFonts w:eastAsia="標楷體"/>
                      <w:sz w:val="26"/>
                      <w:szCs w:val="26"/>
                      <w:rPrChange w:id="13257" w:author="User" w:date="2025-08-27T11:49:00Z">
                        <w:rPr>
                          <w:del w:id="13258" w:author="Windows 使用者" w:date="2024-08-06T16:44:00Z"/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del w:id="13259" w:author="Windows 使用者" w:date="2024-08-06T16:44:00Z"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3260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|</w:delText>
                    </w:r>
                  </w:del>
                </w:p>
                <w:p w14:paraId="2A068622" w14:textId="39447698" w:rsidR="001A5865" w:rsidRPr="00710858" w:rsidDel="000B5395" w:rsidRDefault="001A5865" w:rsidP="001A5865">
                  <w:pPr>
                    <w:snapToGrid w:val="0"/>
                    <w:jc w:val="center"/>
                    <w:rPr>
                      <w:del w:id="13261" w:author="Windows 使用者" w:date="2024-08-06T16:44:00Z"/>
                      <w:rFonts w:eastAsia="標楷體"/>
                      <w:sz w:val="26"/>
                      <w:szCs w:val="26"/>
                      <w:rPrChange w:id="13262" w:author="User" w:date="2025-08-27T11:49:00Z">
                        <w:rPr>
                          <w:del w:id="13263" w:author="Windows 使用者" w:date="2024-08-06T16:44:00Z"/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del w:id="13264" w:author="Windows 使用者" w:date="2024-08-06T16:44:00Z"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3265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14</w:delText>
                    </w:r>
                    <w:r w:rsidRPr="00710858" w:rsidDel="000B5395">
                      <w:rPr>
                        <w:rFonts w:eastAsia="標楷體" w:hint="eastAsia"/>
                        <w:sz w:val="26"/>
                        <w:szCs w:val="26"/>
                        <w:rPrChange w:id="1326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：</w:delText>
                    </w:r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3267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40</w:delText>
                    </w:r>
                  </w:del>
                </w:p>
              </w:tc>
              <w:tc>
                <w:tcPr>
                  <w:tcW w:w="503" w:type="dxa"/>
                  <w:vAlign w:val="center"/>
                </w:tcPr>
                <w:p w14:paraId="575482D1" w14:textId="12866D4E" w:rsidR="001A5865" w:rsidRPr="00710858" w:rsidDel="000B5395" w:rsidRDefault="001A5865" w:rsidP="001A5865">
                  <w:pPr>
                    <w:snapToGrid w:val="0"/>
                    <w:jc w:val="center"/>
                    <w:rPr>
                      <w:del w:id="13268" w:author="Windows 使用者" w:date="2024-08-06T16:44:00Z"/>
                      <w:rFonts w:eastAsia="標楷體"/>
                      <w:rPrChange w:id="13269" w:author="User" w:date="2025-08-27T11:49:00Z">
                        <w:rPr>
                          <w:del w:id="13270" w:author="Windows 使用者" w:date="2024-08-06T16:44:00Z"/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del w:id="13271" w:author="Windows 使用者" w:date="2024-08-06T16:44:00Z">
                    <w:r w:rsidRPr="00710858" w:rsidDel="000B5395">
                      <w:rPr>
                        <w:rFonts w:eastAsia="標楷體"/>
                        <w:rPrChange w:id="13272" w:author="User" w:date="2025-08-27T11:49:00Z">
                          <w:rPr>
                            <w:rFonts w:eastAsia="標楷體"/>
                            <w:color w:val="000000" w:themeColor="text1"/>
                          </w:rPr>
                        </w:rPrChange>
                      </w:rPr>
                      <w:delText>40</w:delText>
                    </w:r>
                  </w:del>
                </w:p>
              </w:tc>
              <w:tc>
                <w:tcPr>
                  <w:tcW w:w="1371" w:type="dxa"/>
                  <w:tcBorders>
                    <w:bottom w:val="single" w:sz="4" w:space="0" w:color="auto"/>
                  </w:tcBorders>
                  <w:vAlign w:val="center"/>
                </w:tcPr>
                <w:p w14:paraId="602B7C2B" w14:textId="4AD2C7CF" w:rsidR="001A5865" w:rsidRPr="00710858" w:rsidDel="000B5395" w:rsidRDefault="00CB0F7E" w:rsidP="001A5865">
                  <w:pPr>
                    <w:snapToGrid w:val="0"/>
                    <w:ind w:leftChars="-50" w:left="-120" w:rightChars="-27" w:right="-65"/>
                    <w:jc w:val="center"/>
                    <w:rPr>
                      <w:del w:id="13273" w:author="Windows 使用者" w:date="2024-08-06T16:44:00Z"/>
                      <w:rFonts w:eastAsia="標楷體"/>
                      <w:sz w:val="36"/>
                      <w:szCs w:val="36"/>
                      <w:rPrChange w:id="13274" w:author="User" w:date="2025-08-27T11:49:00Z">
                        <w:rPr>
                          <w:del w:id="13275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3276" w:author="Windows 使用者" w:date="2024-08-06T16:44:00Z">
                    <w:r w:rsidRPr="00710858" w:rsidDel="000B5395">
                      <w:rPr>
                        <w:rFonts w:eastAsia="標楷體"/>
                        <w:sz w:val="36"/>
                        <w:szCs w:val="36"/>
                        <w:rPrChange w:id="13277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3</w:delText>
                    </w:r>
                    <w:r w:rsidR="001A5865" w:rsidRPr="00710858" w:rsidDel="000B5395">
                      <w:rPr>
                        <w:rFonts w:eastAsia="標楷體"/>
                        <w:sz w:val="36"/>
                        <w:szCs w:val="36"/>
                        <w:rPrChange w:id="13278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01</w:delText>
                    </w:r>
                  </w:del>
                </w:p>
                <w:p w14:paraId="7F475B34" w14:textId="4A1BF2C5" w:rsidR="001A5865" w:rsidRPr="00710858" w:rsidDel="000B5395" w:rsidRDefault="001A5865" w:rsidP="001A5865">
                  <w:pPr>
                    <w:snapToGrid w:val="0"/>
                    <w:ind w:leftChars="-50" w:left="-120" w:rightChars="-27" w:right="-65"/>
                    <w:jc w:val="center"/>
                    <w:rPr>
                      <w:del w:id="13279" w:author="Windows 使用者" w:date="2024-08-06T16:44:00Z"/>
                      <w:rFonts w:eastAsia="標楷體"/>
                      <w:sz w:val="36"/>
                      <w:szCs w:val="36"/>
                      <w:rPrChange w:id="13280" w:author="User" w:date="2025-08-27T11:49:00Z">
                        <w:rPr>
                          <w:del w:id="13281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3282" w:author="Windows 使用者" w:date="2024-08-06T16:44:00Z">
                    <w:r w:rsidRPr="00710858" w:rsidDel="000B5395">
                      <w:rPr>
                        <w:rFonts w:eastAsia="標楷體" w:hint="eastAsia"/>
                        <w:sz w:val="36"/>
                        <w:szCs w:val="36"/>
                        <w:rPrChange w:id="1328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英語</w:delText>
                    </w:r>
                  </w:del>
                </w:p>
              </w:tc>
              <w:tc>
                <w:tcPr>
                  <w:tcW w:w="1371" w:type="dxa"/>
                  <w:tcBorders>
                    <w:bottom w:val="single" w:sz="4" w:space="0" w:color="auto"/>
                  </w:tcBorders>
                  <w:vAlign w:val="center"/>
                </w:tcPr>
                <w:p w14:paraId="6F82D512" w14:textId="2D3D5A91" w:rsidR="001A5865" w:rsidRPr="00710858" w:rsidDel="000B5395" w:rsidRDefault="001A5865" w:rsidP="001A5865">
                  <w:pPr>
                    <w:snapToGrid w:val="0"/>
                    <w:jc w:val="center"/>
                    <w:rPr>
                      <w:del w:id="13284" w:author="Windows 使用者" w:date="2024-08-06T16:44:00Z"/>
                      <w:rFonts w:eastAsia="標楷體"/>
                      <w:sz w:val="36"/>
                      <w:szCs w:val="36"/>
                      <w:rPrChange w:id="13285" w:author="User" w:date="2025-08-27T11:49:00Z">
                        <w:rPr>
                          <w:del w:id="13286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935050F" w14:textId="25C82ED7" w:rsidR="001A5865" w:rsidRPr="00710858" w:rsidDel="000B5395" w:rsidRDefault="001A5865" w:rsidP="001A5865">
                  <w:pPr>
                    <w:snapToGrid w:val="0"/>
                    <w:jc w:val="center"/>
                    <w:rPr>
                      <w:del w:id="13287" w:author="Windows 使用者" w:date="2024-08-06T16:44:00Z"/>
                      <w:rFonts w:eastAsia="標楷體"/>
                      <w:sz w:val="36"/>
                      <w:szCs w:val="36"/>
                      <w:rPrChange w:id="13288" w:author="User" w:date="2025-08-27T11:49:00Z">
                        <w:rPr>
                          <w:del w:id="13289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14:paraId="520FCB1E" w14:textId="0BB9B07F" w:rsidR="001A5865" w:rsidRPr="00710858" w:rsidDel="000B5395" w:rsidRDefault="001A5865" w:rsidP="001A5865">
                  <w:pPr>
                    <w:snapToGrid w:val="0"/>
                    <w:spacing w:line="360" w:lineRule="exact"/>
                    <w:jc w:val="center"/>
                    <w:rPr>
                      <w:del w:id="13290" w:author="Windows 使用者" w:date="2024-08-06T16:44:00Z"/>
                      <w:rFonts w:eastAsia="標楷體"/>
                      <w:sz w:val="36"/>
                      <w:szCs w:val="36"/>
                      <w:rPrChange w:id="13291" w:author="User" w:date="2025-08-27T11:49:00Z">
                        <w:rPr>
                          <w:del w:id="13292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tcBorders>
                    <w:bottom w:val="single" w:sz="4" w:space="0" w:color="auto"/>
                  </w:tcBorders>
                  <w:vAlign w:val="center"/>
                </w:tcPr>
                <w:p w14:paraId="42F0205B" w14:textId="6DB4A910" w:rsidR="001A5865" w:rsidRPr="00710858" w:rsidDel="000B5395" w:rsidRDefault="001A5865" w:rsidP="001A5865">
                  <w:pPr>
                    <w:snapToGrid w:val="0"/>
                    <w:jc w:val="center"/>
                    <w:rPr>
                      <w:del w:id="13293" w:author="Windows 使用者" w:date="2024-08-06T16:44:00Z"/>
                      <w:rFonts w:eastAsia="標楷體"/>
                      <w:sz w:val="36"/>
                      <w:szCs w:val="36"/>
                      <w:rPrChange w:id="13294" w:author="User" w:date="2025-08-27T11:49:00Z">
                        <w:rPr>
                          <w:del w:id="13295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:rsidDel="000B5395" w14:paraId="4A802111" w14:textId="046C06BD" w:rsidTr="00942F9D">
              <w:trPr>
                <w:cantSplit/>
                <w:trHeight w:val="661"/>
                <w:del w:id="13296" w:author="Windows 使用者" w:date="2024-08-06T16:44:00Z"/>
              </w:trPr>
              <w:tc>
                <w:tcPr>
                  <w:tcW w:w="1206" w:type="dxa"/>
                  <w:vMerge/>
                  <w:vAlign w:val="center"/>
                </w:tcPr>
                <w:p w14:paraId="16824AB3" w14:textId="512B23DC" w:rsidR="001A5865" w:rsidRPr="00710858" w:rsidDel="000B5395" w:rsidRDefault="001A5865" w:rsidP="001A5865">
                  <w:pPr>
                    <w:snapToGrid w:val="0"/>
                    <w:spacing w:line="400" w:lineRule="exact"/>
                    <w:jc w:val="center"/>
                    <w:rPr>
                      <w:del w:id="13297" w:author="Windows 使用者" w:date="2024-08-06T16:44:00Z"/>
                      <w:rFonts w:eastAsia="標楷體"/>
                      <w:rPrChange w:id="13298" w:author="User" w:date="2025-08-27T11:49:00Z">
                        <w:rPr>
                          <w:del w:id="13299" w:author="Windows 使用者" w:date="2024-08-06T16:44:00Z"/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2096" w:type="dxa"/>
                  <w:gridSpan w:val="2"/>
                  <w:vAlign w:val="center"/>
                </w:tcPr>
                <w:p w14:paraId="1F78619D" w14:textId="7F0B96C5" w:rsidR="001A5865" w:rsidRPr="00710858" w:rsidDel="000B5395" w:rsidRDefault="001A5865" w:rsidP="001A5865">
                  <w:pPr>
                    <w:snapToGrid w:val="0"/>
                    <w:jc w:val="center"/>
                    <w:rPr>
                      <w:del w:id="13300" w:author="Windows 使用者" w:date="2024-08-06T16:44:00Z"/>
                      <w:rFonts w:eastAsia="標楷體"/>
                      <w:sz w:val="26"/>
                      <w:szCs w:val="26"/>
                      <w:rPrChange w:id="13301" w:author="User" w:date="2025-08-27T11:49:00Z">
                        <w:rPr>
                          <w:del w:id="13302" w:author="Windows 使用者" w:date="2024-08-06T16:44:00Z"/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del w:id="13303" w:author="Windows 使用者" w:date="2024-08-06T16:44:00Z"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3304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14</w:delText>
                    </w:r>
                    <w:r w:rsidRPr="00710858" w:rsidDel="000B5395">
                      <w:rPr>
                        <w:rFonts w:eastAsia="標楷體" w:hint="eastAsia"/>
                        <w:sz w:val="26"/>
                        <w:szCs w:val="26"/>
                        <w:rPrChange w:id="1330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：</w:delText>
                    </w:r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3306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40</w:delText>
                    </w:r>
                    <w:r w:rsidRPr="00710858" w:rsidDel="000B5395">
                      <w:rPr>
                        <w:rFonts w:eastAsia="標楷體" w:hint="eastAsia"/>
                        <w:sz w:val="26"/>
                        <w:szCs w:val="26"/>
                        <w:rPrChange w:id="1330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－</w:delText>
                    </w:r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3308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15</w:delText>
                    </w:r>
                    <w:r w:rsidRPr="00710858" w:rsidDel="000B5395">
                      <w:rPr>
                        <w:rFonts w:eastAsia="標楷體" w:hint="eastAsia"/>
                        <w:sz w:val="26"/>
                        <w:szCs w:val="26"/>
                        <w:rPrChange w:id="1330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：</w:delText>
                    </w:r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3310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00</w:delText>
                    </w:r>
                  </w:del>
                </w:p>
              </w:tc>
              <w:tc>
                <w:tcPr>
                  <w:tcW w:w="503" w:type="dxa"/>
                  <w:vAlign w:val="center"/>
                </w:tcPr>
                <w:p w14:paraId="68457A6E" w14:textId="7AA3FA53" w:rsidR="001A5865" w:rsidRPr="00710858" w:rsidDel="000B5395" w:rsidRDefault="001A5865" w:rsidP="001A5865">
                  <w:pPr>
                    <w:snapToGrid w:val="0"/>
                    <w:jc w:val="center"/>
                    <w:rPr>
                      <w:del w:id="13311" w:author="Windows 使用者" w:date="2024-08-06T16:44:00Z"/>
                      <w:rFonts w:eastAsia="標楷體"/>
                      <w:rPrChange w:id="13312" w:author="User" w:date="2025-08-27T11:49:00Z">
                        <w:rPr>
                          <w:del w:id="13313" w:author="Windows 使用者" w:date="2024-08-06T16:44:00Z"/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del w:id="13314" w:author="Windows 使用者" w:date="2024-08-06T16:44:00Z">
                    <w:r w:rsidRPr="00710858" w:rsidDel="000B5395">
                      <w:rPr>
                        <w:rFonts w:eastAsia="標楷體"/>
                        <w:rPrChange w:id="13315" w:author="User" w:date="2025-08-27T11:49:00Z">
                          <w:rPr>
                            <w:rFonts w:eastAsia="標楷體"/>
                            <w:color w:val="000000" w:themeColor="text1"/>
                          </w:rPr>
                        </w:rPrChange>
                      </w:rPr>
                      <w:delText>20</w:delText>
                    </w:r>
                  </w:del>
                </w:p>
              </w:tc>
              <w:tc>
                <w:tcPr>
                  <w:tcW w:w="6860" w:type="dxa"/>
                  <w:gridSpan w:val="6"/>
                  <w:tcBorders>
                    <w:bottom w:val="single" w:sz="4" w:space="0" w:color="auto"/>
                  </w:tcBorders>
                  <w:vAlign w:val="center"/>
                </w:tcPr>
                <w:p w14:paraId="4C76C938" w14:textId="7FC73E9B" w:rsidR="001A5865" w:rsidRPr="00710858" w:rsidDel="000B5395" w:rsidRDefault="001A5865" w:rsidP="001A5865">
                  <w:pPr>
                    <w:snapToGrid w:val="0"/>
                    <w:jc w:val="center"/>
                    <w:rPr>
                      <w:del w:id="13316" w:author="Windows 使用者" w:date="2024-08-06T16:44:00Z"/>
                      <w:rFonts w:eastAsia="標楷體"/>
                      <w:sz w:val="36"/>
                      <w:szCs w:val="36"/>
                      <w:rPrChange w:id="13317" w:author="User" w:date="2025-08-27T11:49:00Z">
                        <w:rPr>
                          <w:del w:id="13318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3319" w:author="Windows 使用者" w:date="2024-08-06T16:44:00Z">
                    <w:r w:rsidRPr="00710858" w:rsidDel="000B5395">
                      <w:rPr>
                        <w:rFonts w:eastAsia="標楷體" w:hint="eastAsia"/>
                        <w:sz w:val="36"/>
                        <w:szCs w:val="36"/>
                        <w:rPrChange w:id="1332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打掃時間</w:delText>
                    </w:r>
                    <w:r w:rsidRPr="00710858" w:rsidDel="000B5395">
                      <w:rPr>
                        <w:rFonts w:eastAsia="標楷體"/>
                        <w:sz w:val="36"/>
                        <w:szCs w:val="36"/>
                        <w:rPrChange w:id="13321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 xml:space="preserve"> </w:delText>
                    </w:r>
                    <w:r w:rsidRPr="00710858" w:rsidDel="000B5395">
                      <w:rPr>
                        <w:rPrChange w:id="13322" w:author="User" w:date="2025-08-27T11:49:00Z">
                          <w:rPr>
                            <w:color w:val="000000" w:themeColor="text1"/>
                          </w:rPr>
                        </w:rPrChange>
                      </w:rPr>
                      <w:delText xml:space="preserve"> </w:delText>
                    </w:r>
                    <w:r w:rsidRPr="00710858" w:rsidDel="000B5395">
                      <w:rPr>
                        <w:rFonts w:eastAsia="標楷體"/>
                        <w:sz w:val="36"/>
                        <w:szCs w:val="36"/>
                        <w:rPrChange w:id="13323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clean  Time</w:delText>
                    </w:r>
                  </w:del>
                </w:p>
              </w:tc>
              <w:tc>
                <w:tcPr>
                  <w:tcW w:w="6861" w:type="dxa"/>
                  <w:vAlign w:val="center"/>
                </w:tcPr>
                <w:p w14:paraId="04123B78" w14:textId="19B9B546" w:rsidR="001A5865" w:rsidRPr="00710858" w:rsidDel="000B5395" w:rsidRDefault="001A5865" w:rsidP="001A5865">
                  <w:pPr>
                    <w:snapToGrid w:val="0"/>
                    <w:jc w:val="center"/>
                    <w:rPr>
                      <w:del w:id="13324" w:author="Windows 使用者" w:date="2024-08-06T16:44:00Z"/>
                      <w:rFonts w:eastAsia="標楷體"/>
                      <w:sz w:val="36"/>
                      <w:szCs w:val="36"/>
                      <w:rPrChange w:id="13325" w:author="User" w:date="2025-08-27T11:49:00Z">
                        <w:rPr>
                          <w:del w:id="13326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3327" w:author="Windows 使用者" w:date="2024-08-06T16:44:00Z">
                    <w:r w:rsidRPr="00710858" w:rsidDel="000B5395">
                      <w:rPr>
                        <w:rFonts w:eastAsia="標楷體" w:hint="eastAsia"/>
                        <w:sz w:val="36"/>
                        <w:szCs w:val="36"/>
                        <w:rPrChange w:id="1332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打掃時間</w:delText>
                    </w:r>
                    <w:r w:rsidRPr="00710858" w:rsidDel="000B5395">
                      <w:rPr>
                        <w:rFonts w:eastAsia="標楷體"/>
                        <w:sz w:val="36"/>
                        <w:szCs w:val="36"/>
                        <w:rPrChange w:id="13329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 xml:space="preserve"> </w:delText>
                    </w:r>
                    <w:r w:rsidRPr="00710858" w:rsidDel="000B5395">
                      <w:rPr>
                        <w:rPrChange w:id="13330" w:author="User" w:date="2025-08-27T11:49:00Z">
                          <w:rPr>
                            <w:color w:val="000000" w:themeColor="text1"/>
                          </w:rPr>
                        </w:rPrChange>
                      </w:rPr>
                      <w:delText xml:space="preserve"> </w:delText>
                    </w:r>
                    <w:r w:rsidRPr="00710858" w:rsidDel="000B5395">
                      <w:rPr>
                        <w:rFonts w:eastAsia="標楷體"/>
                        <w:sz w:val="36"/>
                        <w:szCs w:val="36"/>
                        <w:rPrChange w:id="13331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clean  Time</w:delText>
                    </w:r>
                  </w:del>
                </w:p>
              </w:tc>
            </w:tr>
            <w:tr w:rsidR="00710858" w:rsidRPr="00710858" w:rsidDel="000B5395" w14:paraId="640411B5" w14:textId="2F0B62B4" w:rsidTr="00942F9D">
              <w:trPr>
                <w:gridAfter w:val="1"/>
                <w:wAfter w:w="6861" w:type="dxa"/>
                <w:cantSplit/>
                <w:trHeight w:val="1250"/>
                <w:del w:id="13332" w:author="Windows 使用者" w:date="2024-08-06T16:44:00Z"/>
              </w:trPr>
              <w:tc>
                <w:tcPr>
                  <w:tcW w:w="1206" w:type="dxa"/>
                  <w:vMerge/>
                  <w:vAlign w:val="center"/>
                </w:tcPr>
                <w:p w14:paraId="3081650A" w14:textId="3F4B3F00" w:rsidR="001A5865" w:rsidRPr="00710858" w:rsidDel="000B5395" w:rsidRDefault="001A5865" w:rsidP="001A5865">
                  <w:pPr>
                    <w:snapToGrid w:val="0"/>
                    <w:spacing w:line="400" w:lineRule="exact"/>
                    <w:jc w:val="center"/>
                    <w:rPr>
                      <w:del w:id="13333" w:author="Windows 使用者" w:date="2024-08-06T16:44:00Z"/>
                      <w:rFonts w:eastAsia="標楷體"/>
                      <w:rPrChange w:id="13334" w:author="User" w:date="2025-08-27T11:49:00Z">
                        <w:rPr>
                          <w:del w:id="13335" w:author="Windows 使用者" w:date="2024-08-06T16:44:00Z"/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6F0DFEA1" w14:textId="44BCC1A2" w:rsidR="001A5865" w:rsidRPr="00710858" w:rsidDel="000B5395" w:rsidRDefault="001A5865" w:rsidP="001A5865">
                  <w:pPr>
                    <w:snapToGrid w:val="0"/>
                    <w:spacing w:beforeLines="50" w:before="180" w:afterLines="50" w:after="180"/>
                    <w:jc w:val="center"/>
                    <w:rPr>
                      <w:del w:id="13336" w:author="Windows 使用者" w:date="2024-08-06T16:44:00Z"/>
                      <w:rFonts w:eastAsia="標楷體"/>
                      <w:sz w:val="44"/>
                      <w:rPrChange w:id="13337" w:author="User" w:date="2025-08-27T11:49:00Z">
                        <w:rPr>
                          <w:del w:id="13338" w:author="Windows 使用者" w:date="2024-08-06T16:44:00Z"/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del w:id="13339" w:author="Windows 使用者" w:date="2024-08-06T16:44:00Z">
                    <w:r w:rsidRPr="00710858" w:rsidDel="000B5395">
                      <w:rPr>
                        <w:rFonts w:eastAsia="標楷體"/>
                        <w:sz w:val="44"/>
                        <w:rPrChange w:id="13340" w:author="User" w:date="2025-08-27T11:49:00Z">
                          <w:rPr>
                            <w:rFonts w:eastAsia="標楷體"/>
                            <w:color w:val="000000" w:themeColor="text1"/>
                            <w:sz w:val="44"/>
                          </w:rPr>
                        </w:rPrChange>
                      </w:rPr>
                      <w:delText>7</w:delText>
                    </w:r>
                  </w:del>
                </w:p>
              </w:tc>
              <w:tc>
                <w:tcPr>
                  <w:tcW w:w="1571" w:type="dxa"/>
                  <w:vAlign w:val="center"/>
                </w:tcPr>
                <w:p w14:paraId="06EE6A11" w14:textId="3132110E" w:rsidR="001A5865" w:rsidRPr="00710858" w:rsidDel="000B5395" w:rsidRDefault="001A5865" w:rsidP="001A5865">
                  <w:pPr>
                    <w:snapToGrid w:val="0"/>
                    <w:jc w:val="center"/>
                    <w:rPr>
                      <w:del w:id="13341" w:author="Windows 使用者" w:date="2024-08-06T16:44:00Z"/>
                      <w:rFonts w:eastAsia="標楷體"/>
                      <w:sz w:val="26"/>
                      <w:szCs w:val="26"/>
                      <w:rPrChange w:id="13342" w:author="User" w:date="2025-08-27T11:49:00Z">
                        <w:rPr>
                          <w:del w:id="13343" w:author="Windows 使用者" w:date="2024-08-06T16:44:00Z"/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del w:id="13344" w:author="Windows 使用者" w:date="2024-08-06T16:44:00Z"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3345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15</w:delText>
                    </w:r>
                    <w:r w:rsidRPr="00710858" w:rsidDel="000B5395">
                      <w:rPr>
                        <w:rFonts w:eastAsia="標楷體" w:hint="eastAsia"/>
                        <w:sz w:val="26"/>
                        <w:szCs w:val="26"/>
                        <w:rPrChange w:id="1334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：</w:delText>
                    </w:r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3347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00</w:delText>
                    </w:r>
                  </w:del>
                </w:p>
                <w:p w14:paraId="0367C028" w14:textId="6A5E7BAF" w:rsidR="001A5865" w:rsidRPr="00710858" w:rsidDel="000B5395" w:rsidRDefault="001A5865" w:rsidP="001A5865">
                  <w:pPr>
                    <w:snapToGrid w:val="0"/>
                    <w:jc w:val="center"/>
                    <w:rPr>
                      <w:del w:id="13348" w:author="Windows 使用者" w:date="2024-08-06T16:44:00Z"/>
                      <w:rFonts w:eastAsia="標楷體"/>
                      <w:sz w:val="26"/>
                      <w:szCs w:val="26"/>
                      <w:rPrChange w:id="13349" w:author="User" w:date="2025-08-27T11:49:00Z">
                        <w:rPr>
                          <w:del w:id="13350" w:author="Windows 使用者" w:date="2024-08-06T16:44:00Z"/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del w:id="13351" w:author="Windows 使用者" w:date="2024-08-06T16:44:00Z"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3352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|</w:delText>
                    </w:r>
                  </w:del>
                </w:p>
                <w:p w14:paraId="3E4377ED" w14:textId="185D4D81" w:rsidR="001A5865" w:rsidRPr="00710858" w:rsidDel="000B5395" w:rsidRDefault="001A5865" w:rsidP="001A5865">
                  <w:pPr>
                    <w:snapToGrid w:val="0"/>
                    <w:jc w:val="center"/>
                    <w:rPr>
                      <w:del w:id="13353" w:author="Windows 使用者" w:date="2024-08-06T16:44:00Z"/>
                      <w:rFonts w:eastAsia="標楷體"/>
                      <w:sz w:val="26"/>
                      <w:szCs w:val="26"/>
                      <w:rPrChange w:id="13354" w:author="User" w:date="2025-08-27T11:49:00Z">
                        <w:rPr>
                          <w:del w:id="13355" w:author="Windows 使用者" w:date="2024-08-06T16:44:00Z"/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del w:id="13356" w:author="Windows 使用者" w:date="2024-08-06T16:44:00Z"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3357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15</w:delText>
                    </w:r>
                    <w:r w:rsidRPr="00710858" w:rsidDel="000B5395">
                      <w:rPr>
                        <w:rFonts w:eastAsia="標楷體" w:hint="eastAsia"/>
                        <w:sz w:val="26"/>
                        <w:szCs w:val="26"/>
                        <w:rPrChange w:id="1335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：</w:delText>
                    </w:r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3359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45</w:delText>
                    </w:r>
                  </w:del>
                </w:p>
              </w:tc>
              <w:tc>
                <w:tcPr>
                  <w:tcW w:w="503" w:type="dxa"/>
                  <w:vAlign w:val="center"/>
                </w:tcPr>
                <w:p w14:paraId="3D5C9E2F" w14:textId="4E7305AF" w:rsidR="001A5865" w:rsidRPr="00710858" w:rsidDel="000B5395" w:rsidRDefault="001A5865" w:rsidP="001A5865">
                  <w:pPr>
                    <w:snapToGrid w:val="0"/>
                    <w:jc w:val="center"/>
                    <w:rPr>
                      <w:del w:id="13360" w:author="Windows 使用者" w:date="2024-08-06T16:44:00Z"/>
                      <w:rFonts w:eastAsia="標楷體"/>
                      <w:rPrChange w:id="13361" w:author="User" w:date="2025-08-27T11:49:00Z">
                        <w:rPr>
                          <w:del w:id="13362" w:author="Windows 使用者" w:date="2024-08-06T16:44:00Z"/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del w:id="13363" w:author="Windows 使用者" w:date="2024-08-06T16:44:00Z">
                    <w:r w:rsidRPr="00710858" w:rsidDel="000B5395">
                      <w:rPr>
                        <w:rFonts w:eastAsia="標楷體"/>
                        <w:rPrChange w:id="13364" w:author="User" w:date="2025-08-27T11:49:00Z">
                          <w:rPr>
                            <w:rFonts w:eastAsia="標楷體"/>
                            <w:color w:val="000000" w:themeColor="text1"/>
                          </w:rPr>
                        </w:rPrChange>
                      </w:rPr>
                      <w:delText>40</w:delText>
                    </w:r>
                  </w:del>
                </w:p>
              </w:tc>
              <w:tc>
                <w:tcPr>
                  <w:tcW w:w="1371" w:type="dxa"/>
                  <w:vAlign w:val="center"/>
                </w:tcPr>
                <w:p w14:paraId="252D37CF" w14:textId="15B43585" w:rsidR="001A5865" w:rsidRPr="00710858" w:rsidDel="000B5395" w:rsidRDefault="00520242" w:rsidP="001A5865">
                  <w:pPr>
                    <w:snapToGrid w:val="0"/>
                    <w:ind w:leftChars="-50" w:left="-120" w:rightChars="-27" w:right="-65"/>
                    <w:jc w:val="center"/>
                    <w:rPr>
                      <w:del w:id="13365" w:author="Windows 使用者" w:date="2024-08-06T16:44:00Z"/>
                      <w:rFonts w:eastAsia="標楷體"/>
                      <w:sz w:val="36"/>
                      <w:szCs w:val="36"/>
                      <w:rPrChange w:id="13366" w:author="User" w:date="2025-08-27T11:49:00Z">
                        <w:rPr>
                          <w:del w:id="13367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3368" w:author="Windows 使用者" w:date="2024-08-06T16:44:00Z">
                    <w:r w:rsidRPr="00710858" w:rsidDel="000B5395">
                      <w:rPr>
                        <w:rFonts w:eastAsia="標楷體"/>
                        <w:sz w:val="36"/>
                        <w:szCs w:val="36"/>
                        <w:rPrChange w:id="13369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1</w:delText>
                    </w:r>
                    <w:r w:rsidR="001A5865" w:rsidRPr="00710858" w:rsidDel="000B5395">
                      <w:rPr>
                        <w:rFonts w:eastAsia="標楷體"/>
                        <w:sz w:val="36"/>
                        <w:szCs w:val="36"/>
                        <w:rPrChange w:id="13370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01</w:delText>
                    </w:r>
                  </w:del>
                </w:p>
                <w:p w14:paraId="52C2C5A8" w14:textId="2DADF0C7" w:rsidR="001A5865" w:rsidRPr="00710858" w:rsidDel="000B5395" w:rsidRDefault="001A5865" w:rsidP="001A5865">
                  <w:pPr>
                    <w:snapToGrid w:val="0"/>
                    <w:ind w:leftChars="-50" w:left="-120" w:rightChars="-27" w:right="-65"/>
                    <w:jc w:val="center"/>
                    <w:rPr>
                      <w:del w:id="13371" w:author="Windows 使用者" w:date="2024-08-06T16:44:00Z"/>
                      <w:rFonts w:eastAsia="標楷體"/>
                      <w:sz w:val="36"/>
                      <w:szCs w:val="36"/>
                      <w:rPrChange w:id="13372" w:author="User" w:date="2025-08-27T11:49:00Z">
                        <w:rPr>
                          <w:del w:id="13373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3374" w:author="Windows 使用者" w:date="2024-08-06T16:44:00Z">
                    <w:r w:rsidRPr="00710858" w:rsidDel="000B5395">
                      <w:rPr>
                        <w:rFonts w:eastAsia="標楷體" w:hint="eastAsia"/>
                        <w:sz w:val="36"/>
                        <w:szCs w:val="36"/>
                        <w:rPrChange w:id="1337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英語</w:delText>
                    </w:r>
                  </w:del>
                </w:p>
              </w:tc>
              <w:tc>
                <w:tcPr>
                  <w:tcW w:w="1371" w:type="dxa"/>
                  <w:vAlign w:val="center"/>
                </w:tcPr>
                <w:p w14:paraId="1525A67C" w14:textId="04FAD2D8" w:rsidR="001A5865" w:rsidRPr="00710858" w:rsidDel="000B5395" w:rsidRDefault="001A5865" w:rsidP="001A5865">
                  <w:pPr>
                    <w:snapToGrid w:val="0"/>
                    <w:spacing w:line="240" w:lineRule="atLeast"/>
                    <w:jc w:val="center"/>
                    <w:rPr>
                      <w:del w:id="13376" w:author="Windows 使用者" w:date="2024-08-06T16:44:00Z"/>
                      <w:rFonts w:eastAsia="標楷體"/>
                      <w:sz w:val="36"/>
                      <w:szCs w:val="36"/>
                      <w:rPrChange w:id="13377" w:author="User" w:date="2025-08-27T11:49:00Z">
                        <w:rPr>
                          <w:del w:id="13378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tcBorders>
                    <w:top w:val="single" w:sz="4" w:space="0" w:color="auto"/>
                  </w:tcBorders>
                  <w:vAlign w:val="center"/>
                </w:tcPr>
                <w:p w14:paraId="60709E77" w14:textId="25776610" w:rsidR="001A5865" w:rsidRPr="00710858" w:rsidDel="000B5395" w:rsidRDefault="001A5865" w:rsidP="001A5865">
                  <w:pPr>
                    <w:snapToGrid w:val="0"/>
                    <w:spacing w:line="240" w:lineRule="atLeast"/>
                    <w:ind w:leftChars="-17" w:left="-41" w:rightChars="-27" w:right="-65"/>
                    <w:jc w:val="center"/>
                    <w:rPr>
                      <w:del w:id="13379" w:author="Windows 使用者" w:date="2024-08-06T16:44:00Z"/>
                      <w:rFonts w:eastAsia="標楷體"/>
                      <w:sz w:val="36"/>
                      <w:szCs w:val="36"/>
                      <w:rPrChange w:id="13380" w:author="User" w:date="2025-08-27T11:49:00Z">
                        <w:rPr>
                          <w:del w:id="13381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gridSpan w:val="2"/>
                  <w:vAlign w:val="center"/>
                </w:tcPr>
                <w:p w14:paraId="5B7C16A4" w14:textId="70933320" w:rsidR="001A5865" w:rsidRPr="00710858" w:rsidDel="000B5395" w:rsidRDefault="001A5865" w:rsidP="001A5865">
                  <w:pPr>
                    <w:snapToGrid w:val="0"/>
                    <w:spacing w:line="240" w:lineRule="atLeast"/>
                    <w:jc w:val="center"/>
                    <w:rPr>
                      <w:del w:id="13382" w:author="Windows 使用者" w:date="2024-08-06T16:44:00Z"/>
                      <w:rFonts w:eastAsia="標楷體"/>
                      <w:sz w:val="36"/>
                      <w:szCs w:val="36"/>
                      <w:rPrChange w:id="13383" w:author="User" w:date="2025-08-27T11:49:00Z">
                        <w:rPr>
                          <w:del w:id="13384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427D827F" w14:textId="5A1D3F1F" w:rsidR="001A5865" w:rsidRPr="00710858" w:rsidDel="000B5395" w:rsidRDefault="001A5865" w:rsidP="001A5865">
                  <w:pPr>
                    <w:snapToGrid w:val="0"/>
                    <w:spacing w:line="240" w:lineRule="atLeast"/>
                    <w:jc w:val="center"/>
                    <w:rPr>
                      <w:del w:id="13385" w:author="Windows 使用者" w:date="2024-08-06T16:44:00Z"/>
                      <w:rFonts w:eastAsia="標楷體"/>
                      <w:b/>
                      <w:sz w:val="36"/>
                      <w:szCs w:val="36"/>
                      <w:rPrChange w:id="13386" w:author="User" w:date="2025-08-27T11:49:00Z">
                        <w:rPr>
                          <w:del w:id="13387" w:author="Windows 使用者" w:date="2024-08-06T16:44:00Z"/>
                          <w:rFonts w:eastAsia="標楷體"/>
                          <w:b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:rsidDel="000B5395" w14:paraId="22FE77F7" w14:textId="0577FD8E" w:rsidTr="00942F9D">
              <w:trPr>
                <w:gridAfter w:val="1"/>
                <w:wAfter w:w="6861" w:type="dxa"/>
                <w:cantSplit/>
                <w:trHeight w:val="1250"/>
                <w:del w:id="13388" w:author="Windows 使用者" w:date="2024-08-06T16:44:00Z"/>
              </w:trPr>
              <w:tc>
                <w:tcPr>
                  <w:tcW w:w="1206" w:type="dxa"/>
                  <w:vMerge/>
                  <w:vAlign w:val="center"/>
                </w:tcPr>
                <w:p w14:paraId="0B284937" w14:textId="62D65015" w:rsidR="001A5865" w:rsidRPr="00710858" w:rsidDel="000B5395" w:rsidRDefault="001A5865" w:rsidP="001A5865">
                  <w:pPr>
                    <w:snapToGrid w:val="0"/>
                    <w:spacing w:line="400" w:lineRule="exact"/>
                    <w:jc w:val="center"/>
                    <w:rPr>
                      <w:del w:id="13389" w:author="Windows 使用者" w:date="2024-08-06T16:44:00Z"/>
                      <w:rFonts w:eastAsia="標楷體"/>
                      <w:rPrChange w:id="13390" w:author="User" w:date="2025-08-27T11:49:00Z">
                        <w:rPr>
                          <w:del w:id="13391" w:author="Windows 使用者" w:date="2024-08-06T16:44:00Z"/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238D6B25" w14:textId="52CB146A" w:rsidR="001A5865" w:rsidRPr="00710858" w:rsidDel="000B5395" w:rsidRDefault="001A5865" w:rsidP="001A5865">
                  <w:pPr>
                    <w:snapToGrid w:val="0"/>
                    <w:spacing w:beforeLines="50" w:before="180" w:afterLines="50" w:after="180"/>
                    <w:jc w:val="center"/>
                    <w:rPr>
                      <w:del w:id="13392" w:author="Windows 使用者" w:date="2024-08-06T16:44:00Z"/>
                      <w:rFonts w:eastAsia="標楷體"/>
                      <w:sz w:val="44"/>
                      <w:rPrChange w:id="13393" w:author="User" w:date="2025-08-27T11:49:00Z">
                        <w:rPr>
                          <w:del w:id="13394" w:author="Windows 使用者" w:date="2024-08-06T16:44:00Z"/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del w:id="13395" w:author="Windows 使用者" w:date="2024-08-06T16:44:00Z">
                    <w:r w:rsidRPr="00710858" w:rsidDel="000B5395">
                      <w:rPr>
                        <w:rFonts w:eastAsia="標楷體"/>
                        <w:sz w:val="44"/>
                        <w:rPrChange w:id="13396" w:author="User" w:date="2025-08-27T11:49:00Z">
                          <w:rPr>
                            <w:rFonts w:eastAsia="標楷體"/>
                            <w:color w:val="000000" w:themeColor="text1"/>
                            <w:sz w:val="44"/>
                          </w:rPr>
                        </w:rPrChange>
                      </w:rPr>
                      <w:delText>8</w:delText>
                    </w:r>
                  </w:del>
                </w:p>
              </w:tc>
              <w:tc>
                <w:tcPr>
                  <w:tcW w:w="1571" w:type="dxa"/>
                  <w:vAlign w:val="center"/>
                </w:tcPr>
                <w:p w14:paraId="03542BB5" w14:textId="7A5B7A62" w:rsidR="001A5865" w:rsidRPr="00710858" w:rsidDel="000B5395" w:rsidRDefault="001A5865" w:rsidP="001A5865">
                  <w:pPr>
                    <w:snapToGrid w:val="0"/>
                    <w:jc w:val="center"/>
                    <w:rPr>
                      <w:del w:id="13397" w:author="Windows 使用者" w:date="2024-08-06T16:44:00Z"/>
                      <w:rFonts w:eastAsia="標楷體"/>
                      <w:sz w:val="26"/>
                      <w:szCs w:val="26"/>
                      <w:rPrChange w:id="13398" w:author="User" w:date="2025-08-27T11:49:00Z">
                        <w:rPr>
                          <w:del w:id="13399" w:author="Windows 使用者" w:date="2024-08-06T16:44:00Z"/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del w:id="13400" w:author="Windows 使用者" w:date="2024-08-06T16:44:00Z"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3401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15</w:delText>
                    </w:r>
                    <w:r w:rsidRPr="00710858" w:rsidDel="000B5395">
                      <w:rPr>
                        <w:rFonts w:eastAsia="標楷體" w:hint="eastAsia"/>
                        <w:sz w:val="26"/>
                        <w:szCs w:val="26"/>
                        <w:rPrChange w:id="1340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：</w:delText>
                    </w:r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3403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50</w:delText>
                    </w:r>
                  </w:del>
                </w:p>
                <w:p w14:paraId="4F1D7A3F" w14:textId="2F054596" w:rsidR="001A5865" w:rsidRPr="00710858" w:rsidDel="000B5395" w:rsidRDefault="001A5865" w:rsidP="001A5865">
                  <w:pPr>
                    <w:snapToGrid w:val="0"/>
                    <w:jc w:val="center"/>
                    <w:rPr>
                      <w:del w:id="13404" w:author="Windows 使用者" w:date="2024-08-06T16:44:00Z"/>
                      <w:rFonts w:eastAsia="標楷體"/>
                      <w:sz w:val="26"/>
                      <w:szCs w:val="26"/>
                      <w:rPrChange w:id="13405" w:author="User" w:date="2025-08-27T11:49:00Z">
                        <w:rPr>
                          <w:del w:id="13406" w:author="Windows 使用者" w:date="2024-08-06T16:44:00Z"/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del w:id="13407" w:author="Windows 使用者" w:date="2024-08-06T16:44:00Z"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3408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|</w:delText>
                    </w:r>
                  </w:del>
                </w:p>
                <w:p w14:paraId="38E7A545" w14:textId="53DAF7BB" w:rsidR="001A5865" w:rsidRPr="00710858" w:rsidDel="000B5395" w:rsidRDefault="001A5865" w:rsidP="001A5865">
                  <w:pPr>
                    <w:snapToGrid w:val="0"/>
                    <w:jc w:val="center"/>
                    <w:rPr>
                      <w:del w:id="13409" w:author="Windows 使用者" w:date="2024-08-06T16:44:00Z"/>
                      <w:rFonts w:eastAsia="標楷體"/>
                      <w:sz w:val="26"/>
                      <w:szCs w:val="26"/>
                      <w:rPrChange w:id="13410" w:author="User" w:date="2025-08-27T11:49:00Z">
                        <w:rPr>
                          <w:del w:id="13411" w:author="Windows 使用者" w:date="2024-08-06T16:44:00Z"/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del w:id="13412" w:author="Windows 使用者" w:date="2024-08-06T16:44:00Z"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3413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16</w:delText>
                    </w:r>
                    <w:r w:rsidRPr="00710858" w:rsidDel="000B5395">
                      <w:rPr>
                        <w:rFonts w:eastAsia="標楷體" w:hint="eastAsia"/>
                        <w:sz w:val="26"/>
                        <w:szCs w:val="26"/>
                        <w:rPrChange w:id="1341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：</w:delText>
                    </w:r>
                    <w:r w:rsidRPr="00710858" w:rsidDel="000B5395">
                      <w:rPr>
                        <w:rFonts w:eastAsia="標楷體"/>
                        <w:sz w:val="26"/>
                        <w:szCs w:val="26"/>
                        <w:rPrChange w:id="13415" w:author="User" w:date="2025-08-27T11:49:00Z">
                          <w:rPr>
                            <w:rFonts w:eastAsia="標楷體"/>
                            <w:color w:val="000000" w:themeColor="text1"/>
                            <w:sz w:val="26"/>
                            <w:szCs w:val="26"/>
                          </w:rPr>
                        </w:rPrChange>
                      </w:rPr>
                      <w:delText>35</w:delText>
                    </w:r>
                  </w:del>
                </w:p>
              </w:tc>
              <w:tc>
                <w:tcPr>
                  <w:tcW w:w="503" w:type="dxa"/>
                  <w:vAlign w:val="center"/>
                </w:tcPr>
                <w:p w14:paraId="29BC2581" w14:textId="125E96E1" w:rsidR="001A5865" w:rsidRPr="00710858" w:rsidDel="000B5395" w:rsidRDefault="001A5865" w:rsidP="001A5865">
                  <w:pPr>
                    <w:snapToGrid w:val="0"/>
                    <w:jc w:val="center"/>
                    <w:rPr>
                      <w:del w:id="13416" w:author="Windows 使用者" w:date="2024-08-06T16:44:00Z"/>
                      <w:rFonts w:eastAsia="標楷體"/>
                      <w:rPrChange w:id="13417" w:author="User" w:date="2025-08-27T11:49:00Z">
                        <w:rPr>
                          <w:del w:id="13418" w:author="Windows 使用者" w:date="2024-08-06T16:44:00Z"/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del w:id="13419" w:author="Windows 使用者" w:date="2024-08-06T16:44:00Z">
                    <w:r w:rsidRPr="00710858" w:rsidDel="000B5395">
                      <w:rPr>
                        <w:rFonts w:eastAsia="標楷體"/>
                        <w:rPrChange w:id="13420" w:author="User" w:date="2025-08-27T11:49:00Z">
                          <w:rPr>
                            <w:rFonts w:eastAsia="標楷體"/>
                            <w:color w:val="000000" w:themeColor="text1"/>
                          </w:rPr>
                        </w:rPrChange>
                      </w:rPr>
                      <w:delText>45</w:delText>
                    </w:r>
                  </w:del>
                </w:p>
              </w:tc>
              <w:tc>
                <w:tcPr>
                  <w:tcW w:w="1371" w:type="dxa"/>
                  <w:vAlign w:val="center"/>
                </w:tcPr>
                <w:p w14:paraId="31F78CBF" w14:textId="51CEF653" w:rsidR="001A5865" w:rsidRPr="00710858" w:rsidDel="000B5395" w:rsidRDefault="001A5865" w:rsidP="001A5865">
                  <w:pPr>
                    <w:snapToGrid w:val="0"/>
                    <w:spacing w:line="400" w:lineRule="exact"/>
                    <w:jc w:val="center"/>
                    <w:rPr>
                      <w:del w:id="13421" w:author="Windows 使用者" w:date="2024-08-06T16:44:00Z"/>
                      <w:rFonts w:eastAsia="標楷體"/>
                      <w:sz w:val="36"/>
                      <w:szCs w:val="36"/>
                      <w:rPrChange w:id="13422" w:author="User" w:date="2025-08-27T11:49:00Z">
                        <w:rPr>
                          <w:del w:id="13423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1" w:type="dxa"/>
                  <w:vAlign w:val="center"/>
                </w:tcPr>
                <w:p w14:paraId="11DE2EDE" w14:textId="0BCCBE06" w:rsidR="001A5865" w:rsidRPr="00710858" w:rsidDel="000B5395" w:rsidRDefault="001A5865" w:rsidP="00356C4C">
                  <w:pPr>
                    <w:snapToGrid w:val="0"/>
                    <w:spacing w:line="240" w:lineRule="atLeast"/>
                    <w:jc w:val="center"/>
                    <w:rPr>
                      <w:del w:id="13424" w:author="Windows 使用者" w:date="2024-08-06T16:44:00Z"/>
                      <w:rFonts w:eastAsia="標楷體"/>
                      <w:sz w:val="36"/>
                      <w:szCs w:val="36"/>
                      <w:rPrChange w:id="13425" w:author="User" w:date="2025-08-27T11:49:00Z">
                        <w:rPr>
                          <w:del w:id="13426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tcBorders>
                    <w:top w:val="single" w:sz="4" w:space="0" w:color="auto"/>
                  </w:tcBorders>
                  <w:vAlign w:val="center"/>
                </w:tcPr>
                <w:p w14:paraId="13B8B6D2" w14:textId="48A2A6EC" w:rsidR="001A5865" w:rsidRPr="00710858" w:rsidDel="000B5395" w:rsidRDefault="001A5865" w:rsidP="001A5865">
                  <w:pPr>
                    <w:snapToGrid w:val="0"/>
                    <w:spacing w:line="400" w:lineRule="exact"/>
                    <w:jc w:val="center"/>
                    <w:rPr>
                      <w:del w:id="13427" w:author="Windows 使用者" w:date="2024-08-06T16:44:00Z"/>
                      <w:rFonts w:eastAsia="標楷體"/>
                      <w:sz w:val="36"/>
                      <w:szCs w:val="36"/>
                      <w:rPrChange w:id="13428" w:author="User" w:date="2025-08-27T11:49:00Z">
                        <w:rPr>
                          <w:del w:id="13429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gridSpan w:val="2"/>
                  <w:vAlign w:val="center"/>
                </w:tcPr>
                <w:p w14:paraId="304A4FCC" w14:textId="22EA9529" w:rsidR="001A5865" w:rsidRPr="00710858" w:rsidDel="000B5395" w:rsidRDefault="001A5865" w:rsidP="001A5865">
                  <w:pPr>
                    <w:snapToGrid w:val="0"/>
                    <w:spacing w:line="240" w:lineRule="atLeast"/>
                    <w:jc w:val="center"/>
                    <w:rPr>
                      <w:del w:id="13430" w:author="Windows 使用者" w:date="2024-08-06T16:44:00Z"/>
                      <w:rFonts w:eastAsia="標楷體"/>
                      <w:sz w:val="36"/>
                      <w:szCs w:val="36"/>
                      <w:rPrChange w:id="13431" w:author="User" w:date="2025-08-27T11:49:00Z">
                        <w:rPr>
                          <w:del w:id="13432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2DE41B77" w14:textId="1C690F2D" w:rsidR="001A5865" w:rsidRPr="00710858" w:rsidDel="000B5395" w:rsidRDefault="001A5865" w:rsidP="001A5865">
                  <w:pPr>
                    <w:snapToGrid w:val="0"/>
                    <w:spacing w:line="240" w:lineRule="atLeast"/>
                    <w:jc w:val="center"/>
                    <w:rPr>
                      <w:del w:id="13433" w:author="Windows 使用者" w:date="2024-08-06T16:44:00Z"/>
                      <w:rFonts w:eastAsia="標楷體"/>
                      <w:sz w:val="36"/>
                      <w:szCs w:val="36"/>
                      <w:rPrChange w:id="13434" w:author="User" w:date="2025-08-27T11:49:00Z">
                        <w:rPr>
                          <w:del w:id="13435" w:author="Windows 使用者" w:date="2024-08-06T16:4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:rsidDel="000B5395" w14:paraId="5D39A24B" w14:textId="5A91EEA2" w:rsidTr="00942F9D">
              <w:trPr>
                <w:gridAfter w:val="1"/>
                <w:wAfter w:w="6861" w:type="dxa"/>
                <w:trHeight w:val="1993"/>
                <w:del w:id="13436" w:author="Windows 使用者" w:date="2024-08-06T16:44:00Z"/>
              </w:trPr>
              <w:tc>
                <w:tcPr>
                  <w:tcW w:w="1206" w:type="dxa"/>
                  <w:vAlign w:val="center"/>
                </w:tcPr>
                <w:p w14:paraId="174D04C1" w14:textId="6746D9A5" w:rsidR="001A5865" w:rsidRPr="00710858" w:rsidDel="000B5395" w:rsidRDefault="001A5865" w:rsidP="001A5865">
                  <w:pPr>
                    <w:spacing w:line="400" w:lineRule="exact"/>
                    <w:jc w:val="center"/>
                    <w:rPr>
                      <w:del w:id="13437" w:author="Windows 使用者" w:date="2024-08-06T16:44:00Z"/>
                      <w:rFonts w:eastAsia="標楷體"/>
                      <w:rPrChange w:id="13438" w:author="User" w:date="2025-08-27T11:49:00Z">
                        <w:rPr>
                          <w:del w:id="13439" w:author="Windows 使用者" w:date="2024-08-06T16:44:00Z"/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del w:id="13440" w:author="Windows 使用者" w:date="2024-08-06T16:44:00Z">
                    <w:r w:rsidRPr="00710858" w:rsidDel="000B5395">
                      <w:rPr>
                        <w:rFonts w:eastAsia="標楷體" w:hint="eastAsia"/>
                        <w:sz w:val="44"/>
                        <w:rPrChange w:id="1344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44"/>
                          </w:rPr>
                        </w:rPrChange>
                      </w:rPr>
                      <w:delText>備註</w:delText>
                    </w:r>
                  </w:del>
                </w:p>
              </w:tc>
              <w:tc>
                <w:tcPr>
                  <w:tcW w:w="9459" w:type="dxa"/>
                  <w:gridSpan w:val="9"/>
                  <w:vAlign w:val="center"/>
                </w:tcPr>
                <w:p w14:paraId="00BC1CEC" w14:textId="33ECDC35" w:rsidR="001A5865" w:rsidRPr="00710858" w:rsidDel="000B5395" w:rsidRDefault="001A5865" w:rsidP="001A5865">
                  <w:pPr>
                    <w:snapToGrid w:val="0"/>
                    <w:spacing w:beforeLines="20" w:before="72" w:afterLines="20" w:after="72"/>
                    <w:jc w:val="both"/>
                    <w:rPr>
                      <w:del w:id="13442" w:author="Windows 使用者" w:date="2024-08-06T16:44:00Z"/>
                      <w:rFonts w:eastAsia="標楷體"/>
                      <w:sz w:val="32"/>
                      <w:szCs w:val="26"/>
                      <w:rPrChange w:id="13443" w:author="User" w:date="2025-08-27T11:49:00Z">
                        <w:rPr>
                          <w:del w:id="13444" w:author="Windows 使用者" w:date="2024-08-06T16:44:00Z"/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</w:pPr>
                  <w:del w:id="13445" w:author="Windows 使用者" w:date="2024-08-06T16:44:00Z">
                    <w:r w:rsidRPr="00710858" w:rsidDel="000B5395">
                      <w:rPr>
                        <w:rFonts w:eastAsia="標楷體" w:hint="eastAsia"/>
                        <w:sz w:val="32"/>
                        <w:szCs w:val="26"/>
                        <w:rPrChange w:id="1344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兼課教師</w:delText>
                    </w:r>
                    <w:r w:rsidRPr="00710858" w:rsidDel="000B5395">
                      <w:rPr>
                        <w:rFonts w:eastAsia="標楷體"/>
                        <w:sz w:val="32"/>
                        <w:szCs w:val="26"/>
                        <w:rPrChange w:id="13447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(</w:delText>
                    </w:r>
                    <w:r w:rsidR="00014D67" w:rsidRPr="00710858" w:rsidDel="000B5395">
                      <w:rPr>
                        <w:rFonts w:eastAsia="標楷體"/>
                        <w:sz w:val="32"/>
                        <w:szCs w:val="26"/>
                        <w:rPrChange w:id="13448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6</w:delText>
                    </w:r>
                    <w:r w:rsidRPr="00710858" w:rsidDel="000B5395">
                      <w:rPr>
                        <w:rFonts w:eastAsia="標楷體"/>
                        <w:sz w:val="32"/>
                        <w:szCs w:val="26"/>
                        <w:rPrChange w:id="13449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)</w:delText>
                    </w:r>
                  </w:del>
                </w:p>
                <w:p w14:paraId="3DDD1EC6" w14:textId="712EB26B" w:rsidR="007E1983" w:rsidRPr="00710858" w:rsidDel="000B5395" w:rsidRDefault="007E1983" w:rsidP="007E1983">
                  <w:pPr>
                    <w:snapToGrid w:val="0"/>
                    <w:spacing w:beforeLines="20" w:before="72" w:afterLines="20" w:after="72"/>
                    <w:jc w:val="both"/>
                    <w:rPr>
                      <w:del w:id="13450" w:author="Windows 使用者" w:date="2024-08-06T16:44:00Z"/>
                      <w:rFonts w:eastAsia="標楷體"/>
                      <w:b/>
                      <w:szCs w:val="22"/>
                      <w:rPrChange w:id="13451" w:author="User" w:date="2025-08-27T11:49:00Z">
                        <w:rPr>
                          <w:del w:id="13452" w:author="Windows 使用者" w:date="2024-08-06T16:44:00Z"/>
                          <w:rFonts w:eastAsia="標楷體"/>
                          <w:b/>
                          <w:color w:val="000000" w:themeColor="text1"/>
                          <w:szCs w:val="22"/>
                        </w:rPr>
                      </w:rPrChange>
                    </w:rPr>
                  </w:pPr>
                  <w:del w:id="13453" w:author="Windows 使用者" w:date="2024-08-06T16:44:00Z">
                    <w:r w:rsidRPr="00710858" w:rsidDel="000B5395">
                      <w:rPr>
                        <w:rFonts w:eastAsia="標楷體" w:hint="eastAsia"/>
                        <w:b/>
                        <w:szCs w:val="22"/>
                        <w:rPrChange w:id="13454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技藝時間：</w:delText>
                    </w:r>
                    <w:r w:rsidRPr="00710858" w:rsidDel="000B5395">
                      <w:rPr>
                        <w:rFonts w:eastAsia="標楷體"/>
                        <w:b/>
                        <w:szCs w:val="22"/>
                        <w:rPrChange w:id="13455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09/05</w:delText>
                    </w:r>
                    <w:r w:rsidRPr="00710858" w:rsidDel="000B5395">
                      <w:rPr>
                        <w:rFonts w:eastAsia="標楷體" w:hint="eastAsia"/>
                        <w:b/>
                        <w:szCs w:val="22"/>
                        <w:rPrChange w:id="13456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710858" w:rsidDel="000B5395">
                      <w:rPr>
                        <w:rFonts w:eastAsia="標楷體"/>
                        <w:b/>
                        <w:szCs w:val="22"/>
                        <w:rPrChange w:id="13457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09/19</w:delText>
                    </w:r>
                    <w:r w:rsidRPr="00710858" w:rsidDel="000B5395">
                      <w:rPr>
                        <w:rFonts w:eastAsia="標楷體" w:hint="eastAsia"/>
                        <w:b/>
                        <w:szCs w:val="22"/>
                        <w:rPrChange w:id="13458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710858" w:rsidDel="000B5395">
                      <w:rPr>
                        <w:rFonts w:eastAsia="標楷體"/>
                        <w:b/>
                        <w:szCs w:val="22"/>
                        <w:rPrChange w:id="13459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10/03</w:delText>
                    </w:r>
                    <w:r w:rsidRPr="00710858" w:rsidDel="000B5395">
                      <w:rPr>
                        <w:rFonts w:eastAsia="標楷體" w:hint="eastAsia"/>
                        <w:b/>
                        <w:szCs w:val="22"/>
                        <w:rPrChange w:id="13460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710858" w:rsidDel="000B5395">
                      <w:rPr>
                        <w:rFonts w:eastAsia="標楷體"/>
                        <w:b/>
                        <w:szCs w:val="22"/>
                        <w:rPrChange w:id="13461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10/24</w:delText>
                    </w:r>
                    <w:r w:rsidRPr="00710858" w:rsidDel="000B5395">
                      <w:rPr>
                        <w:rFonts w:eastAsia="標楷體" w:hint="eastAsia"/>
                        <w:b/>
                        <w:szCs w:val="22"/>
                        <w:rPrChange w:id="13462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710858" w:rsidDel="000B5395">
                      <w:rPr>
                        <w:rFonts w:eastAsia="標楷體"/>
                        <w:b/>
                        <w:szCs w:val="22"/>
                        <w:rPrChange w:id="13463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11/07</w:delText>
                    </w:r>
                    <w:r w:rsidRPr="00710858" w:rsidDel="000B5395">
                      <w:rPr>
                        <w:rFonts w:eastAsia="標楷體" w:hint="eastAsia"/>
                        <w:b/>
                        <w:szCs w:val="22"/>
                        <w:rPrChange w:id="13464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710858" w:rsidDel="000B5395">
                      <w:rPr>
                        <w:rFonts w:eastAsia="標楷體"/>
                        <w:b/>
                        <w:szCs w:val="22"/>
                        <w:rPrChange w:id="13465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11/21</w:delText>
                    </w:r>
                    <w:r w:rsidRPr="00710858" w:rsidDel="000B5395">
                      <w:rPr>
                        <w:rFonts w:eastAsia="標楷體" w:hint="eastAsia"/>
                        <w:b/>
                        <w:szCs w:val="22"/>
                        <w:rPrChange w:id="13466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710858" w:rsidDel="000B5395">
                      <w:rPr>
                        <w:rFonts w:eastAsia="標楷體"/>
                        <w:b/>
                        <w:szCs w:val="22"/>
                        <w:rPrChange w:id="13467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12/05</w:delText>
                    </w:r>
                    <w:r w:rsidRPr="00710858" w:rsidDel="000B5395">
                      <w:rPr>
                        <w:rFonts w:eastAsia="標楷體" w:hint="eastAsia"/>
                        <w:b/>
                        <w:szCs w:val="22"/>
                        <w:rPrChange w:id="13468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710858" w:rsidDel="000B5395">
                      <w:rPr>
                        <w:rFonts w:eastAsia="標楷體"/>
                        <w:b/>
                        <w:szCs w:val="22"/>
                        <w:rPrChange w:id="13469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12/19</w:delText>
                    </w:r>
                    <w:r w:rsidRPr="00710858" w:rsidDel="000B5395">
                      <w:rPr>
                        <w:rFonts w:eastAsia="標楷體" w:hint="eastAsia"/>
                        <w:b/>
                        <w:szCs w:val="22"/>
                        <w:rPrChange w:id="13470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710858" w:rsidDel="000B5395">
                      <w:rPr>
                        <w:rFonts w:eastAsia="標楷體"/>
                        <w:b/>
                        <w:szCs w:val="22"/>
                        <w:rPrChange w:id="13471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01/02</w:delText>
                    </w:r>
                  </w:del>
                </w:p>
                <w:p w14:paraId="75DDE8D1" w14:textId="24187D76" w:rsidR="001A5865" w:rsidRPr="00710858" w:rsidDel="000B5395" w:rsidRDefault="007E1983" w:rsidP="007E1983">
                  <w:pPr>
                    <w:snapToGrid w:val="0"/>
                    <w:spacing w:beforeLines="20" w:before="72" w:afterLines="20" w:after="72"/>
                    <w:jc w:val="both"/>
                    <w:rPr>
                      <w:del w:id="13472" w:author="Windows 使用者" w:date="2024-08-06T16:44:00Z"/>
                      <w:rFonts w:eastAsia="標楷體"/>
                      <w:b/>
                      <w:sz w:val="26"/>
                      <w:szCs w:val="26"/>
                      <w:rPrChange w:id="13473" w:author="User" w:date="2025-08-27T11:49:00Z">
                        <w:rPr>
                          <w:del w:id="13474" w:author="Windows 使用者" w:date="2024-08-06T16:44:00Z"/>
                          <w:rFonts w:eastAsia="標楷體"/>
                          <w:b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del w:id="13475" w:author="Windows 使用者" w:date="2024-08-06T16:44:00Z">
                    <w:r w:rsidRPr="00710858" w:rsidDel="000B5395">
                      <w:rPr>
                        <w:rFonts w:eastAsia="標楷體" w:hint="eastAsia"/>
                        <w:b/>
                        <w:szCs w:val="22"/>
                        <w:rPrChange w:id="13476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聯課時間：</w:delText>
                    </w:r>
                    <w:r w:rsidRPr="00710858" w:rsidDel="000B5395">
                      <w:rPr>
                        <w:rFonts w:eastAsia="標楷體"/>
                        <w:b/>
                        <w:szCs w:val="22"/>
                        <w:rPrChange w:id="13477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08/31</w:delText>
                    </w:r>
                    <w:r w:rsidRPr="00710858" w:rsidDel="000B5395">
                      <w:rPr>
                        <w:rFonts w:eastAsia="標楷體" w:hint="eastAsia"/>
                        <w:b/>
                        <w:szCs w:val="22"/>
                        <w:rPrChange w:id="13478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710858" w:rsidDel="000B5395">
                      <w:rPr>
                        <w:rFonts w:eastAsia="標楷體"/>
                        <w:b/>
                        <w:szCs w:val="22"/>
                        <w:rPrChange w:id="13479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09/07</w:delText>
                    </w:r>
                    <w:r w:rsidRPr="00710858" w:rsidDel="000B5395">
                      <w:rPr>
                        <w:rFonts w:eastAsia="標楷體" w:hint="eastAsia"/>
                        <w:b/>
                        <w:szCs w:val="22"/>
                        <w:rPrChange w:id="13480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710858" w:rsidDel="000B5395">
                      <w:rPr>
                        <w:rFonts w:eastAsia="標楷體"/>
                        <w:b/>
                        <w:szCs w:val="22"/>
                        <w:rPrChange w:id="13481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09/21</w:delText>
                    </w:r>
                    <w:r w:rsidRPr="00710858" w:rsidDel="000B5395">
                      <w:rPr>
                        <w:rFonts w:eastAsia="標楷體" w:hint="eastAsia"/>
                        <w:b/>
                        <w:szCs w:val="22"/>
                        <w:rPrChange w:id="13482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710858" w:rsidDel="000B5395">
                      <w:rPr>
                        <w:rFonts w:eastAsia="標楷體"/>
                        <w:b/>
                        <w:szCs w:val="22"/>
                        <w:rPrChange w:id="13483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10/12</w:delText>
                    </w:r>
                    <w:r w:rsidRPr="00710858" w:rsidDel="000B5395">
                      <w:rPr>
                        <w:rFonts w:eastAsia="標楷體" w:hint="eastAsia"/>
                        <w:b/>
                        <w:szCs w:val="22"/>
                        <w:rPrChange w:id="13484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710858" w:rsidDel="000B5395">
                      <w:rPr>
                        <w:rFonts w:eastAsia="標楷體"/>
                        <w:b/>
                        <w:szCs w:val="22"/>
                        <w:rPrChange w:id="13485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11/02</w:delText>
                    </w:r>
                    <w:r w:rsidRPr="00710858" w:rsidDel="000B5395">
                      <w:rPr>
                        <w:rFonts w:eastAsia="標楷體" w:hint="eastAsia"/>
                        <w:b/>
                        <w:szCs w:val="22"/>
                        <w:rPrChange w:id="13486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710858" w:rsidDel="000B5395">
                      <w:rPr>
                        <w:rFonts w:eastAsia="標楷體"/>
                        <w:b/>
                        <w:szCs w:val="22"/>
                        <w:rPrChange w:id="13487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11/16</w:delText>
                    </w:r>
                    <w:r w:rsidRPr="00710858" w:rsidDel="000B5395">
                      <w:rPr>
                        <w:rFonts w:eastAsia="標楷體" w:hint="eastAsia"/>
                        <w:b/>
                        <w:szCs w:val="22"/>
                        <w:rPrChange w:id="13488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710858" w:rsidDel="000B5395">
                      <w:rPr>
                        <w:rFonts w:eastAsia="標楷體"/>
                        <w:b/>
                        <w:szCs w:val="22"/>
                        <w:rPrChange w:id="13489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11/23</w:delText>
                    </w:r>
                    <w:r w:rsidRPr="00710858" w:rsidDel="000B5395">
                      <w:rPr>
                        <w:rFonts w:eastAsia="標楷體" w:hint="eastAsia"/>
                        <w:b/>
                        <w:szCs w:val="22"/>
                        <w:rPrChange w:id="13490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710858" w:rsidDel="000B5395">
                      <w:rPr>
                        <w:rFonts w:eastAsia="標楷體"/>
                        <w:b/>
                        <w:szCs w:val="22"/>
                        <w:rPrChange w:id="13491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12/14</w:delText>
                    </w:r>
                    <w:r w:rsidRPr="00710858" w:rsidDel="000B5395">
                      <w:rPr>
                        <w:rFonts w:eastAsia="標楷體" w:hint="eastAsia"/>
                        <w:b/>
                        <w:szCs w:val="22"/>
                        <w:rPrChange w:id="13492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710858" w:rsidDel="000B5395">
                      <w:rPr>
                        <w:rFonts w:eastAsia="標楷體"/>
                        <w:b/>
                        <w:szCs w:val="22"/>
                        <w:rPrChange w:id="13493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12/21</w:delText>
                    </w:r>
                    <w:r w:rsidRPr="00710858" w:rsidDel="000B5395">
                      <w:rPr>
                        <w:rFonts w:eastAsia="標楷體" w:hint="eastAsia"/>
                        <w:b/>
                        <w:szCs w:val="22"/>
                        <w:rPrChange w:id="13494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710858" w:rsidDel="000B5395">
                      <w:rPr>
                        <w:rFonts w:eastAsia="標楷體"/>
                        <w:b/>
                        <w:szCs w:val="22"/>
                        <w:rPrChange w:id="13495" w:author="User" w:date="2025-08-27T11:49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01/11</w:delText>
                    </w:r>
                  </w:del>
                </w:p>
              </w:tc>
            </w:tr>
          </w:tbl>
          <w:p w14:paraId="07140791" w14:textId="2B7CA3BB" w:rsidR="00F36914" w:rsidRPr="00710858" w:rsidRDefault="00F36914" w:rsidP="00942F9D">
            <w:pPr>
              <w:jc w:val="center"/>
              <w:rPr>
                <w:rPrChange w:id="13496" w:author="User" w:date="2025-08-27T11:49:00Z">
                  <w:rPr>
                    <w:color w:val="000000" w:themeColor="text1"/>
                  </w:rPr>
                </w:rPrChange>
              </w:rPr>
            </w:pPr>
            <w:del w:id="13497" w:author="Windows 使用者" w:date="2024-08-06T16:44:00Z">
              <w:r w:rsidRPr="00710858" w:rsidDel="000B5395">
                <w:rPr>
                  <w:rFonts w:eastAsia="標楷體" w:hint="eastAsia"/>
                  <w:b/>
                  <w:sz w:val="52"/>
                  <w:rPrChange w:id="13498" w:author="User" w:date="2025-08-27T11:49:00Z">
                    <w:rPr>
                      <w:rFonts w:eastAsia="標楷體" w:hint="eastAsia"/>
                      <w:b/>
                      <w:color w:val="000000" w:themeColor="text1"/>
                      <w:sz w:val="52"/>
                    </w:rPr>
                  </w:rPrChange>
                </w:rPr>
                <w:delText>高雄市立甲仙國民中學</w:delText>
              </w:r>
            </w:del>
          </w:p>
        </w:tc>
      </w:tr>
      <w:tr w:rsidR="00710858" w:rsidRPr="00710858" w14:paraId="6BF5F226" w14:textId="77777777" w:rsidTr="00AB0495">
        <w:tc>
          <w:tcPr>
            <w:tcW w:w="10682" w:type="dxa"/>
          </w:tcPr>
          <w:tbl>
            <w:tblPr>
              <w:tblpPr w:leftFromText="180" w:rightFromText="180" w:vertAnchor="page" w:horzAnchor="margin" w:tblpXSpec="center" w:tblpY="901"/>
              <w:tblOverlap w:val="never"/>
              <w:tblW w:w="175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206"/>
              <w:gridCol w:w="525"/>
              <w:gridCol w:w="1571"/>
              <w:gridCol w:w="503"/>
              <w:gridCol w:w="1371"/>
              <w:gridCol w:w="1371"/>
              <w:gridCol w:w="1373"/>
              <w:gridCol w:w="18"/>
              <w:gridCol w:w="1355"/>
              <w:gridCol w:w="1372"/>
              <w:gridCol w:w="6861"/>
            </w:tblGrid>
            <w:tr w:rsidR="00710858" w:rsidRPr="00710858" w14:paraId="6FD85E5B" w14:textId="77777777" w:rsidTr="0095659E">
              <w:trPr>
                <w:gridAfter w:val="1"/>
                <w:wAfter w:w="6861" w:type="dxa"/>
                <w:trHeight w:val="286"/>
              </w:trPr>
              <w:tc>
                <w:tcPr>
                  <w:tcW w:w="3805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5682C59" w14:textId="77777777" w:rsidR="00060320" w:rsidRPr="00710858" w:rsidRDefault="00060320" w:rsidP="0095659E">
                  <w:pPr>
                    <w:spacing w:line="400" w:lineRule="exact"/>
                    <w:ind w:rightChars="72" w:right="173"/>
                    <w:rPr>
                      <w:rFonts w:eastAsia="標楷體"/>
                      <w:sz w:val="40"/>
                      <w:szCs w:val="40"/>
                      <w:rPrChange w:id="13499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</w:pPr>
                </w:p>
              </w:tc>
              <w:tc>
                <w:tcPr>
                  <w:tcW w:w="6860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87A1DDD" w14:textId="3041CA02" w:rsidR="00060320" w:rsidRPr="00710858" w:rsidRDefault="00060320" w:rsidP="00407EC8">
                  <w:pPr>
                    <w:spacing w:line="400" w:lineRule="exact"/>
                    <w:ind w:rightChars="532" w:right="1277"/>
                    <w:rPr>
                      <w:rFonts w:eastAsia="標楷體"/>
                      <w:sz w:val="40"/>
                      <w:szCs w:val="40"/>
                      <w:rPrChange w:id="13500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0"/>
                      <w:szCs w:val="40"/>
                      <w:rPrChange w:id="13501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 xml:space="preserve">     </w:t>
                  </w:r>
                  <w:r w:rsidRPr="00710858">
                    <w:rPr>
                      <w:rFonts w:eastAsia="標楷體" w:hint="eastAsia"/>
                      <w:sz w:val="40"/>
                      <w:szCs w:val="40"/>
                      <w:rPrChange w:id="13502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教</w:t>
                  </w:r>
                  <w:r w:rsidRPr="00710858">
                    <w:rPr>
                      <w:rFonts w:eastAsia="標楷體"/>
                      <w:sz w:val="40"/>
                      <w:szCs w:val="40"/>
                      <w:rPrChange w:id="13503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 xml:space="preserve">     </w:t>
                  </w:r>
                  <w:r w:rsidRPr="00710858">
                    <w:rPr>
                      <w:rFonts w:eastAsia="標楷體" w:hint="eastAsia"/>
                      <w:sz w:val="40"/>
                      <w:szCs w:val="40"/>
                      <w:rPrChange w:id="13504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師：</w:t>
                  </w:r>
                  <w:ins w:id="13505" w:author="Windows 使用者" w:date="2024-08-06T16:00:00Z">
                    <w:r w:rsidR="00E85BAD" w:rsidRPr="00710858">
                      <w:rPr>
                        <w:rFonts w:eastAsia="標楷體" w:hint="eastAsia"/>
                        <w:sz w:val="40"/>
                        <w:szCs w:val="40"/>
                        <w:rPrChange w:id="1350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40"/>
                            <w:szCs w:val="40"/>
                          </w:rPr>
                        </w:rPrChange>
                      </w:rPr>
                      <w:t>蕭子喬</w:t>
                    </w:r>
                  </w:ins>
                  <w:del w:id="13507" w:author="Windows 使用者" w:date="2024-08-06T15:59:00Z">
                    <w:r w:rsidR="009A4B91" w:rsidRPr="00710858" w:rsidDel="00E85BAD">
                      <w:rPr>
                        <w:rFonts w:eastAsia="標楷體" w:hint="eastAsia"/>
                        <w:sz w:val="40"/>
                        <w:szCs w:val="40"/>
                        <w:rPrChange w:id="1350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40"/>
                            <w:szCs w:val="40"/>
                          </w:rPr>
                        </w:rPrChange>
                      </w:rPr>
                      <w:delText>陳耕樸</w:delText>
                    </w:r>
                  </w:del>
                  <w:r w:rsidRPr="00710858">
                    <w:rPr>
                      <w:rFonts w:eastAsia="標楷體" w:hint="eastAsia"/>
                      <w:sz w:val="40"/>
                      <w:szCs w:val="40"/>
                      <w:rPrChange w:id="13509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老師</w:t>
                  </w:r>
                </w:p>
              </w:tc>
            </w:tr>
            <w:tr w:rsidR="00710858" w:rsidRPr="00710858" w14:paraId="1D5D22E3" w14:textId="77777777" w:rsidTr="0095659E">
              <w:trPr>
                <w:gridAfter w:val="1"/>
                <w:wAfter w:w="6861" w:type="dxa"/>
              </w:trPr>
              <w:tc>
                <w:tcPr>
                  <w:tcW w:w="3805" w:type="dxa"/>
                  <w:gridSpan w:val="4"/>
                  <w:tcBorders>
                    <w:bottom w:val="nil"/>
                  </w:tcBorders>
                </w:tcPr>
                <w:p w14:paraId="5AA8B64E" w14:textId="2CFB6A15" w:rsidR="00060320" w:rsidRPr="00710858" w:rsidRDefault="00CD0E6D" w:rsidP="0095659E">
                  <w:pPr>
                    <w:spacing w:line="400" w:lineRule="exact"/>
                    <w:ind w:leftChars="221" w:left="530" w:rightChars="227" w:right="545"/>
                    <w:jc w:val="distribute"/>
                    <w:rPr>
                      <w:rFonts w:eastAsia="標楷體"/>
                      <w:sz w:val="28"/>
                      <w:szCs w:val="28"/>
                      <w:rPrChange w:id="13510" w:author="User" w:date="2025-08-27T11:49:00Z">
                        <w:rPr>
                          <w:rFonts w:eastAsia="標楷體"/>
                          <w:color w:val="000000" w:themeColor="text1"/>
                          <w:sz w:val="28"/>
                          <w:szCs w:val="28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36"/>
                      <w:rPrChange w:id="1351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</w:rPr>
                      </w:rPrChange>
                    </w:rPr>
                    <w:t>1</w:t>
                  </w:r>
                  <w:r w:rsidR="009A4B91" w:rsidRPr="00710858">
                    <w:rPr>
                      <w:rFonts w:eastAsia="標楷體"/>
                      <w:sz w:val="36"/>
                      <w:rPrChange w:id="1351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</w:rPr>
                      </w:rPrChange>
                    </w:rPr>
                    <w:t>1</w:t>
                  </w:r>
                  <w:ins w:id="13513" w:author="User" w:date="2025-08-19T11:34:00Z">
                    <w:r w:rsidR="000F419A" w:rsidRPr="00710858">
                      <w:rPr>
                        <w:rFonts w:eastAsia="標楷體"/>
                        <w:sz w:val="36"/>
                        <w:rPrChange w:id="13514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</w:rPr>
                        </w:rPrChange>
                      </w:rPr>
                      <w:t>4</w:t>
                    </w:r>
                  </w:ins>
                  <w:ins w:id="13515" w:author="Windows 使用者" w:date="2024-08-02T14:30:00Z">
                    <w:del w:id="13516" w:author="User" w:date="2025-08-19T11:34:00Z">
                      <w:r w:rsidR="009A6733" w:rsidRPr="00710858" w:rsidDel="000F419A">
                        <w:rPr>
                          <w:rFonts w:eastAsia="標楷體"/>
                          <w:sz w:val="36"/>
                          <w:rPrChange w:id="13517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</w:rPr>
                          </w:rPrChange>
                        </w:rPr>
                        <w:delText>3</w:delText>
                      </w:r>
                    </w:del>
                  </w:ins>
                  <w:del w:id="13518" w:author="Windows 使用者" w:date="2024-08-02T14:30:00Z">
                    <w:r w:rsidR="009A4B91" w:rsidRPr="00710858" w:rsidDel="009A6733">
                      <w:rPr>
                        <w:rFonts w:eastAsia="標楷體"/>
                        <w:sz w:val="36"/>
                        <w:rPrChange w:id="13519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</w:rPr>
                        </w:rPrChange>
                      </w:rPr>
                      <w:delText>2</w:delText>
                    </w:r>
                  </w:del>
                  <w:r w:rsidR="005025B5" w:rsidRPr="00710858">
                    <w:rPr>
                      <w:rFonts w:eastAsia="標楷體" w:hint="eastAsia"/>
                      <w:sz w:val="36"/>
                      <w:rPrChange w:id="13520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</w:rPr>
                      </w:rPrChange>
                    </w:rPr>
                    <w:t>學年度</w:t>
                  </w:r>
                  <w:ins w:id="13521" w:author="User" w:date="2025-11-28T15:56:00Z">
                    <w:r w:rsidR="003E1449">
                      <w:rPr>
                        <w:rFonts w:eastAsia="標楷體" w:hint="eastAsia"/>
                        <w:sz w:val="20"/>
                        <w:szCs w:val="40"/>
                      </w:rPr>
                      <w:t>01</w:t>
                    </w:r>
                    <w:r w:rsidR="003E1449" w:rsidRPr="007D068A">
                      <w:rPr>
                        <w:rFonts w:eastAsia="標楷體"/>
                        <w:sz w:val="20"/>
                        <w:szCs w:val="40"/>
                      </w:rPr>
                      <w:t>/</w:t>
                    </w:r>
                    <w:r w:rsidR="003E1449">
                      <w:rPr>
                        <w:rFonts w:eastAsia="標楷體" w:hint="eastAsia"/>
                        <w:sz w:val="20"/>
                        <w:szCs w:val="40"/>
                      </w:rPr>
                      <w:t>05</w:t>
                    </w:r>
                  </w:ins>
                  <w:del w:id="13522" w:author="User" w:date="2025-11-28T15:56:00Z">
                    <w:r w:rsidR="000C50A0" w:rsidRPr="00710858" w:rsidDel="003E1449">
                      <w:rPr>
                        <w:rFonts w:eastAsia="標楷體"/>
                        <w:sz w:val="20"/>
                        <w:szCs w:val="40"/>
                        <w:rPrChange w:id="13523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0</w:delText>
                    </w:r>
                    <w:r w:rsidR="00AD39A6" w:rsidRPr="00710858" w:rsidDel="003E1449">
                      <w:rPr>
                        <w:rFonts w:eastAsia="標楷體"/>
                        <w:sz w:val="20"/>
                        <w:szCs w:val="40"/>
                        <w:rPrChange w:id="13524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8</w:delText>
                    </w:r>
                    <w:r w:rsidR="000C50A0" w:rsidRPr="00710858" w:rsidDel="003E1449">
                      <w:rPr>
                        <w:rFonts w:eastAsia="標楷體"/>
                        <w:sz w:val="20"/>
                        <w:szCs w:val="40"/>
                        <w:rPrChange w:id="13525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/</w:delText>
                    </w:r>
                  </w:del>
                  <w:ins w:id="13526" w:author="Windows 使用者" w:date="2024-08-07T09:11:00Z">
                    <w:del w:id="13527" w:author="User" w:date="2025-08-19T11:34:00Z">
                      <w:r w:rsidR="00CC029C" w:rsidRPr="00710858" w:rsidDel="000F419A">
                        <w:rPr>
                          <w:rFonts w:eastAsia="標楷體"/>
                          <w:sz w:val="20"/>
                          <w:szCs w:val="40"/>
                          <w:rPrChange w:id="13528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40"/>
                            </w:rPr>
                          </w:rPrChange>
                        </w:rPr>
                        <w:delText>07</w:delText>
                      </w:r>
                    </w:del>
                  </w:ins>
                  <w:del w:id="13529" w:author="Windows 使用者" w:date="2024-08-07T09:11:00Z">
                    <w:r w:rsidR="00512023" w:rsidRPr="00710858" w:rsidDel="00CC029C">
                      <w:rPr>
                        <w:rFonts w:eastAsia="標楷體"/>
                        <w:sz w:val="20"/>
                        <w:szCs w:val="40"/>
                        <w:rPrChange w:id="13530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23</w:delText>
                    </w:r>
                  </w:del>
                  <w:r w:rsidR="005025B5" w:rsidRPr="00710858">
                    <w:rPr>
                      <w:rFonts w:eastAsia="標楷體" w:hint="eastAsia"/>
                      <w:sz w:val="20"/>
                      <w:szCs w:val="40"/>
                      <w:rPrChange w:id="13531" w:author="User" w:date="2025-08-27T11:49:00Z">
                        <w:rPr>
                          <w:rFonts w:eastAsia="標楷體" w:hint="eastAsia"/>
                          <w:color w:val="000000" w:themeColor="text1"/>
                          <w:sz w:val="20"/>
                          <w:szCs w:val="40"/>
                        </w:rPr>
                      </w:rPrChange>
                    </w:rPr>
                    <w:t>製</w:t>
                  </w:r>
                </w:p>
              </w:tc>
              <w:tc>
                <w:tcPr>
                  <w:tcW w:w="6860" w:type="dxa"/>
                  <w:gridSpan w:val="6"/>
                  <w:tcBorders>
                    <w:bottom w:val="nil"/>
                  </w:tcBorders>
                </w:tcPr>
                <w:p w14:paraId="1566A1E2" w14:textId="77777777" w:rsidR="00060320" w:rsidRPr="00710858" w:rsidRDefault="00060320" w:rsidP="0095659E">
                  <w:pPr>
                    <w:spacing w:line="400" w:lineRule="exact"/>
                    <w:ind w:leftChars="507" w:left="1217" w:rightChars="532" w:right="1277"/>
                    <w:jc w:val="distribute"/>
                    <w:rPr>
                      <w:rFonts w:eastAsia="標楷體"/>
                      <w:rPrChange w:id="1353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rPrChange w:id="13533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</w:rPr>
                      </w:rPrChange>
                    </w:rPr>
                    <w:t>週課表</w:t>
                  </w:r>
                </w:p>
              </w:tc>
            </w:tr>
            <w:tr w:rsidR="00710858" w:rsidRPr="00710858" w14:paraId="1E2943F8" w14:textId="77777777" w:rsidTr="0095659E">
              <w:trPr>
                <w:gridAfter w:val="1"/>
                <w:wAfter w:w="6861" w:type="dxa"/>
                <w:cantSplit/>
              </w:trPr>
              <w:tc>
                <w:tcPr>
                  <w:tcW w:w="3805" w:type="dxa"/>
                  <w:gridSpan w:val="4"/>
                  <w:vMerge w:val="restart"/>
                  <w:tcBorders>
                    <w:tl2br w:val="single" w:sz="4" w:space="0" w:color="auto"/>
                  </w:tcBorders>
                </w:tcPr>
                <w:p w14:paraId="19101265" w14:textId="77777777" w:rsidR="00060320" w:rsidRPr="00710858" w:rsidRDefault="00060320" w:rsidP="0095659E">
                  <w:pPr>
                    <w:spacing w:line="180" w:lineRule="exact"/>
                    <w:jc w:val="right"/>
                    <w:rPr>
                      <w:rFonts w:eastAsia="標楷體"/>
                      <w:sz w:val="16"/>
                      <w:szCs w:val="16"/>
                      <w:rPrChange w:id="13534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13535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星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13536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13537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期</w:t>
                  </w:r>
                </w:p>
                <w:p w14:paraId="189E5B73" w14:textId="77777777" w:rsidR="00060320" w:rsidRPr="00710858" w:rsidRDefault="00060320" w:rsidP="0095659E">
                  <w:pPr>
                    <w:wordWrap w:val="0"/>
                    <w:spacing w:line="180" w:lineRule="exact"/>
                    <w:jc w:val="right"/>
                    <w:rPr>
                      <w:rFonts w:eastAsia="標楷體"/>
                      <w:sz w:val="16"/>
                      <w:szCs w:val="16"/>
                      <w:rPrChange w:id="13538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13539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科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13540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13541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目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13542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 Week</w:t>
                  </w:r>
                </w:p>
                <w:p w14:paraId="0E270B72" w14:textId="77777777" w:rsidR="00060320" w:rsidRPr="00710858" w:rsidRDefault="00060320" w:rsidP="0095659E">
                  <w:pPr>
                    <w:spacing w:line="180" w:lineRule="exact"/>
                    <w:rPr>
                      <w:rFonts w:eastAsia="標楷體"/>
                      <w:sz w:val="16"/>
                      <w:szCs w:val="16"/>
                      <w:rPrChange w:id="13543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13544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節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13545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13546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次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13547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                       Subject</w:t>
                  </w:r>
                </w:p>
                <w:p w14:paraId="0AEEBE87" w14:textId="77777777" w:rsidR="00060320" w:rsidRPr="00710858" w:rsidRDefault="00060320" w:rsidP="0095659E">
                  <w:pPr>
                    <w:spacing w:line="180" w:lineRule="exact"/>
                    <w:rPr>
                      <w:rFonts w:eastAsia="標楷體"/>
                      <w:rPrChange w:id="1354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16"/>
                      <w:szCs w:val="16"/>
                      <w:rPrChange w:id="13549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Course        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13550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時間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13551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Time</w:t>
                  </w:r>
                </w:p>
              </w:tc>
              <w:tc>
                <w:tcPr>
                  <w:tcW w:w="1371" w:type="dxa"/>
                  <w:tcBorders>
                    <w:bottom w:val="nil"/>
                  </w:tcBorders>
                  <w:vAlign w:val="center"/>
                </w:tcPr>
                <w:p w14:paraId="040FF7AB" w14:textId="77777777" w:rsidR="00060320" w:rsidRPr="00710858" w:rsidRDefault="00060320" w:rsidP="0095659E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355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13553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一</w:t>
                  </w:r>
                </w:p>
              </w:tc>
              <w:tc>
                <w:tcPr>
                  <w:tcW w:w="1371" w:type="dxa"/>
                  <w:tcBorders>
                    <w:bottom w:val="nil"/>
                  </w:tcBorders>
                  <w:vAlign w:val="center"/>
                </w:tcPr>
                <w:p w14:paraId="739D1E8E" w14:textId="77777777" w:rsidR="00060320" w:rsidRPr="00710858" w:rsidRDefault="00060320" w:rsidP="0095659E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355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13555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二</w:t>
                  </w:r>
                </w:p>
              </w:tc>
              <w:tc>
                <w:tcPr>
                  <w:tcW w:w="1373" w:type="dxa"/>
                  <w:tcBorders>
                    <w:bottom w:val="nil"/>
                  </w:tcBorders>
                  <w:vAlign w:val="center"/>
                </w:tcPr>
                <w:p w14:paraId="6DAA19B4" w14:textId="77777777" w:rsidR="00060320" w:rsidRPr="00710858" w:rsidRDefault="00060320" w:rsidP="0095659E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355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13557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三</w:t>
                  </w:r>
                </w:p>
              </w:tc>
              <w:tc>
                <w:tcPr>
                  <w:tcW w:w="1373" w:type="dxa"/>
                  <w:gridSpan w:val="2"/>
                  <w:tcBorders>
                    <w:bottom w:val="nil"/>
                  </w:tcBorders>
                  <w:vAlign w:val="center"/>
                </w:tcPr>
                <w:p w14:paraId="31A912CA" w14:textId="77777777" w:rsidR="00060320" w:rsidRPr="00710858" w:rsidRDefault="00060320" w:rsidP="0095659E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355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13559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四</w:t>
                  </w:r>
                </w:p>
              </w:tc>
              <w:tc>
                <w:tcPr>
                  <w:tcW w:w="1372" w:type="dxa"/>
                  <w:tcBorders>
                    <w:bottom w:val="nil"/>
                  </w:tcBorders>
                  <w:vAlign w:val="center"/>
                </w:tcPr>
                <w:p w14:paraId="3E42A7B9" w14:textId="77777777" w:rsidR="00060320" w:rsidRPr="00710858" w:rsidRDefault="00060320" w:rsidP="0095659E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356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13561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五</w:t>
                  </w:r>
                </w:p>
              </w:tc>
            </w:tr>
            <w:tr w:rsidR="00710858" w:rsidRPr="00710858" w14:paraId="294E5551" w14:textId="77777777" w:rsidTr="0095659E">
              <w:trPr>
                <w:gridAfter w:val="1"/>
                <w:wAfter w:w="6861" w:type="dxa"/>
                <w:cantSplit/>
              </w:trPr>
              <w:tc>
                <w:tcPr>
                  <w:tcW w:w="3805" w:type="dxa"/>
                  <w:gridSpan w:val="4"/>
                  <w:vMerge/>
                </w:tcPr>
                <w:p w14:paraId="302139D1" w14:textId="77777777" w:rsidR="00060320" w:rsidRPr="00710858" w:rsidRDefault="00060320" w:rsidP="0095659E">
                  <w:pPr>
                    <w:spacing w:line="400" w:lineRule="exact"/>
                    <w:rPr>
                      <w:rFonts w:eastAsia="標楷體"/>
                      <w:rPrChange w:id="1356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1371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05B3CDA9" w14:textId="77777777" w:rsidR="00060320" w:rsidRPr="00710858" w:rsidRDefault="00060320" w:rsidP="0095659E">
                  <w:pPr>
                    <w:jc w:val="center"/>
                    <w:rPr>
                      <w:rFonts w:eastAsia="標楷體"/>
                      <w:rPrChange w:id="1356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356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Monday</w:t>
                  </w:r>
                </w:p>
              </w:tc>
              <w:tc>
                <w:tcPr>
                  <w:tcW w:w="1371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5DE591DA" w14:textId="77777777" w:rsidR="00060320" w:rsidRPr="00710858" w:rsidRDefault="00060320" w:rsidP="0095659E">
                  <w:pPr>
                    <w:jc w:val="center"/>
                    <w:rPr>
                      <w:rFonts w:eastAsia="標楷體"/>
                      <w:rPrChange w:id="1356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356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Tuesday</w:t>
                  </w:r>
                </w:p>
              </w:tc>
              <w:tc>
                <w:tcPr>
                  <w:tcW w:w="1373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4B1940A5" w14:textId="77777777" w:rsidR="00060320" w:rsidRPr="00710858" w:rsidRDefault="00060320" w:rsidP="0095659E">
                  <w:pPr>
                    <w:jc w:val="center"/>
                    <w:rPr>
                      <w:rFonts w:eastAsia="標楷體"/>
                      <w:spacing w:val="-20"/>
                      <w:rPrChange w:id="13567" w:author="User" w:date="2025-08-27T11:49:00Z">
                        <w:rPr>
                          <w:rFonts w:eastAsia="標楷體"/>
                          <w:color w:val="000000" w:themeColor="text1"/>
                          <w:spacing w:val="-20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pacing w:val="-20"/>
                      <w:rPrChange w:id="13568" w:author="User" w:date="2025-08-27T11:49:00Z">
                        <w:rPr>
                          <w:rFonts w:eastAsia="標楷體"/>
                          <w:color w:val="000000" w:themeColor="text1"/>
                          <w:spacing w:val="-20"/>
                        </w:rPr>
                      </w:rPrChange>
                    </w:rPr>
                    <w:t>Wednesday</w:t>
                  </w:r>
                </w:p>
              </w:tc>
              <w:tc>
                <w:tcPr>
                  <w:tcW w:w="1373" w:type="dxa"/>
                  <w:gridSpan w:val="2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22D1DBBA" w14:textId="77777777" w:rsidR="00060320" w:rsidRPr="00710858" w:rsidRDefault="00060320" w:rsidP="0095659E">
                  <w:pPr>
                    <w:jc w:val="center"/>
                    <w:rPr>
                      <w:rFonts w:eastAsia="標楷體"/>
                      <w:rPrChange w:id="1356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357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Thursday</w:t>
                  </w:r>
                </w:p>
              </w:tc>
              <w:tc>
                <w:tcPr>
                  <w:tcW w:w="1372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67E7239E" w14:textId="77777777" w:rsidR="00060320" w:rsidRPr="00710858" w:rsidRDefault="00060320" w:rsidP="0095659E">
                  <w:pPr>
                    <w:jc w:val="center"/>
                    <w:rPr>
                      <w:rFonts w:eastAsia="標楷體"/>
                      <w:rPrChange w:id="1357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357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Friday</w:t>
                  </w:r>
                </w:p>
              </w:tc>
            </w:tr>
            <w:tr w:rsidR="00710858" w:rsidRPr="00710858" w14:paraId="4DB0DBED" w14:textId="77777777" w:rsidTr="0095659E">
              <w:trPr>
                <w:gridAfter w:val="1"/>
                <w:wAfter w:w="6861" w:type="dxa"/>
                <w:cantSplit/>
                <w:trHeight w:val="624"/>
              </w:trPr>
              <w:tc>
                <w:tcPr>
                  <w:tcW w:w="1206" w:type="dxa"/>
                  <w:vMerge w:val="restart"/>
                  <w:vAlign w:val="center"/>
                </w:tcPr>
                <w:p w14:paraId="3D2BD400" w14:textId="77777777" w:rsidR="00060320" w:rsidRPr="00710858" w:rsidRDefault="00060320" w:rsidP="0095659E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13573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13574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上午</w:t>
                  </w:r>
                </w:p>
                <w:p w14:paraId="5570DA17" w14:textId="77777777" w:rsidR="00060320" w:rsidRPr="00710858" w:rsidRDefault="00060320" w:rsidP="0095659E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13575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2"/>
                      <w:rPrChange w:id="13576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</w:rPr>
                      </w:rPrChange>
                    </w:rPr>
                    <w:t>Morning</w:t>
                  </w:r>
                </w:p>
              </w:tc>
              <w:tc>
                <w:tcPr>
                  <w:tcW w:w="2096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14:paraId="656B993E" w14:textId="77777777" w:rsidR="00060320" w:rsidRPr="00710858" w:rsidRDefault="00060320" w:rsidP="0095659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357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357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7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357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358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30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3581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358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8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3583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358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05</w:t>
                  </w:r>
                </w:p>
              </w:tc>
              <w:tc>
                <w:tcPr>
                  <w:tcW w:w="503" w:type="dxa"/>
                  <w:tcBorders>
                    <w:bottom w:val="single" w:sz="4" w:space="0" w:color="auto"/>
                  </w:tcBorders>
                  <w:vAlign w:val="center"/>
                </w:tcPr>
                <w:p w14:paraId="6BE2C726" w14:textId="77777777" w:rsidR="00060320" w:rsidRPr="00710858" w:rsidRDefault="00060320" w:rsidP="0095659E">
                  <w:pPr>
                    <w:snapToGrid w:val="0"/>
                    <w:jc w:val="center"/>
                    <w:rPr>
                      <w:rFonts w:eastAsia="標楷體"/>
                      <w:rPrChange w:id="1358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358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35</w:t>
                  </w:r>
                </w:p>
              </w:tc>
              <w:tc>
                <w:tcPr>
                  <w:tcW w:w="6860" w:type="dxa"/>
                  <w:gridSpan w:val="6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5FEDEA8" w14:textId="77777777" w:rsidR="00060320" w:rsidRPr="00710858" w:rsidRDefault="00060320" w:rsidP="0095659E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358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2"/>
                      <w:szCs w:val="32"/>
                      <w:rPrChange w:id="13588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升旗早會、早自習</w:t>
                  </w:r>
                </w:p>
              </w:tc>
            </w:tr>
            <w:tr w:rsidR="00710858" w:rsidRPr="00710858" w14:paraId="16E76015" w14:textId="77777777" w:rsidTr="0095659E">
              <w:trPr>
                <w:gridAfter w:val="1"/>
                <w:wAfter w:w="6861" w:type="dxa"/>
                <w:cantSplit/>
              </w:trPr>
              <w:tc>
                <w:tcPr>
                  <w:tcW w:w="1206" w:type="dxa"/>
                  <w:vMerge/>
                  <w:vAlign w:val="center"/>
                </w:tcPr>
                <w:p w14:paraId="14F1E78B" w14:textId="77777777" w:rsidR="00060320" w:rsidRPr="00710858" w:rsidRDefault="00060320" w:rsidP="0095659E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358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1F4C8E2C" w14:textId="77777777" w:rsidR="00060320" w:rsidRPr="00710858" w:rsidRDefault="00060320" w:rsidP="0095659E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3590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3591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1</w:t>
                  </w:r>
                </w:p>
              </w:tc>
              <w:tc>
                <w:tcPr>
                  <w:tcW w:w="1571" w:type="dxa"/>
                  <w:vAlign w:val="center"/>
                </w:tcPr>
                <w:p w14:paraId="56F6FD2F" w14:textId="77777777" w:rsidR="00060320" w:rsidRPr="00710858" w:rsidRDefault="00060320" w:rsidP="0095659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359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359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8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3594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359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</w:p>
                <w:p w14:paraId="5C5BCDB0" w14:textId="77777777" w:rsidR="00060320" w:rsidRPr="00710858" w:rsidRDefault="00060320" w:rsidP="0095659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359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359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48EEBC11" w14:textId="77777777" w:rsidR="00060320" w:rsidRPr="00710858" w:rsidRDefault="00060320" w:rsidP="0095659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359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359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3600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360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</w:tc>
              <w:tc>
                <w:tcPr>
                  <w:tcW w:w="503" w:type="dxa"/>
                  <w:vAlign w:val="center"/>
                </w:tcPr>
                <w:p w14:paraId="09B1BDEF" w14:textId="77777777" w:rsidR="00060320" w:rsidRPr="00710858" w:rsidRDefault="00060320" w:rsidP="0095659E">
                  <w:pPr>
                    <w:snapToGrid w:val="0"/>
                    <w:jc w:val="center"/>
                    <w:rPr>
                      <w:rFonts w:eastAsia="標楷體"/>
                      <w:rPrChange w:id="1360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360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02D02091" w14:textId="77777777" w:rsidR="00725166" w:rsidRPr="00710858" w:rsidRDefault="00725166" w:rsidP="0095659E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360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1" w:type="dxa"/>
                  <w:vAlign w:val="center"/>
                </w:tcPr>
                <w:p w14:paraId="4F6AA5EB" w14:textId="3C80EA40" w:rsidR="00DA62B5" w:rsidRPr="00710858" w:rsidRDefault="00DA62B5" w:rsidP="000F419A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1360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91" w:type="dxa"/>
                  <w:gridSpan w:val="2"/>
                  <w:vAlign w:val="center"/>
                </w:tcPr>
                <w:p w14:paraId="38A75ABE" w14:textId="77777777" w:rsidR="003E1449" w:rsidRPr="003E1449" w:rsidRDefault="003E1449" w:rsidP="003E1449">
                  <w:pPr>
                    <w:snapToGrid w:val="0"/>
                    <w:ind w:leftChars="-50" w:left="-120" w:rightChars="-27" w:right="-65"/>
                    <w:jc w:val="center"/>
                    <w:rPr>
                      <w:ins w:id="13606" w:author="User" w:date="2025-11-28T15:57:00Z"/>
                      <w:rFonts w:eastAsia="標楷體"/>
                      <w:color w:val="FF0000"/>
                      <w:sz w:val="36"/>
                      <w:szCs w:val="36"/>
                      <w:rPrChange w:id="13607" w:author="User" w:date="2025-11-28T15:57:00Z">
                        <w:rPr>
                          <w:ins w:id="13608" w:author="User" w:date="2025-11-28T15:57:00Z"/>
                          <w:rFonts w:eastAsia="標楷體"/>
                          <w:sz w:val="36"/>
                          <w:szCs w:val="36"/>
                        </w:rPr>
                      </w:rPrChange>
                    </w:rPr>
                  </w:pPr>
                  <w:ins w:id="13609" w:author="User" w:date="2025-11-28T15:57:00Z">
                    <w:r w:rsidRPr="003E1449">
                      <w:rPr>
                        <w:rFonts w:eastAsia="標楷體"/>
                        <w:color w:val="FF0000"/>
                        <w:sz w:val="36"/>
                        <w:szCs w:val="36"/>
                        <w:rPrChange w:id="13610" w:author="User" w:date="2025-11-28T15:57:00Z">
                          <w:rPr>
                            <w:rFonts w:eastAsia="標楷體"/>
                            <w:sz w:val="36"/>
                            <w:szCs w:val="36"/>
                          </w:rPr>
                        </w:rPrChange>
                      </w:rPr>
                      <w:t>301</w:t>
                    </w:r>
                  </w:ins>
                </w:p>
                <w:p w14:paraId="496C1AA1" w14:textId="0750EC11" w:rsidR="00060320" w:rsidRPr="00710858" w:rsidRDefault="003E1449" w:rsidP="003E1449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361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proofErr w:type="gramStart"/>
                  <w:ins w:id="13612" w:author="User" w:date="2025-11-28T15:57:00Z">
                    <w:r w:rsidRPr="003E1449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13613" w:author="User" w:date="2025-11-28T15:57:00Z">
                          <w:rPr>
                            <w:rFonts w:eastAsia="標楷體" w:hint="eastAsia"/>
                            <w:sz w:val="36"/>
                            <w:szCs w:val="36"/>
                          </w:rPr>
                        </w:rPrChange>
                      </w:rPr>
                      <w:t>資數</w:t>
                    </w:r>
                  </w:ins>
                  <w:proofErr w:type="gramEnd"/>
                </w:p>
              </w:tc>
              <w:tc>
                <w:tcPr>
                  <w:tcW w:w="1355" w:type="dxa"/>
                  <w:vAlign w:val="center"/>
                </w:tcPr>
                <w:p w14:paraId="399CA43C" w14:textId="6975C349" w:rsidR="000F419A" w:rsidRPr="00710858" w:rsidRDefault="000F419A" w:rsidP="000F419A">
                  <w:pPr>
                    <w:snapToGrid w:val="0"/>
                    <w:spacing w:line="400" w:lineRule="exact"/>
                    <w:jc w:val="center"/>
                    <w:rPr>
                      <w:ins w:id="13614" w:author="User" w:date="2025-08-19T11:36:00Z"/>
                      <w:rFonts w:eastAsia="標楷體"/>
                      <w:sz w:val="28"/>
                      <w:szCs w:val="36"/>
                      <w:rPrChange w:id="13615" w:author="User" w:date="2025-08-27T11:49:00Z">
                        <w:rPr>
                          <w:ins w:id="13616" w:author="User" w:date="2025-08-19T11:36:00Z"/>
                          <w:rFonts w:eastAsia="標楷體"/>
                          <w:color w:val="000000" w:themeColor="text1"/>
                          <w:sz w:val="28"/>
                          <w:szCs w:val="36"/>
                          <w:shd w:val="pct15" w:color="auto" w:fill="FFFFFF"/>
                        </w:rPr>
                      </w:rPrChange>
                    </w:rPr>
                  </w:pPr>
                  <w:ins w:id="13617" w:author="User" w:date="2025-08-19T11:36:00Z">
                    <w:r w:rsidRPr="00710858">
                      <w:rPr>
                        <w:rFonts w:eastAsia="標楷體"/>
                        <w:sz w:val="28"/>
                        <w:szCs w:val="36"/>
                        <w:rPrChange w:id="13618" w:author="User" w:date="2025-08-27T11:49:00Z">
                          <w:rPr>
                            <w:rFonts w:eastAsia="標楷體"/>
                            <w:color w:val="000000" w:themeColor="text1"/>
                            <w:sz w:val="28"/>
                            <w:szCs w:val="36"/>
                            <w:shd w:val="pct15" w:color="auto" w:fill="FFFFFF"/>
                          </w:rPr>
                        </w:rPrChange>
                      </w:rPr>
                      <w:t>201</w:t>
                    </w:r>
                    <w:r w:rsidRPr="00710858">
                      <w:rPr>
                        <w:rFonts w:eastAsia="標楷體" w:hint="eastAsia"/>
                        <w:sz w:val="28"/>
                        <w:szCs w:val="36"/>
                        <w:rPrChange w:id="1361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  <w:shd w:val="pct15" w:color="auto" w:fill="FFFFFF"/>
                          </w:rPr>
                        </w:rPrChange>
                      </w:rPr>
                      <w:t>資</w:t>
                    </w:r>
                  </w:ins>
                </w:p>
                <w:p w14:paraId="4D6F1E71" w14:textId="6C6B4542" w:rsidR="00060320" w:rsidRPr="00710858" w:rsidRDefault="000F419A" w:rsidP="000F419A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362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3621" w:author="User" w:date="2025-08-19T11:36:00Z">
                    <w:r w:rsidRPr="00710858">
                      <w:rPr>
                        <w:rFonts w:eastAsia="標楷體"/>
                        <w:sz w:val="22"/>
                        <w:szCs w:val="36"/>
                        <w:rPrChange w:id="13622" w:author="User" w:date="2025-08-27T11:49:00Z">
                          <w:rPr>
                            <w:rFonts w:eastAsia="標楷體"/>
                            <w:color w:val="000000" w:themeColor="text1"/>
                            <w:sz w:val="22"/>
                            <w:szCs w:val="36"/>
                            <w:shd w:val="pct15" w:color="auto" w:fill="FFFFFF"/>
                          </w:rPr>
                        </w:rPrChange>
                      </w:rPr>
                      <w:t>(</w:t>
                    </w:r>
                    <w:r w:rsidRPr="00710858">
                      <w:rPr>
                        <w:rFonts w:eastAsia="標楷體" w:hint="eastAsia"/>
                        <w:sz w:val="22"/>
                        <w:szCs w:val="36"/>
                        <w:rPrChange w:id="1362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36"/>
                            <w:shd w:val="pct15" w:color="auto" w:fill="FFFFFF"/>
                          </w:rPr>
                        </w:rPrChange>
                      </w:rPr>
                      <w:t>學習策略</w:t>
                    </w:r>
                    <w:r w:rsidRPr="00710858">
                      <w:rPr>
                        <w:rFonts w:eastAsia="標楷體"/>
                        <w:sz w:val="22"/>
                        <w:szCs w:val="36"/>
                        <w:rPrChange w:id="13624" w:author="User" w:date="2025-08-27T11:49:00Z">
                          <w:rPr>
                            <w:rFonts w:eastAsia="標楷體"/>
                            <w:color w:val="000000" w:themeColor="text1"/>
                            <w:sz w:val="22"/>
                            <w:szCs w:val="36"/>
                          </w:rPr>
                        </w:rPrChange>
                      </w:rPr>
                      <w:t>)</w:t>
                    </w:r>
                  </w:ins>
                </w:p>
              </w:tc>
              <w:tc>
                <w:tcPr>
                  <w:tcW w:w="1372" w:type="dxa"/>
                  <w:vAlign w:val="center"/>
                </w:tcPr>
                <w:p w14:paraId="3AEFA706" w14:textId="77777777" w:rsidR="00060320" w:rsidRPr="00710858" w:rsidRDefault="00060320" w:rsidP="0095659E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362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14:paraId="1B2CE600" w14:textId="77777777" w:rsidTr="0095659E">
              <w:trPr>
                <w:gridAfter w:val="1"/>
                <w:wAfter w:w="6861" w:type="dxa"/>
                <w:cantSplit/>
              </w:trPr>
              <w:tc>
                <w:tcPr>
                  <w:tcW w:w="1206" w:type="dxa"/>
                  <w:vMerge/>
                  <w:vAlign w:val="center"/>
                </w:tcPr>
                <w:p w14:paraId="455DC35F" w14:textId="77777777" w:rsidR="00060320" w:rsidRPr="00710858" w:rsidRDefault="00060320" w:rsidP="0095659E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362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391CE0C3" w14:textId="77777777" w:rsidR="00060320" w:rsidRPr="00710858" w:rsidRDefault="00060320" w:rsidP="0095659E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3627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3628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2</w:t>
                  </w:r>
                </w:p>
              </w:tc>
              <w:tc>
                <w:tcPr>
                  <w:tcW w:w="1571" w:type="dxa"/>
                  <w:vAlign w:val="center"/>
                </w:tcPr>
                <w:p w14:paraId="23E77D19" w14:textId="77777777" w:rsidR="00060320" w:rsidRPr="00710858" w:rsidRDefault="00060320" w:rsidP="0095659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362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363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3631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363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</w:p>
                <w:p w14:paraId="02B6DCE9" w14:textId="77777777" w:rsidR="00060320" w:rsidRPr="00710858" w:rsidRDefault="00060320" w:rsidP="0095659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363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363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3C458C4B" w14:textId="77777777" w:rsidR="00060320" w:rsidRPr="00710858" w:rsidRDefault="00060320" w:rsidP="0095659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363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363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3637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363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</w:tc>
              <w:tc>
                <w:tcPr>
                  <w:tcW w:w="503" w:type="dxa"/>
                  <w:vAlign w:val="center"/>
                </w:tcPr>
                <w:p w14:paraId="5323F52F" w14:textId="77777777" w:rsidR="00060320" w:rsidRPr="00710858" w:rsidRDefault="00060320" w:rsidP="0095659E">
                  <w:pPr>
                    <w:snapToGrid w:val="0"/>
                    <w:jc w:val="center"/>
                    <w:rPr>
                      <w:rFonts w:eastAsia="標楷體"/>
                      <w:rPrChange w:id="1363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364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tcBorders>
                    <w:bottom w:val="single" w:sz="4" w:space="0" w:color="auto"/>
                  </w:tcBorders>
                  <w:vAlign w:val="center"/>
                </w:tcPr>
                <w:p w14:paraId="40D012E6" w14:textId="04B26734" w:rsidR="000F419A" w:rsidRPr="00710858" w:rsidRDefault="000F419A" w:rsidP="000F419A">
                  <w:pPr>
                    <w:snapToGrid w:val="0"/>
                    <w:spacing w:line="360" w:lineRule="exact"/>
                    <w:jc w:val="center"/>
                    <w:rPr>
                      <w:ins w:id="13641" w:author="User" w:date="2025-08-19T11:34:00Z"/>
                      <w:rFonts w:eastAsia="標楷體"/>
                      <w:sz w:val="36"/>
                      <w:szCs w:val="36"/>
                      <w:rPrChange w:id="13642" w:author="User" w:date="2025-08-27T11:49:00Z">
                        <w:rPr>
                          <w:ins w:id="13643" w:author="User" w:date="2025-08-19T11:3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3644" w:author="User" w:date="2025-08-19T11:35:00Z">
                    <w:r w:rsidRPr="00710858">
                      <w:rPr>
                        <w:rFonts w:eastAsia="標楷體"/>
                        <w:sz w:val="36"/>
                        <w:szCs w:val="36"/>
                        <w:rPrChange w:id="13645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2</w:t>
                    </w:r>
                  </w:ins>
                  <w:ins w:id="13646" w:author="User" w:date="2025-08-19T11:34:00Z">
                    <w:r w:rsidRPr="00710858">
                      <w:rPr>
                        <w:rFonts w:eastAsia="標楷體"/>
                        <w:sz w:val="36"/>
                        <w:szCs w:val="36"/>
                        <w:rPrChange w:id="13647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01</w:t>
                    </w:r>
                  </w:ins>
                </w:p>
                <w:p w14:paraId="2581F80C" w14:textId="0971CE5C" w:rsidR="00060320" w:rsidRPr="00710858" w:rsidRDefault="000F419A" w:rsidP="000F419A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1364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3649" w:author="User" w:date="2025-08-19T11:34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365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資國</w:t>
                    </w:r>
                  </w:ins>
                </w:p>
              </w:tc>
              <w:tc>
                <w:tcPr>
                  <w:tcW w:w="1371" w:type="dxa"/>
                  <w:tcBorders>
                    <w:bottom w:val="single" w:sz="4" w:space="0" w:color="auto"/>
                  </w:tcBorders>
                  <w:vAlign w:val="center"/>
                </w:tcPr>
                <w:p w14:paraId="2ECA80C3" w14:textId="6D520D86" w:rsidR="004170D2" w:rsidRPr="00710858" w:rsidDel="000F419A" w:rsidRDefault="004170D2" w:rsidP="004170D2">
                  <w:pPr>
                    <w:snapToGrid w:val="0"/>
                    <w:spacing w:line="360" w:lineRule="exact"/>
                    <w:jc w:val="center"/>
                    <w:rPr>
                      <w:ins w:id="13651" w:author="Windows 使用者" w:date="2024-08-12T12:46:00Z"/>
                      <w:del w:id="13652" w:author="User" w:date="2025-08-19T11:35:00Z"/>
                      <w:rFonts w:eastAsia="標楷體"/>
                      <w:sz w:val="36"/>
                      <w:szCs w:val="36"/>
                      <w:rPrChange w:id="13653" w:author="User" w:date="2025-08-27T11:49:00Z">
                        <w:rPr>
                          <w:ins w:id="13654" w:author="Windows 使用者" w:date="2024-08-12T12:46:00Z"/>
                          <w:del w:id="13655" w:author="User" w:date="2025-08-19T11:35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3656" w:author="Windows 使用者" w:date="2024-08-12T12:46:00Z">
                    <w:del w:id="13657" w:author="User" w:date="2025-08-19T11:35:00Z">
                      <w:r w:rsidRPr="00710858" w:rsidDel="000F419A">
                        <w:rPr>
                          <w:rFonts w:eastAsia="標楷體"/>
                          <w:sz w:val="36"/>
                          <w:szCs w:val="36"/>
                          <w:rPrChange w:id="13658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101</w:delText>
                      </w:r>
                    </w:del>
                  </w:ins>
                </w:p>
                <w:p w14:paraId="5BF51F1F" w14:textId="7FDDB65A" w:rsidR="00060320" w:rsidRPr="00710858" w:rsidDel="00E85BAD" w:rsidRDefault="004170D2" w:rsidP="004170D2">
                  <w:pPr>
                    <w:snapToGrid w:val="0"/>
                    <w:spacing w:line="360" w:lineRule="exact"/>
                    <w:jc w:val="center"/>
                    <w:rPr>
                      <w:del w:id="13659" w:author="Windows 使用者" w:date="2024-08-06T16:00:00Z"/>
                      <w:rFonts w:eastAsia="標楷體"/>
                      <w:sz w:val="36"/>
                      <w:szCs w:val="36"/>
                      <w:rPrChange w:id="13660" w:author="User" w:date="2025-08-27T11:49:00Z">
                        <w:rPr>
                          <w:del w:id="13661" w:author="Windows 使用者" w:date="2024-08-06T16:0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3662" w:author="Windows 使用者" w:date="2024-08-12T12:46:00Z">
                    <w:del w:id="13663" w:author="User" w:date="2025-08-19T11:35:00Z">
                      <w:r w:rsidRPr="00710858" w:rsidDel="000F419A">
                        <w:rPr>
                          <w:rFonts w:eastAsia="標楷體" w:hint="eastAsia"/>
                          <w:sz w:val="36"/>
                          <w:szCs w:val="36"/>
                          <w:rPrChange w:id="13664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資國</w:delText>
                      </w:r>
                    </w:del>
                  </w:ins>
                  <w:del w:id="13665" w:author="Windows 使用者" w:date="2024-08-06T16:00:00Z">
                    <w:r w:rsidR="00765A04" w:rsidRPr="00710858" w:rsidDel="00E85BAD">
                      <w:rPr>
                        <w:rFonts w:eastAsia="標楷體"/>
                        <w:sz w:val="36"/>
                        <w:szCs w:val="36"/>
                        <w:rPrChange w:id="13666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101</w:delText>
                    </w:r>
                  </w:del>
                </w:p>
                <w:p w14:paraId="0615B463" w14:textId="43F415B9" w:rsidR="00765A04" w:rsidRPr="00710858" w:rsidRDefault="00765A04" w:rsidP="00A35B91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1366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3668" w:author="Windows 使用者" w:date="2024-08-06T16:00:00Z">
                    <w:r w:rsidRPr="00710858" w:rsidDel="00E85BAD">
                      <w:rPr>
                        <w:rFonts w:eastAsia="標楷體" w:hint="eastAsia"/>
                        <w:sz w:val="36"/>
                        <w:szCs w:val="36"/>
                        <w:rPrChange w:id="1366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資數</w:delText>
                    </w:r>
                  </w:del>
                </w:p>
              </w:tc>
              <w:tc>
                <w:tcPr>
                  <w:tcW w:w="1391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14:paraId="09B5ED25" w14:textId="74B569A6" w:rsidR="00060320" w:rsidRPr="00710858" w:rsidRDefault="00060320" w:rsidP="00A53E42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367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55" w:type="dxa"/>
                  <w:tcBorders>
                    <w:bottom w:val="single" w:sz="4" w:space="0" w:color="auto"/>
                  </w:tcBorders>
                  <w:vAlign w:val="center"/>
                </w:tcPr>
                <w:p w14:paraId="23575A3E" w14:textId="3460EC78" w:rsidR="00060320" w:rsidRPr="00710858" w:rsidRDefault="00060320" w:rsidP="006D453C">
                  <w:pPr>
                    <w:snapToGrid w:val="0"/>
                    <w:spacing w:before="120" w:after="120" w:line="360" w:lineRule="exact"/>
                    <w:jc w:val="center"/>
                    <w:rPr>
                      <w:rFonts w:eastAsia="標楷體"/>
                      <w:b/>
                      <w:sz w:val="36"/>
                      <w:szCs w:val="36"/>
                      <w:rPrChange w:id="13671" w:author="User" w:date="2025-08-27T11:49:00Z">
                        <w:rPr>
                          <w:rFonts w:eastAsia="標楷體"/>
                          <w:b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tcBorders>
                    <w:bottom w:val="single" w:sz="4" w:space="0" w:color="auto"/>
                  </w:tcBorders>
                  <w:vAlign w:val="center"/>
                </w:tcPr>
                <w:p w14:paraId="2DF69B38" w14:textId="145494FF" w:rsidR="00E4441E" w:rsidRPr="00710858" w:rsidRDefault="000F419A" w:rsidP="00E4441E">
                  <w:pPr>
                    <w:snapToGrid w:val="0"/>
                    <w:ind w:leftChars="-50" w:left="-120" w:rightChars="-27" w:right="-65"/>
                    <w:jc w:val="center"/>
                    <w:rPr>
                      <w:ins w:id="13672" w:author="Windows 使用者" w:date="2024-08-12T12:47:00Z"/>
                      <w:rFonts w:eastAsia="標楷體"/>
                      <w:sz w:val="36"/>
                      <w:szCs w:val="36"/>
                      <w:rPrChange w:id="13673" w:author="User" w:date="2025-08-27T11:49:00Z">
                        <w:rPr>
                          <w:ins w:id="13674" w:author="Windows 使用者" w:date="2024-08-12T12:4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3675" w:author="User" w:date="2025-08-19T11:38:00Z">
                    <w:r w:rsidRPr="00710858">
                      <w:rPr>
                        <w:rFonts w:eastAsia="標楷體"/>
                        <w:sz w:val="36"/>
                        <w:szCs w:val="36"/>
                        <w:rPrChange w:id="13676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1</w:t>
                    </w:r>
                  </w:ins>
                  <w:ins w:id="13677" w:author="Windows 使用者" w:date="2024-08-12T12:47:00Z">
                    <w:del w:id="13678" w:author="User" w:date="2025-08-19T11:38:00Z">
                      <w:r w:rsidR="00E4441E" w:rsidRPr="00710858" w:rsidDel="000F419A">
                        <w:rPr>
                          <w:rFonts w:eastAsia="標楷體"/>
                          <w:sz w:val="36"/>
                          <w:szCs w:val="36"/>
                          <w:rPrChange w:id="13679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2</w:delText>
                      </w:r>
                    </w:del>
                    <w:r w:rsidR="00E4441E" w:rsidRPr="00710858">
                      <w:rPr>
                        <w:rFonts w:eastAsia="標楷體"/>
                        <w:sz w:val="36"/>
                        <w:szCs w:val="36"/>
                        <w:rPrChange w:id="13680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01</w:t>
                    </w:r>
                  </w:ins>
                </w:p>
                <w:p w14:paraId="692DC008" w14:textId="68AD7979" w:rsidR="00060320" w:rsidRPr="00710858" w:rsidRDefault="00E4441E" w:rsidP="00E4441E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368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3682" w:author="Windows 使用者" w:date="2024-08-12T12:47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368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資數</w:t>
                    </w:r>
                  </w:ins>
                </w:p>
              </w:tc>
            </w:tr>
            <w:tr w:rsidR="00710858" w:rsidRPr="00710858" w14:paraId="075ABCB2" w14:textId="77777777" w:rsidTr="0095659E">
              <w:trPr>
                <w:gridAfter w:val="1"/>
                <w:wAfter w:w="6861" w:type="dxa"/>
                <w:cantSplit/>
                <w:trHeight w:val="1135"/>
              </w:trPr>
              <w:tc>
                <w:tcPr>
                  <w:tcW w:w="1206" w:type="dxa"/>
                  <w:vMerge/>
                  <w:vAlign w:val="center"/>
                </w:tcPr>
                <w:p w14:paraId="2480417A" w14:textId="77777777" w:rsidR="00060320" w:rsidRPr="00710858" w:rsidRDefault="00060320" w:rsidP="0095659E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368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675CB6FD" w14:textId="77777777" w:rsidR="00060320" w:rsidRPr="00710858" w:rsidRDefault="00060320" w:rsidP="0095659E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3685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3686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3</w:t>
                  </w:r>
                </w:p>
              </w:tc>
              <w:tc>
                <w:tcPr>
                  <w:tcW w:w="1571" w:type="dxa"/>
                  <w:vAlign w:val="center"/>
                </w:tcPr>
                <w:p w14:paraId="6AE507A9" w14:textId="77777777" w:rsidR="00060320" w:rsidRPr="00710858" w:rsidRDefault="00060320" w:rsidP="0095659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368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368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368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369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</w:p>
                <w:p w14:paraId="6F63D2FB" w14:textId="77777777" w:rsidR="00060320" w:rsidRPr="00710858" w:rsidRDefault="00060320" w:rsidP="0095659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369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369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63A1D94C" w14:textId="77777777" w:rsidR="00060320" w:rsidRPr="00710858" w:rsidRDefault="00060320" w:rsidP="0095659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369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369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3695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369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</w:tc>
              <w:tc>
                <w:tcPr>
                  <w:tcW w:w="503" w:type="dxa"/>
                  <w:vAlign w:val="center"/>
                </w:tcPr>
                <w:p w14:paraId="531A2B06" w14:textId="77777777" w:rsidR="00060320" w:rsidRPr="00710858" w:rsidRDefault="00060320" w:rsidP="0095659E">
                  <w:pPr>
                    <w:snapToGrid w:val="0"/>
                    <w:spacing w:before="120" w:after="120"/>
                    <w:jc w:val="center"/>
                    <w:rPr>
                      <w:rFonts w:eastAsia="標楷體"/>
                      <w:rPrChange w:id="1369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369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40501431" w14:textId="3B5E8CD2" w:rsidR="00990EA4" w:rsidRPr="00710858" w:rsidDel="000F419A" w:rsidRDefault="00990EA4" w:rsidP="00990EA4">
                  <w:pPr>
                    <w:snapToGrid w:val="0"/>
                    <w:spacing w:line="360" w:lineRule="exact"/>
                    <w:jc w:val="center"/>
                    <w:rPr>
                      <w:ins w:id="13699" w:author="Windows 使用者" w:date="2024-08-06T16:10:00Z"/>
                      <w:del w:id="13700" w:author="User" w:date="2025-08-19T11:35:00Z"/>
                      <w:rFonts w:eastAsia="標楷體"/>
                      <w:sz w:val="36"/>
                      <w:szCs w:val="36"/>
                      <w:rPrChange w:id="13701" w:author="User" w:date="2025-08-27T11:49:00Z">
                        <w:rPr>
                          <w:ins w:id="13702" w:author="Windows 使用者" w:date="2024-08-06T16:10:00Z"/>
                          <w:del w:id="13703" w:author="User" w:date="2025-08-19T11:35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3704" w:author="Windows 使用者" w:date="2024-08-06T16:10:00Z">
                    <w:del w:id="13705" w:author="User" w:date="2025-08-19T11:35:00Z">
                      <w:r w:rsidRPr="00710858" w:rsidDel="000F419A">
                        <w:rPr>
                          <w:rFonts w:eastAsia="標楷體"/>
                          <w:sz w:val="36"/>
                          <w:szCs w:val="36"/>
                          <w:rPrChange w:id="13706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101</w:delText>
                      </w:r>
                    </w:del>
                  </w:ins>
                </w:p>
                <w:p w14:paraId="6D090AB8" w14:textId="354D2DAE" w:rsidR="00060320" w:rsidRPr="00710858" w:rsidDel="00E85BAD" w:rsidRDefault="00990EA4" w:rsidP="00990EA4">
                  <w:pPr>
                    <w:snapToGrid w:val="0"/>
                    <w:spacing w:line="360" w:lineRule="exact"/>
                    <w:jc w:val="center"/>
                    <w:rPr>
                      <w:del w:id="13707" w:author="Windows 使用者" w:date="2024-08-06T16:00:00Z"/>
                      <w:rFonts w:eastAsia="標楷體"/>
                      <w:sz w:val="36"/>
                      <w:szCs w:val="36"/>
                      <w:rPrChange w:id="13708" w:author="User" w:date="2025-08-27T11:49:00Z">
                        <w:rPr>
                          <w:del w:id="13709" w:author="Windows 使用者" w:date="2024-08-06T16:0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3710" w:author="Windows 使用者" w:date="2024-08-06T16:10:00Z">
                    <w:del w:id="13711" w:author="User" w:date="2025-08-19T11:35:00Z">
                      <w:r w:rsidRPr="00710858" w:rsidDel="000F419A">
                        <w:rPr>
                          <w:rFonts w:eastAsia="標楷體" w:hint="eastAsia"/>
                          <w:sz w:val="36"/>
                          <w:szCs w:val="36"/>
                          <w:rPrChange w:id="13712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資國</w:delText>
                      </w:r>
                    </w:del>
                  </w:ins>
                  <w:del w:id="13713" w:author="Windows 使用者" w:date="2024-08-06T16:00:00Z">
                    <w:r w:rsidR="004B34A2" w:rsidRPr="00710858" w:rsidDel="00E85BAD">
                      <w:rPr>
                        <w:rFonts w:eastAsia="標楷體" w:hint="eastAsia"/>
                        <w:sz w:val="32"/>
                        <w:szCs w:val="26"/>
                        <w:rPrChange w:id="1371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※</w:delText>
                    </w:r>
                    <w:r w:rsidR="00303561" w:rsidRPr="00710858" w:rsidDel="00E85BAD">
                      <w:rPr>
                        <w:rFonts w:eastAsia="標楷體"/>
                        <w:sz w:val="36"/>
                        <w:szCs w:val="36"/>
                        <w:rPrChange w:id="13715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201</w:delText>
                    </w:r>
                  </w:del>
                </w:p>
                <w:p w14:paraId="2DF16D08" w14:textId="42D04DF9" w:rsidR="00303561" w:rsidRPr="00710858" w:rsidRDefault="00F62E70" w:rsidP="00B72658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1371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3717" w:author="Windows 使用者" w:date="2024-08-06T16:00:00Z">
                    <w:r w:rsidRPr="00710858" w:rsidDel="00E85BAD">
                      <w:rPr>
                        <w:rFonts w:eastAsia="標楷體" w:hint="eastAsia"/>
                        <w:sz w:val="36"/>
                        <w:szCs w:val="36"/>
                        <w:rPrChange w:id="1371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資數</w:delText>
                    </w:r>
                  </w:del>
                </w:p>
              </w:tc>
              <w:tc>
                <w:tcPr>
                  <w:tcW w:w="1371" w:type="dxa"/>
                  <w:vAlign w:val="center"/>
                </w:tcPr>
                <w:p w14:paraId="3EBD5AAD" w14:textId="77777777" w:rsidR="003E1449" w:rsidRPr="003E1449" w:rsidRDefault="003E1449" w:rsidP="003E1449">
                  <w:pPr>
                    <w:snapToGrid w:val="0"/>
                    <w:ind w:leftChars="-50" w:left="-120" w:rightChars="-27" w:right="-65"/>
                    <w:jc w:val="center"/>
                    <w:rPr>
                      <w:ins w:id="13719" w:author="User" w:date="2025-11-28T15:57:00Z"/>
                      <w:rFonts w:eastAsia="標楷體"/>
                      <w:color w:val="FF0000"/>
                      <w:sz w:val="36"/>
                      <w:szCs w:val="36"/>
                      <w:rPrChange w:id="13720" w:author="User" w:date="2025-11-28T15:57:00Z">
                        <w:rPr>
                          <w:ins w:id="13721" w:author="User" w:date="2025-11-28T15:57:00Z"/>
                          <w:rFonts w:eastAsia="標楷體"/>
                          <w:sz w:val="36"/>
                          <w:szCs w:val="36"/>
                        </w:rPr>
                      </w:rPrChange>
                    </w:rPr>
                  </w:pPr>
                  <w:ins w:id="13722" w:author="User" w:date="2025-11-28T15:57:00Z">
                    <w:r w:rsidRPr="003E1449">
                      <w:rPr>
                        <w:rFonts w:eastAsia="標楷體"/>
                        <w:color w:val="FF0000"/>
                        <w:sz w:val="36"/>
                        <w:szCs w:val="36"/>
                        <w:rPrChange w:id="13723" w:author="User" w:date="2025-11-28T15:57:00Z">
                          <w:rPr>
                            <w:rFonts w:eastAsia="標楷體"/>
                            <w:sz w:val="36"/>
                            <w:szCs w:val="36"/>
                          </w:rPr>
                        </w:rPrChange>
                      </w:rPr>
                      <w:t>201</w:t>
                    </w:r>
                  </w:ins>
                </w:p>
                <w:p w14:paraId="5F7D2C10" w14:textId="014C6A9B" w:rsidR="00765DA9" w:rsidRPr="00710858" w:rsidDel="000F419A" w:rsidRDefault="003E1449" w:rsidP="003E1449">
                  <w:pPr>
                    <w:snapToGrid w:val="0"/>
                    <w:spacing w:line="360" w:lineRule="exact"/>
                    <w:jc w:val="center"/>
                    <w:rPr>
                      <w:ins w:id="13724" w:author="Windows 使用者" w:date="2024-08-07T09:03:00Z"/>
                      <w:del w:id="13725" w:author="User" w:date="2025-08-19T11:35:00Z"/>
                      <w:rFonts w:eastAsia="標楷體"/>
                      <w:sz w:val="36"/>
                      <w:szCs w:val="36"/>
                      <w:rPrChange w:id="13726" w:author="User" w:date="2025-08-27T11:49:00Z">
                        <w:rPr>
                          <w:ins w:id="13727" w:author="Windows 使用者" w:date="2024-08-07T09:03:00Z"/>
                          <w:del w:id="13728" w:author="User" w:date="2025-08-19T11:35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proofErr w:type="gramStart"/>
                  <w:ins w:id="13729" w:author="User" w:date="2025-11-28T15:57:00Z">
                    <w:r w:rsidRPr="003E1449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13730" w:author="User" w:date="2025-11-28T15:57:00Z">
                          <w:rPr>
                            <w:rFonts w:eastAsia="標楷體" w:hint="eastAsia"/>
                            <w:sz w:val="36"/>
                            <w:szCs w:val="36"/>
                          </w:rPr>
                        </w:rPrChange>
                      </w:rPr>
                      <w:t>資國</w:t>
                    </w:r>
                  </w:ins>
                  <w:proofErr w:type="gramEnd"/>
                  <w:ins w:id="13731" w:author="Windows 使用者" w:date="2024-08-07T09:03:00Z">
                    <w:del w:id="13732" w:author="User" w:date="2025-08-19T11:35:00Z">
                      <w:r w:rsidR="00765DA9" w:rsidRPr="00710858" w:rsidDel="000F419A">
                        <w:rPr>
                          <w:rFonts w:eastAsia="標楷體"/>
                          <w:sz w:val="36"/>
                          <w:szCs w:val="36"/>
                          <w:rPrChange w:id="13733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101</w:delText>
                      </w:r>
                    </w:del>
                  </w:ins>
                </w:p>
                <w:p w14:paraId="5EB85966" w14:textId="6D8CD3F5" w:rsidR="00CD4D18" w:rsidRPr="00710858" w:rsidDel="000F419A" w:rsidRDefault="00765DA9" w:rsidP="00765DA9">
                  <w:pPr>
                    <w:snapToGrid w:val="0"/>
                    <w:spacing w:line="360" w:lineRule="exact"/>
                    <w:jc w:val="center"/>
                    <w:rPr>
                      <w:del w:id="13734" w:author="User" w:date="2025-08-19T11:35:00Z"/>
                      <w:rFonts w:eastAsia="標楷體"/>
                      <w:sz w:val="36"/>
                      <w:szCs w:val="36"/>
                      <w:rPrChange w:id="13735" w:author="User" w:date="2025-08-27T11:49:00Z">
                        <w:rPr>
                          <w:del w:id="13736" w:author="User" w:date="2025-08-19T11:35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3737" w:author="Windows 使用者" w:date="2024-08-07T09:03:00Z">
                    <w:del w:id="13738" w:author="User" w:date="2025-08-19T11:35:00Z">
                      <w:r w:rsidRPr="00710858" w:rsidDel="000F419A">
                        <w:rPr>
                          <w:rFonts w:eastAsia="標楷體" w:hint="eastAsia"/>
                          <w:sz w:val="36"/>
                          <w:szCs w:val="36"/>
                          <w:rPrChange w:id="13739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資國</w:delText>
                      </w:r>
                    </w:del>
                  </w:ins>
                  <w:del w:id="13740" w:author="User" w:date="2025-08-19T11:35:00Z">
                    <w:r w:rsidR="00CD4D18" w:rsidRPr="00710858" w:rsidDel="000F419A">
                      <w:rPr>
                        <w:rFonts w:eastAsia="標楷體"/>
                        <w:sz w:val="36"/>
                        <w:szCs w:val="36"/>
                        <w:rPrChange w:id="13741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101</w:delText>
                    </w:r>
                  </w:del>
                </w:p>
                <w:p w14:paraId="26A9325B" w14:textId="4EAC4721" w:rsidR="00060320" w:rsidRPr="00710858" w:rsidRDefault="00CD4D18" w:rsidP="00CD4D18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b/>
                      <w:sz w:val="36"/>
                      <w:szCs w:val="36"/>
                      <w:rPrChange w:id="13742" w:author="User" w:date="2025-08-27T11:49:00Z">
                        <w:rPr>
                          <w:rFonts w:eastAsia="標楷體"/>
                          <w:b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3743" w:author="User" w:date="2025-08-19T11:35:00Z">
                    <w:r w:rsidRPr="00710858" w:rsidDel="000F419A">
                      <w:rPr>
                        <w:rFonts w:eastAsia="標楷體" w:hint="eastAsia"/>
                        <w:sz w:val="36"/>
                        <w:szCs w:val="36"/>
                        <w:rPrChange w:id="1374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資數</w:delText>
                    </w:r>
                  </w:del>
                </w:p>
              </w:tc>
              <w:tc>
                <w:tcPr>
                  <w:tcW w:w="1391" w:type="dxa"/>
                  <w:gridSpan w:val="2"/>
                  <w:vAlign w:val="center"/>
                </w:tcPr>
                <w:p w14:paraId="0FCB5E61" w14:textId="77777777" w:rsidR="000F419A" w:rsidRPr="00710858" w:rsidRDefault="000F419A" w:rsidP="000F419A">
                  <w:pPr>
                    <w:snapToGrid w:val="0"/>
                    <w:spacing w:line="360" w:lineRule="exact"/>
                    <w:jc w:val="center"/>
                    <w:rPr>
                      <w:ins w:id="13745" w:author="User" w:date="2025-08-19T11:36:00Z"/>
                      <w:rFonts w:eastAsia="標楷體"/>
                      <w:sz w:val="36"/>
                      <w:szCs w:val="36"/>
                      <w:rPrChange w:id="13746" w:author="User" w:date="2025-08-27T11:49:00Z">
                        <w:rPr>
                          <w:ins w:id="13747" w:author="User" w:date="2025-08-19T11:36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3748" w:author="User" w:date="2025-08-19T11:36:00Z">
                    <w:r w:rsidRPr="00710858">
                      <w:rPr>
                        <w:rFonts w:eastAsia="標楷體"/>
                        <w:sz w:val="36"/>
                        <w:szCs w:val="36"/>
                        <w:rPrChange w:id="13749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101</w:t>
                    </w:r>
                  </w:ins>
                </w:p>
                <w:p w14:paraId="6707E564" w14:textId="07F06929" w:rsidR="006D453C" w:rsidRPr="00710858" w:rsidDel="000F419A" w:rsidRDefault="000F419A" w:rsidP="000F419A">
                  <w:pPr>
                    <w:snapToGrid w:val="0"/>
                    <w:ind w:leftChars="-50" w:left="-120" w:rightChars="-27" w:right="-65"/>
                    <w:jc w:val="center"/>
                    <w:rPr>
                      <w:ins w:id="13750" w:author="Windows 使用者" w:date="2024-08-06T16:11:00Z"/>
                      <w:del w:id="13751" w:author="User" w:date="2025-08-19T11:35:00Z"/>
                      <w:rFonts w:eastAsia="標楷體"/>
                      <w:sz w:val="36"/>
                      <w:szCs w:val="36"/>
                      <w:rPrChange w:id="13752" w:author="User" w:date="2025-08-27T11:49:00Z">
                        <w:rPr>
                          <w:ins w:id="13753" w:author="Windows 使用者" w:date="2024-08-06T16:11:00Z"/>
                          <w:del w:id="13754" w:author="User" w:date="2025-08-19T11:35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3755" w:author="User" w:date="2025-08-19T11:36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375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資數</w:t>
                    </w:r>
                  </w:ins>
                  <w:ins w:id="13757" w:author="Windows 使用者" w:date="2024-08-06T17:03:00Z">
                    <w:del w:id="13758" w:author="User" w:date="2025-08-19T11:35:00Z">
                      <w:r w:rsidR="00B4229F" w:rsidRPr="00710858" w:rsidDel="000F419A">
                        <w:rPr>
                          <w:rFonts w:eastAsia="標楷體" w:hint="eastAsia"/>
                          <w:sz w:val="36"/>
                          <w:szCs w:val="36"/>
                          <w:rPrChange w:id="13759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Cs w:val="26"/>
                            </w:rPr>
                          </w:rPrChange>
                        </w:rPr>
                        <w:delText>※</w:delText>
                      </w:r>
                    </w:del>
                  </w:ins>
                  <w:ins w:id="13760" w:author="Windows 使用者" w:date="2024-08-13T10:27:00Z">
                    <w:del w:id="13761" w:author="User" w:date="2025-08-19T11:35:00Z">
                      <w:r w:rsidR="00815702" w:rsidRPr="00710858" w:rsidDel="000F419A">
                        <w:rPr>
                          <w:rFonts w:eastAsia="標楷體"/>
                          <w:sz w:val="36"/>
                          <w:szCs w:val="36"/>
                          <w:rPrChange w:id="13762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3</w:delText>
                      </w:r>
                    </w:del>
                  </w:ins>
                  <w:ins w:id="13763" w:author="Windows 使用者" w:date="2024-08-06T16:11:00Z">
                    <w:del w:id="13764" w:author="User" w:date="2025-08-19T11:35:00Z">
                      <w:r w:rsidR="006D453C" w:rsidRPr="00710858" w:rsidDel="000F419A">
                        <w:rPr>
                          <w:rFonts w:eastAsia="標楷體"/>
                          <w:sz w:val="36"/>
                          <w:szCs w:val="36"/>
                          <w:rPrChange w:id="13765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01</w:delText>
                      </w:r>
                    </w:del>
                  </w:ins>
                </w:p>
                <w:p w14:paraId="43FD949D" w14:textId="38E629B3" w:rsidR="00ED5A04" w:rsidRPr="00710858" w:rsidRDefault="006D453C" w:rsidP="006D453C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sz w:val="36"/>
                      <w:szCs w:val="36"/>
                      <w:shd w:val="pct15" w:color="auto" w:fill="FFFFFF"/>
                      <w:rPrChange w:id="1376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  <w:shd w:val="pct15" w:color="auto" w:fill="FFFFFF"/>
                        </w:rPr>
                      </w:rPrChange>
                    </w:rPr>
                  </w:pPr>
                  <w:ins w:id="13767" w:author="Windows 使用者" w:date="2024-08-06T16:11:00Z">
                    <w:del w:id="13768" w:author="User" w:date="2025-08-19T11:35:00Z">
                      <w:r w:rsidRPr="00710858" w:rsidDel="000F419A">
                        <w:rPr>
                          <w:rFonts w:eastAsia="標楷體" w:hint="eastAsia"/>
                          <w:sz w:val="36"/>
                          <w:szCs w:val="36"/>
                          <w:rPrChange w:id="13769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資數</w:delText>
                      </w:r>
                    </w:del>
                  </w:ins>
                </w:p>
              </w:tc>
              <w:tc>
                <w:tcPr>
                  <w:tcW w:w="1355" w:type="dxa"/>
                  <w:vAlign w:val="center"/>
                </w:tcPr>
                <w:p w14:paraId="02DBB783" w14:textId="77777777" w:rsidR="000F419A" w:rsidRPr="00710858" w:rsidRDefault="000F419A" w:rsidP="000F419A">
                  <w:pPr>
                    <w:snapToGrid w:val="0"/>
                    <w:ind w:leftChars="-50" w:left="-120" w:rightChars="-27" w:right="-65"/>
                    <w:jc w:val="center"/>
                    <w:rPr>
                      <w:ins w:id="13770" w:author="User" w:date="2025-08-19T11:37:00Z"/>
                      <w:rFonts w:eastAsia="標楷體"/>
                      <w:sz w:val="36"/>
                      <w:szCs w:val="36"/>
                      <w:rPrChange w:id="13771" w:author="User" w:date="2025-08-27T11:49:00Z">
                        <w:rPr>
                          <w:ins w:id="13772" w:author="User" w:date="2025-08-19T11:3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3773" w:author="User" w:date="2025-08-19T11:37:00Z">
                    <w:r w:rsidRPr="00710858">
                      <w:rPr>
                        <w:rFonts w:eastAsia="標楷體"/>
                        <w:sz w:val="36"/>
                        <w:szCs w:val="36"/>
                        <w:rPrChange w:id="13774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201</w:t>
                    </w:r>
                  </w:ins>
                </w:p>
                <w:p w14:paraId="25A31A71" w14:textId="34E4361E" w:rsidR="008A2ED6" w:rsidRPr="00710858" w:rsidDel="00E85BAD" w:rsidRDefault="000F419A" w:rsidP="000F419A">
                  <w:pPr>
                    <w:snapToGrid w:val="0"/>
                    <w:spacing w:line="360" w:lineRule="exact"/>
                    <w:jc w:val="center"/>
                    <w:rPr>
                      <w:del w:id="13775" w:author="Windows 使用者" w:date="2024-08-06T16:00:00Z"/>
                      <w:rFonts w:eastAsia="標楷體"/>
                      <w:sz w:val="36"/>
                      <w:szCs w:val="36"/>
                      <w:rPrChange w:id="13776" w:author="User" w:date="2025-08-27T11:49:00Z">
                        <w:rPr>
                          <w:del w:id="13777" w:author="Windows 使用者" w:date="2024-08-06T16:0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3778" w:author="User" w:date="2025-08-19T11:37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377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資國</w:t>
                    </w:r>
                  </w:ins>
                  <w:del w:id="13780" w:author="Windows 使用者" w:date="2024-08-06T16:00:00Z">
                    <w:r w:rsidR="008A2ED6" w:rsidRPr="00710858" w:rsidDel="00E85BAD">
                      <w:rPr>
                        <w:rFonts w:eastAsia="標楷體"/>
                        <w:sz w:val="36"/>
                        <w:szCs w:val="36"/>
                        <w:rPrChange w:id="13781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201</w:delText>
                    </w:r>
                  </w:del>
                </w:p>
                <w:p w14:paraId="723B36C8" w14:textId="47E9E54F" w:rsidR="00060320" w:rsidRPr="00710858" w:rsidRDefault="00F62E70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1378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pPrChange w:id="13783" w:author="Windows 使用者" w:date="2024-08-06T16:00:00Z">
                      <w:pPr>
                        <w:snapToGrid w:val="0"/>
                        <w:spacing w:before="120" w:after="120" w:line="360" w:lineRule="exact"/>
                        <w:jc w:val="center"/>
                      </w:pPr>
                    </w:pPrChange>
                  </w:pPr>
                  <w:del w:id="13784" w:author="Windows 使用者" w:date="2024-08-06T16:00:00Z">
                    <w:r w:rsidRPr="00710858" w:rsidDel="00E85BAD">
                      <w:rPr>
                        <w:rFonts w:eastAsia="標楷體" w:hint="eastAsia"/>
                        <w:sz w:val="36"/>
                        <w:szCs w:val="36"/>
                        <w:rPrChange w:id="1378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資數</w:delText>
                    </w:r>
                  </w:del>
                </w:p>
              </w:tc>
              <w:tc>
                <w:tcPr>
                  <w:tcW w:w="1372" w:type="dxa"/>
                  <w:vAlign w:val="center"/>
                </w:tcPr>
                <w:p w14:paraId="0E12DB4A" w14:textId="3785F543" w:rsidR="00276548" w:rsidRPr="00710858" w:rsidRDefault="00276548" w:rsidP="00276548">
                  <w:pPr>
                    <w:snapToGrid w:val="0"/>
                    <w:ind w:leftChars="-50" w:left="-120" w:rightChars="-27" w:right="-65"/>
                    <w:jc w:val="center"/>
                    <w:rPr>
                      <w:ins w:id="13786" w:author="Windows 使用者" w:date="2024-08-13T10:22:00Z"/>
                      <w:rFonts w:eastAsia="標楷體"/>
                      <w:sz w:val="36"/>
                      <w:szCs w:val="36"/>
                      <w:rPrChange w:id="13787" w:author="User" w:date="2025-08-27T11:49:00Z">
                        <w:rPr>
                          <w:ins w:id="13788" w:author="Windows 使用者" w:date="2024-08-13T10:22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3789" w:author="Windows 使用者" w:date="2024-08-13T10:22:00Z">
                    <w:del w:id="13790" w:author="User" w:date="2025-08-20T12:19:00Z">
                      <w:r w:rsidRPr="00710858" w:rsidDel="001547FD">
                        <w:rPr>
                          <w:rFonts w:eastAsia="標楷體" w:hint="eastAsia"/>
                          <w:sz w:val="36"/>
                          <w:szCs w:val="36"/>
                          <w:rPrChange w:id="13791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※</w:delText>
                      </w:r>
                    </w:del>
                  </w:ins>
                  <w:ins w:id="13792" w:author="User" w:date="2025-08-19T11:38:00Z">
                    <w:r w:rsidR="000F419A" w:rsidRPr="00710858">
                      <w:rPr>
                        <w:rFonts w:eastAsia="標楷體"/>
                        <w:sz w:val="36"/>
                        <w:szCs w:val="36"/>
                        <w:rPrChange w:id="13793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2</w:t>
                    </w:r>
                  </w:ins>
                  <w:ins w:id="13794" w:author="Windows 使用者" w:date="2024-08-13T10:22:00Z">
                    <w:del w:id="13795" w:author="User" w:date="2025-08-19T11:38:00Z">
                      <w:r w:rsidRPr="00710858" w:rsidDel="000F419A">
                        <w:rPr>
                          <w:rFonts w:eastAsia="標楷體"/>
                          <w:sz w:val="36"/>
                          <w:szCs w:val="36"/>
                          <w:rPrChange w:id="13796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3</w:delText>
                      </w:r>
                    </w:del>
                    <w:r w:rsidRPr="00710858">
                      <w:rPr>
                        <w:rFonts w:eastAsia="標楷體"/>
                        <w:sz w:val="36"/>
                        <w:szCs w:val="36"/>
                        <w:rPrChange w:id="13797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01</w:t>
                    </w:r>
                  </w:ins>
                </w:p>
                <w:p w14:paraId="398B4132" w14:textId="00262565" w:rsidR="008A2ED6" w:rsidRPr="00710858" w:rsidDel="00E85BAD" w:rsidRDefault="00276548" w:rsidP="00276548">
                  <w:pPr>
                    <w:snapToGrid w:val="0"/>
                    <w:spacing w:line="360" w:lineRule="exact"/>
                    <w:jc w:val="center"/>
                    <w:rPr>
                      <w:del w:id="13798" w:author="Windows 使用者" w:date="2024-08-06T16:00:00Z"/>
                      <w:rFonts w:eastAsia="標楷體"/>
                      <w:sz w:val="36"/>
                      <w:szCs w:val="36"/>
                      <w:rPrChange w:id="13799" w:author="User" w:date="2025-08-27T11:49:00Z">
                        <w:rPr>
                          <w:del w:id="13800" w:author="Windows 使用者" w:date="2024-08-06T16:0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3801" w:author="Windows 使用者" w:date="2024-08-13T10:22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380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資</w:t>
                    </w:r>
                  </w:ins>
                  <w:ins w:id="13803" w:author="User" w:date="2025-08-19T11:38:00Z">
                    <w:r w:rsidR="000F419A" w:rsidRPr="00710858">
                      <w:rPr>
                        <w:rFonts w:eastAsia="標楷體" w:hint="eastAsia"/>
                        <w:sz w:val="36"/>
                        <w:szCs w:val="36"/>
                        <w:rPrChange w:id="1380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國</w:t>
                    </w:r>
                  </w:ins>
                  <w:ins w:id="13805" w:author="Windows 使用者" w:date="2024-08-13T10:22:00Z">
                    <w:del w:id="13806" w:author="User" w:date="2025-08-19T11:38:00Z">
                      <w:r w:rsidRPr="00710858" w:rsidDel="000F419A">
                        <w:rPr>
                          <w:rFonts w:eastAsia="標楷體" w:hint="eastAsia"/>
                          <w:sz w:val="36"/>
                          <w:szCs w:val="36"/>
                          <w:rPrChange w:id="13807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數</w:delText>
                      </w:r>
                    </w:del>
                  </w:ins>
                  <w:del w:id="13808" w:author="Windows 使用者" w:date="2024-08-06T16:00:00Z">
                    <w:r w:rsidR="008A2ED6" w:rsidRPr="00710858" w:rsidDel="00E85BAD">
                      <w:rPr>
                        <w:rFonts w:eastAsia="標楷體"/>
                        <w:sz w:val="36"/>
                        <w:szCs w:val="36"/>
                        <w:rPrChange w:id="13809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201</w:delText>
                    </w:r>
                  </w:del>
                </w:p>
                <w:p w14:paraId="64B17823" w14:textId="1CF49DD3" w:rsidR="00060320" w:rsidRPr="00710858" w:rsidRDefault="00F62E70" w:rsidP="008A2ED6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381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3811" w:author="Windows 使用者" w:date="2024-08-06T16:00:00Z">
                    <w:r w:rsidRPr="00710858" w:rsidDel="00E85BAD">
                      <w:rPr>
                        <w:rFonts w:eastAsia="標楷體" w:hint="eastAsia"/>
                        <w:sz w:val="36"/>
                        <w:szCs w:val="36"/>
                        <w:rPrChange w:id="1381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資數</w:delText>
                    </w:r>
                  </w:del>
                </w:p>
              </w:tc>
            </w:tr>
            <w:tr w:rsidR="00710858" w:rsidRPr="00710858" w14:paraId="64A2E967" w14:textId="77777777" w:rsidTr="0095659E">
              <w:trPr>
                <w:gridAfter w:val="1"/>
                <w:wAfter w:w="6861" w:type="dxa"/>
                <w:cantSplit/>
                <w:trHeight w:val="1264"/>
              </w:trPr>
              <w:tc>
                <w:tcPr>
                  <w:tcW w:w="1206" w:type="dxa"/>
                  <w:vMerge/>
                  <w:vAlign w:val="center"/>
                </w:tcPr>
                <w:p w14:paraId="3F05B44F" w14:textId="77777777" w:rsidR="00060320" w:rsidRPr="00710858" w:rsidRDefault="00060320" w:rsidP="0095659E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rPrChange w:id="1381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58E304A7" w14:textId="77777777" w:rsidR="00060320" w:rsidRPr="00710858" w:rsidRDefault="00060320" w:rsidP="0095659E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3814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3815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4</w:t>
                  </w:r>
                </w:p>
              </w:tc>
              <w:tc>
                <w:tcPr>
                  <w:tcW w:w="1571" w:type="dxa"/>
                  <w:vAlign w:val="center"/>
                </w:tcPr>
                <w:p w14:paraId="18365F39" w14:textId="77777777" w:rsidR="00060320" w:rsidRPr="00710858" w:rsidRDefault="00060320" w:rsidP="0095659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381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381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3818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381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05</w:t>
                  </w:r>
                </w:p>
                <w:p w14:paraId="78EFDE67" w14:textId="77777777" w:rsidR="00060320" w:rsidRPr="00710858" w:rsidRDefault="00060320" w:rsidP="0095659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382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382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25340750" w14:textId="77777777" w:rsidR="00060320" w:rsidRPr="00710858" w:rsidRDefault="00060320" w:rsidP="0095659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382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382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3824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382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</w:tc>
              <w:tc>
                <w:tcPr>
                  <w:tcW w:w="503" w:type="dxa"/>
                  <w:vAlign w:val="center"/>
                </w:tcPr>
                <w:p w14:paraId="58093F22" w14:textId="77777777" w:rsidR="00060320" w:rsidRPr="00710858" w:rsidRDefault="00060320" w:rsidP="0095659E">
                  <w:pPr>
                    <w:snapToGrid w:val="0"/>
                    <w:spacing w:before="120" w:after="120"/>
                    <w:jc w:val="center"/>
                    <w:rPr>
                      <w:rFonts w:eastAsia="標楷體"/>
                      <w:rPrChange w:id="1382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382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563A2A15" w14:textId="7725CC86" w:rsidR="00677DED" w:rsidRPr="00710858" w:rsidDel="000F419A" w:rsidRDefault="00677DED" w:rsidP="00677DED">
                  <w:pPr>
                    <w:snapToGrid w:val="0"/>
                    <w:ind w:leftChars="-50" w:left="-120" w:rightChars="-27" w:right="-65"/>
                    <w:jc w:val="center"/>
                    <w:rPr>
                      <w:ins w:id="13828" w:author="Windows 使用者" w:date="2024-08-12T12:47:00Z"/>
                      <w:del w:id="13829" w:author="User" w:date="2025-08-19T11:35:00Z"/>
                      <w:rFonts w:eastAsia="標楷體"/>
                      <w:sz w:val="36"/>
                      <w:szCs w:val="36"/>
                      <w:rPrChange w:id="13830" w:author="User" w:date="2025-08-27T11:49:00Z">
                        <w:rPr>
                          <w:ins w:id="13831" w:author="Windows 使用者" w:date="2024-08-12T12:47:00Z"/>
                          <w:del w:id="13832" w:author="User" w:date="2025-08-19T11:35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3833" w:author="Windows 使用者" w:date="2024-08-12T12:47:00Z">
                    <w:del w:id="13834" w:author="User" w:date="2025-08-19T11:35:00Z">
                      <w:r w:rsidRPr="00710858" w:rsidDel="000F419A">
                        <w:rPr>
                          <w:rFonts w:eastAsia="標楷體" w:hint="eastAsia"/>
                          <w:sz w:val="36"/>
                          <w:szCs w:val="36"/>
                          <w:rPrChange w:id="13835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※</w:delText>
                      </w:r>
                      <w:r w:rsidRPr="00710858" w:rsidDel="000F419A">
                        <w:rPr>
                          <w:rFonts w:eastAsia="標楷體"/>
                          <w:sz w:val="36"/>
                          <w:szCs w:val="36"/>
                          <w:rPrChange w:id="13836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301</w:delText>
                      </w:r>
                    </w:del>
                  </w:ins>
                </w:p>
                <w:p w14:paraId="578B70DD" w14:textId="00242905" w:rsidR="00F62E70" w:rsidRPr="00710858" w:rsidDel="00E85BAD" w:rsidRDefault="00677DED" w:rsidP="00677DED">
                  <w:pPr>
                    <w:snapToGrid w:val="0"/>
                    <w:spacing w:line="360" w:lineRule="exact"/>
                    <w:jc w:val="center"/>
                    <w:rPr>
                      <w:del w:id="13837" w:author="Windows 使用者" w:date="2024-08-06T16:00:00Z"/>
                      <w:rFonts w:eastAsia="標楷體"/>
                      <w:sz w:val="36"/>
                      <w:szCs w:val="36"/>
                      <w:rPrChange w:id="13838" w:author="User" w:date="2025-08-27T11:49:00Z">
                        <w:rPr>
                          <w:del w:id="13839" w:author="Windows 使用者" w:date="2024-08-06T16:0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3840" w:author="Windows 使用者" w:date="2024-08-12T12:47:00Z">
                    <w:del w:id="13841" w:author="User" w:date="2025-08-19T11:35:00Z">
                      <w:r w:rsidRPr="00710858" w:rsidDel="000F419A">
                        <w:rPr>
                          <w:rFonts w:eastAsia="標楷體" w:hint="eastAsia"/>
                          <w:sz w:val="36"/>
                          <w:szCs w:val="36"/>
                          <w:rPrChange w:id="13842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資數</w:delText>
                      </w:r>
                    </w:del>
                  </w:ins>
                  <w:del w:id="13843" w:author="Windows 使用者" w:date="2024-08-06T16:00:00Z">
                    <w:r w:rsidR="00F62E70" w:rsidRPr="00710858" w:rsidDel="00E85BAD">
                      <w:rPr>
                        <w:rFonts w:eastAsia="標楷體"/>
                        <w:sz w:val="36"/>
                        <w:szCs w:val="36"/>
                        <w:rPrChange w:id="13844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101</w:delText>
                    </w:r>
                  </w:del>
                </w:p>
                <w:p w14:paraId="75C7E898" w14:textId="6F22C97D" w:rsidR="00060320" w:rsidRPr="00710858" w:rsidRDefault="00F62E70" w:rsidP="00F62E70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sz w:val="36"/>
                      <w:szCs w:val="36"/>
                      <w:shd w:val="pct15" w:color="auto" w:fill="FFFFFF"/>
                      <w:rPrChange w:id="1384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  <w:shd w:val="pct15" w:color="auto" w:fill="FFFFFF"/>
                        </w:rPr>
                      </w:rPrChange>
                    </w:rPr>
                  </w:pPr>
                  <w:del w:id="13846" w:author="Windows 使用者" w:date="2024-08-06T16:00:00Z">
                    <w:r w:rsidRPr="00710858" w:rsidDel="00E85BAD">
                      <w:rPr>
                        <w:rFonts w:eastAsia="標楷體" w:hint="eastAsia"/>
                        <w:sz w:val="36"/>
                        <w:szCs w:val="36"/>
                        <w:rPrChange w:id="1384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資數</w:delText>
                    </w:r>
                  </w:del>
                </w:p>
              </w:tc>
              <w:tc>
                <w:tcPr>
                  <w:tcW w:w="1371" w:type="dxa"/>
                  <w:vAlign w:val="center"/>
                </w:tcPr>
                <w:p w14:paraId="423190D5" w14:textId="65C94E0C" w:rsidR="000F419A" w:rsidRPr="00710858" w:rsidRDefault="001547FD" w:rsidP="000F419A">
                  <w:pPr>
                    <w:snapToGrid w:val="0"/>
                    <w:spacing w:line="360" w:lineRule="exact"/>
                    <w:jc w:val="center"/>
                    <w:rPr>
                      <w:ins w:id="13848" w:author="User" w:date="2025-08-19T11:35:00Z"/>
                      <w:rFonts w:eastAsia="標楷體"/>
                      <w:sz w:val="36"/>
                      <w:szCs w:val="36"/>
                      <w:rPrChange w:id="13849" w:author="User" w:date="2025-08-27T11:49:00Z">
                        <w:rPr>
                          <w:ins w:id="13850" w:author="User" w:date="2025-08-19T11:35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3851" w:author="User" w:date="2025-08-20T12:18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385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※</w:t>
                    </w:r>
                  </w:ins>
                  <w:ins w:id="13853" w:author="User" w:date="2025-08-19T11:35:00Z">
                    <w:r w:rsidR="000F419A" w:rsidRPr="00710858">
                      <w:rPr>
                        <w:rFonts w:eastAsia="標楷體"/>
                        <w:sz w:val="36"/>
                        <w:szCs w:val="36"/>
                        <w:rPrChange w:id="13854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101</w:t>
                    </w:r>
                  </w:ins>
                </w:p>
                <w:p w14:paraId="14DA1E1C" w14:textId="5DF13BF9" w:rsidR="002A5AB1" w:rsidRPr="00710858" w:rsidDel="00E85BAD" w:rsidRDefault="000F419A" w:rsidP="000F419A">
                  <w:pPr>
                    <w:snapToGrid w:val="0"/>
                    <w:spacing w:line="360" w:lineRule="exact"/>
                    <w:jc w:val="center"/>
                    <w:rPr>
                      <w:del w:id="13855" w:author="Windows 使用者" w:date="2024-08-06T16:00:00Z"/>
                      <w:rFonts w:eastAsia="標楷體"/>
                      <w:sz w:val="36"/>
                      <w:szCs w:val="36"/>
                      <w:rPrChange w:id="13856" w:author="User" w:date="2025-08-27T11:49:00Z">
                        <w:rPr>
                          <w:del w:id="13857" w:author="Windows 使用者" w:date="2024-08-06T16:0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3858" w:author="User" w:date="2025-08-19T11:35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385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資數</w:t>
                    </w:r>
                  </w:ins>
                  <w:del w:id="13860" w:author="Windows 使用者" w:date="2024-08-06T16:00:00Z">
                    <w:r w:rsidR="002A5AB1" w:rsidRPr="00710858" w:rsidDel="00E85BAD">
                      <w:rPr>
                        <w:rFonts w:eastAsia="標楷體" w:hint="eastAsia"/>
                        <w:sz w:val="36"/>
                        <w:szCs w:val="36"/>
                        <w:rPrChange w:id="1386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※</w:delText>
                    </w:r>
                    <w:r w:rsidR="002A5AB1" w:rsidRPr="00710858" w:rsidDel="00E85BAD">
                      <w:rPr>
                        <w:rFonts w:eastAsia="標楷體"/>
                        <w:sz w:val="36"/>
                        <w:szCs w:val="36"/>
                        <w:rPrChange w:id="13862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201</w:delText>
                    </w:r>
                  </w:del>
                </w:p>
                <w:p w14:paraId="6DEC3F1A" w14:textId="60E2FBB0" w:rsidR="00A35B91" w:rsidRPr="00710858" w:rsidRDefault="002A5AB1" w:rsidP="002A5AB1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386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3864" w:author="Windows 使用者" w:date="2024-08-06T16:00:00Z">
                    <w:r w:rsidRPr="00710858" w:rsidDel="00E85BAD">
                      <w:rPr>
                        <w:rFonts w:eastAsia="標楷體" w:hint="eastAsia"/>
                        <w:sz w:val="36"/>
                        <w:szCs w:val="36"/>
                        <w:rPrChange w:id="1386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資數</w:delText>
                    </w:r>
                  </w:del>
                </w:p>
              </w:tc>
              <w:tc>
                <w:tcPr>
                  <w:tcW w:w="1391" w:type="dxa"/>
                  <w:gridSpan w:val="2"/>
                  <w:vAlign w:val="center"/>
                </w:tcPr>
                <w:p w14:paraId="0F862A90" w14:textId="05B001E3" w:rsidR="006961E5" w:rsidRPr="00710858" w:rsidDel="000F419A" w:rsidRDefault="00B4229F" w:rsidP="006961E5">
                  <w:pPr>
                    <w:snapToGrid w:val="0"/>
                    <w:ind w:leftChars="-50" w:left="-120" w:rightChars="-27" w:right="-65"/>
                    <w:jc w:val="center"/>
                    <w:rPr>
                      <w:ins w:id="13866" w:author="Windows 使用者" w:date="2024-08-06T16:19:00Z"/>
                      <w:del w:id="13867" w:author="User" w:date="2025-08-19T11:36:00Z"/>
                      <w:rFonts w:eastAsia="標楷體"/>
                      <w:sz w:val="36"/>
                      <w:szCs w:val="36"/>
                      <w:rPrChange w:id="13868" w:author="User" w:date="2025-08-27T11:49:00Z">
                        <w:rPr>
                          <w:ins w:id="13869" w:author="Windows 使用者" w:date="2024-08-06T16:19:00Z"/>
                          <w:del w:id="13870" w:author="User" w:date="2025-08-19T11:36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3871" w:author="Windows 使用者" w:date="2024-08-06T17:02:00Z">
                    <w:del w:id="13872" w:author="User" w:date="2025-08-19T11:36:00Z">
                      <w:r w:rsidRPr="00710858" w:rsidDel="000F419A">
                        <w:rPr>
                          <w:rFonts w:eastAsia="標楷體" w:hint="eastAsia"/>
                          <w:sz w:val="36"/>
                          <w:szCs w:val="36"/>
                          <w:rPrChange w:id="13873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Cs w:val="26"/>
                            </w:rPr>
                          </w:rPrChange>
                        </w:rPr>
                        <w:delText>※</w:delText>
                      </w:r>
                    </w:del>
                  </w:ins>
                  <w:ins w:id="13874" w:author="Windows 使用者" w:date="2024-08-13T10:27:00Z">
                    <w:del w:id="13875" w:author="User" w:date="2025-08-19T11:36:00Z">
                      <w:r w:rsidR="00815702" w:rsidRPr="00710858" w:rsidDel="000F419A">
                        <w:rPr>
                          <w:rFonts w:eastAsia="標楷體"/>
                          <w:sz w:val="36"/>
                          <w:szCs w:val="36"/>
                          <w:rPrChange w:id="13876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2</w:delText>
                      </w:r>
                    </w:del>
                  </w:ins>
                  <w:ins w:id="13877" w:author="Windows 使用者" w:date="2024-08-06T16:19:00Z">
                    <w:del w:id="13878" w:author="User" w:date="2025-08-19T11:36:00Z">
                      <w:r w:rsidR="006961E5" w:rsidRPr="00710858" w:rsidDel="000F419A">
                        <w:rPr>
                          <w:rFonts w:eastAsia="標楷體"/>
                          <w:sz w:val="36"/>
                          <w:szCs w:val="36"/>
                          <w:rPrChange w:id="13879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01</w:delText>
                      </w:r>
                    </w:del>
                  </w:ins>
                </w:p>
                <w:p w14:paraId="26B29F13" w14:textId="4C450701" w:rsidR="008A2ED6" w:rsidRPr="00710858" w:rsidDel="00E85BAD" w:rsidRDefault="006961E5" w:rsidP="006961E5">
                  <w:pPr>
                    <w:snapToGrid w:val="0"/>
                    <w:spacing w:line="360" w:lineRule="exact"/>
                    <w:jc w:val="center"/>
                    <w:rPr>
                      <w:del w:id="13880" w:author="Windows 使用者" w:date="2024-08-06T16:00:00Z"/>
                      <w:rFonts w:eastAsia="標楷體"/>
                      <w:sz w:val="36"/>
                      <w:szCs w:val="36"/>
                      <w:rPrChange w:id="13881" w:author="User" w:date="2025-08-27T11:49:00Z">
                        <w:rPr>
                          <w:del w:id="13882" w:author="Windows 使用者" w:date="2024-08-06T16:0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3883" w:author="Windows 使用者" w:date="2024-08-06T16:19:00Z">
                    <w:del w:id="13884" w:author="User" w:date="2025-08-19T11:36:00Z">
                      <w:r w:rsidRPr="00710858" w:rsidDel="000F419A">
                        <w:rPr>
                          <w:rFonts w:eastAsia="標楷體" w:hint="eastAsia"/>
                          <w:sz w:val="36"/>
                          <w:szCs w:val="36"/>
                          <w:rPrChange w:id="13885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資數</w:delText>
                      </w:r>
                    </w:del>
                  </w:ins>
                  <w:del w:id="13886" w:author="Windows 使用者" w:date="2024-08-06T16:00:00Z">
                    <w:r w:rsidR="008A2ED6" w:rsidRPr="00710858" w:rsidDel="00E85BAD">
                      <w:rPr>
                        <w:rFonts w:eastAsia="標楷體"/>
                        <w:sz w:val="36"/>
                        <w:szCs w:val="36"/>
                        <w:rPrChange w:id="13887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201</w:delText>
                    </w:r>
                  </w:del>
                </w:p>
                <w:p w14:paraId="1B3DB1F2" w14:textId="4A156BCA" w:rsidR="00E00BBA" w:rsidRPr="00710858" w:rsidRDefault="00F62E70" w:rsidP="008A2ED6">
                  <w:pPr>
                    <w:snapToGrid w:val="0"/>
                    <w:spacing w:before="120" w:after="120" w:line="120" w:lineRule="atLeast"/>
                    <w:jc w:val="center"/>
                    <w:rPr>
                      <w:rFonts w:eastAsia="標楷體"/>
                      <w:b/>
                      <w:sz w:val="36"/>
                      <w:szCs w:val="36"/>
                      <w:rPrChange w:id="13888" w:author="User" w:date="2025-08-27T11:49:00Z">
                        <w:rPr>
                          <w:rFonts w:eastAsia="標楷體"/>
                          <w:b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3889" w:author="Windows 使用者" w:date="2024-08-06T16:00:00Z">
                    <w:r w:rsidRPr="00710858" w:rsidDel="00E85BAD">
                      <w:rPr>
                        <w:rFonts w:eastAsia="標楷體" w:hint="eastAsia"/>
                        <w:sz w:val="36"/>
                        <w:szCs w:val="36"/>
                        <w:rPrChange w:id="1389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資數</w:delText>
                    </w:r>
                  </w:del>
                </w:p>
              </w:tc>
              <w:tc>
                <w:tcPr>
                  <w:tcW w:w="1355" w:type="dxa"/>
                  <w:vAlign w:val="center"/>
                </w:tcPr>
                <w:p w14:paraId="69F149D4" w14:textId="65D1AE9E" w:rsidR="00286F61" w:rsidRPr="00710858" w:rsidRDefault="001547FD" w:rsidP="00286F61">
                  <w:pPr>
                    <w:snapToGrid w:val="0"/>
                    <w:ind w:leftChars="-50" w:left="-120" w:rightChars="-27" w:right="-65"/>
                    <w:jc w:val="center"/>
                    <w:rPr>
                      <w:ins w:id="13891" w:author="Windows 使用者" w:date="2024-08-12T13:10:00Z"/>
                      <w:rFonts w:eastAsia="標楷體"/>
                      <w:sz w:val="36"/>
                      <w:szCs w:val="36"/>
                      <w:rPrChange w:id="13892" w:author="User" w:date="2025-08-27T11:49:00Z">
                        <w:rPr>
                          <w:ins w:id="13893" w:author="Windows 使用者" w:date="2024-08-12T13:1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3894" w:author="User" w:date="2025-08-20T12:18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389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※</w:t>
                    </w:r>
                  </w:ins>
                  <w:ins w:id="13896" w:author="Windows 使用者" w:date="2024-08-12T13:10:00Z">
                    <w:del w:id="13897" w:author="User" w:date="2025-08-20T12:18:00Z">
                      <w:r w:rsidR="00286F61" w:rsidRPr="00710858" w:rsidDel="001547FD">
                        <w:rPr>
                          <w:rFonts w:eastAsia="標楷體" w:hint="eastAsia"/>
                          <w:sz w:val="36"/>
                          <w:szCs w:val="36"/>
                          <w:rPrChange w:id="13898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※</w:delText>
                      </w:r>
                    </w:del>
                  </w:ins>
                  <w:ins w:id="13899" w:author="User" w:date="2025-08-19T11:37:00Z">
                    <w:r w:rsidR="000F419A" w:rsidRPr="00710858">
                      <w:rPr>
                        <w:rFonts w:eastAsia="標楷體"/>
                        <w:sz w:val="36"/>
                        <w:szCs w:val="36"/>
                        <w:rPrChange w:id="13900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1</w:t>
                    </w:r>
                  </w:ins>
                  <w:ins w:id="13901" w:author="Windows 使用者" w:date="2024-08-12T13:10:00Z">
                    <w:del w:id="13902" w:author="User" w:date="2025-08-19T11:37:00Z">
                      <w:r w:rsidR="00286F61" w:rsidRPr="00710858" w:rsidDel="000F419A">
                        <w:rPr>
                          <w:rFonts w:eastAsia="標楷體"/>
                          <w:sz w:val="36"/>
                          <w:szCs w:val="36"/>
                          <w:rPrChange w:id="13903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3</w:delText>
                      </w:r>
                    </w:del>
                    <w:r w:rsidR="00286F61" w:rsidRPr="00710858">
                      <w:rPr>
                        <w:rFonts w:eastAsia="標楷體"/>
                        <w:sz w:val="36"/>
                        <w:szCs w:val="36"/>
                        <w:rPrChange w:id="13904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01</w:t>
                    </w:r>
                  </w:ins>
                </w:p>
                <w:p w14:paraId="3769BB51" w14:textId="68AA37A2" w:rsidR="008E242A" w:rsidRPr="00710858" w:rsidDel="00E85BAD" w:rsidRDefault="00286F61" w:rsidP="00286F61">
                  <w:pPr>
                    <w:snapToGrid w:val="0"/>
                    <w:spacing w:line="360" w:lineRule="exact"/>
                    <w:jc w:val="center"/>
                    <w:rPr>
                      <w:del w:id="13905" w:author="Windows 使用者" w:date="2024-08-06T16:00:00Z"/>
                      <w:rFonts w:eastAsia="標楷體"/>
                      <w:sz w:val="36"/>
                      <w:szCs w:val="36"/>
                      <w:rPrChange w:id="13906" w:author="User" w:date="2025-08-27T11:49:00Z">
                        <w:rPr>
                          <w:del w:id="13907" w:author="Windows 使用者" w:date="2024-08-06T16:0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3908" w:author="Windows 使用者" w:date="2024-08-12T13:10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390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資數</w:t>
                    </w:r>
                  </w:ins>
                  <w:del w:id="13910" w:author="Windows 使用者" w:date="2024-08-06T16:00:00Z">
                    <w:r w:rsidR="008E242A" w:rsidRPr="00710858" w:rsidDel="00E85BAD">
                      <w:rPr>
                        <w:rFonts w:eastAsia="標楷體"/>
                        <w:sz w:val="36"/>
                        <w:szCs w:val="36"/>
                        <w:rPrChange w:id="13911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101</w:delText>
                    </w:r>
                  </w:del>
                </w:p>
                <w:p w14:paraId="28E0612A" w14:textId="40E022AE" w:rsidR="00060320" w:rsidRPr="00710858" w:rsidRDefault="008E242A" w:rsidP="008E242A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391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3913" w:author="Windows 使用者" w:date="2024-08-06T16:00:00Z">
                    <w:r w:rsidRPr="00710858" w:rsidDel="00E85BAD">
                      <w:rPr>
                        <w:rFonts w:eastAsia="標楷體" w:hint="eastAsia"/>
                        <w:sz w:val="36"/>
                        <w:szCs w:val="36"/>
                        <w:rPrChange w:id="1391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資數</w:delText>
                    </w:r>
                  </w:del>
                </w:p>
              </w:tc>
              <w:tc>
                <w:tcPr>
                  <w:tcW w:w="1372" w:type="dxa"/>
                  <w:vAlign w:val="center"/>
                </w:tcPr>
                <w:p w14:paraId="06464D82" w14:textId="79E060C1" w:rsidR="000F419A" w:rsidRPr="00710858" w:rsidRDefault="001547FD" w:rsidP="000F419A">
                  <w:pPr>
                    <w:snapToGrid w:val="0"/>
                    <w:ind w:leftChars="-50" w:left="-120" w:rightChars="-27" w:right="-65"/>
                    <w:jc w:val="center"/>
                    <w:rPr>
                      <w:ins w:id="13915" w:author="User" w:date="2025-08-19T11:35:00Z"/>
                      <w:rFonts w:eastAsia="標楷體"/>
                      <w:sz w:val="36"/>
                      <w:szCs w:val="36"/>
                      <w:rPrChange w:id="13916" w:author="User" w:date="2025-08-27T11:49:00Z">
                        <w:rPr>
                          <w:ins w:id="13917" w:author="User" w:date="2025-08-19T11:35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3918" w:author="User" w:date="2025-08-20T12:19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391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※</w:t>
                    </w:r>
                  </w:ins>
                  <w:ins w:id="13920" w:author="User" w:date="2025-08-19T11:35:00Z">
                    <w:r w:rsidR="000F419A" w:rsidRPr="00710858">
                      <w:rPr>
                        <w:rFonts w:eastAsia="標楷體"/>
                        <w:sz w:val="36"/>
                        <w:szCs w:val="36"/>
                        <w:rPrChange w:id="13921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301</w:t>
                    </w:r>
                  </w:ins>
                </w:p>
                <w:p w14:paraId="42FC5057" w14:textId="5218198B" w:rsidR="00060320" w:rsidRPr="00710858" w:rsidRDefault="000F419A" w:rsidP="000F419A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392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3923" w:author="User" w:date="2025-08-19T11:35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392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資數</w:t>
                    </w:r>
                  </w:ins>
                </w:p>
              </w:tc>
            </w:tr>
            <w:tr w:rsidR="00710858" w:rsidRPr="00710858" w14:paraId="1539D011" w14:textId="77777777" w:rsidTr="0095659E">
              <w:trPr>
                <w:cantSplit/>
                <w:trHeight w:val="133"/>
              </w:trPr>
              <w:tc>
                <w:tcPr>
                  <w:tcW w:w="1206" w:type="dxa"/>
                  <w:vMerge w:val="restart"/>
                  <w:vAlign w:val="center"/>
                </w:tcPr>
                <w:p w14:paraId="58E0FF6A" w14:textId="77777777" w:rsidR="00060320" w:rsidRPr="00710858" w:rsidRDefault="00060320" w:rsidP="0095659E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13925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13926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下午</w:t>
                  </w:r>
                </w:p>
                <w:p w14:paraId="4AB36E08" w14:textId="77777777" w:rsidR="00060320" w:rsidRPr="00710858" w:rsidRDefault="00060320" w:rsidP="0095659E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22"/>
                      <w:rPrChange w:id="13927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2"/>
                      <w:rPrChange w:id="13928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</w:rPr>
                      </w:rPrChange>
                    </w:rPr>
                    <w:t>Afternoon</w:t>
                  </w:r>
                </w:p>
              </w:tc>
              <w:tc>
                <w:tcPr>
                  <w:tcW w:w="2096" w:type="dxa"/>
                  <w:gridSpan w:val="2"/>
                  <w:vMerge w:val="restart"/>
                  <w:vAlign w:val="center"/>
                </w:tcPr>
                <w:p w14:paraId="609111A8" w14:textId="77777777" w:rsidR="00060320" w:rsidRPr="00710858" w:rsidRDefault="00060320" w:rsidP="0095659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392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393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3931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393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3933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393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12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3935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393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</w:tc>
              <w:tc>
                <w:tcPr>
                  <w:tcW w:w="503" w:type="dxa"/>
                  <w:vMerge w:val="restart"/>
                  <w:vAlign w:val="center"/>
                </w:tcPr>
                <w:p w14:paraId="385F3153" w14:textId="77777777" w:rsidR="00060320" w:rsidRPr="00710858" w:rsidRDefault="00060320" w:rsidP="0095659E">
                  <w:pPr>
                    <w:snapToGrid w:val="0"/>
                    <w:jc w:val="center"/>
                    <w:rPr>
                      <w:rFonts w:eastAsia="標楷體"/>
                      <w:rPrChange w:id="1393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393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60</w:t>
                  </w:r>
                </w:p>
              </w:tc>
              <w:tc>
                <w:tcPr>
                  <w:tcW w:w="6860" w:type="dxa"/>
                  <w:gridSpan w:val="6"/>
                  <w:tcBorders>
                    <w:bottom w:val="nil"/>
                  </w:tcBorders>
                  <w:vAlign w:val="center"/>
                </w:tcPr>
                <w:p w14:paraId="36F40815" w14:textId="77777777" w:rsidR="00060320" w:rsidRPr="00710858" w:rsidRDefault="00060320" w:rsidP="0095659E">
                  <w:pPr>
                    <w:snapToGrid w:val="0"/>
                    <w:spacing w:line="400" w:lineRule="exact"/>
                    <w:ind w:leftChars="507" w:left="1217" w:rightChars="532" w:right="1277"/>
                    <w:jc w:val="center"/>
                    <w:rPr>
                      <w:rFonts w:eastAsia="標楷體"/>
                      <w:sz w:val="32"/>
                      <w:szCs w:val="32"/>
                      <w:rPrChange w:id="13939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2"/>
                      <w:szCs w:val="32"/>
                      <w:rPrChange w:id="13940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午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13941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13942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餐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13943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(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13944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午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13945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13946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間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13947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13948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靜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13949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13950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息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13951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)</w:t>
                  </w:r>
                </w:p>
              </w:tc>
              <w:tc>
                <w:tcPr>
                  <w:tcW w:w="6861" w:type="dxa"/>
                  <w:vAlign w:val="center"/>
                </w:tcPr>
                <w:p w14:paraId="4AE6D9AE" w14:textId="77777777" w:rsidR="00060320" w:rsidRPr="00710858" w:rsidRDefault="00060320" w:rsidP="0095659E">
                  <w:pPr>
                    <w:snapToGrid w:val="0"/>
                    <w:spacing w:line="400" w:lineRule="exact"/>
                    <w:ind w:leftChars="507" w:left="1217" w:rightChars="532" w:right="1277"/>
                    <w:jc w:val="center"/>
                    <w:rPr>
                      <w:rFonts w:eastAsia="標楷體"/>
                      <w:sz w:val="32"/>
                      <w:szCs w:val="32"/>
                      <w:rPrChange w:id="13952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2"/>
                      <w:szCs w:val="32"/>
                      <w:rPrChange w:id="13953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午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13954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13955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餐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13956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(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13957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午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13958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13959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間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13960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13961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靜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13962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13963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息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13964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)</w:t>
                  </w:r>
                </w:p>
              </w:tc>
            </w:tr>
            <w:tr w:rsidR="00710858" w:rsidRPr="00710858" w14:paraId="410AE866" w14:textId="77777777" w:rsidTr="0095659E">
              <w:trPr>
                <w:cantSplit/>
                <w:trHeight w:val="174"/>
              </w:trPr>
              <w:tc>
                <w:tcPr>
                  <w:tcW w:w="1206" w:type="dxa"/>
                  <w:vMerge/>
                  <w:vAlign w:val="center"/>
                </w:tcPr>
                <w:p w14:paraId="65EFC635" w14:textId="77777777" w:rsidR="00060320" w:rsidRPr="00710858" w:rsidRDefault="00060320" w:rsidP="0095659E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396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2096" w:type="dxa"/>
                  <w:gridSpan w:val="2"/>
                  <w:vMerge/>
                  <w:vAlign w:val="center"/>
                </w:tcPr>
                <w:p w14:paraId="3A93DBA3" w14:textId="77777777" w:rsidR="00060320" w:rsidRPr="00710858" w:rsidRDefault="00060320" w:rsidP="0095659E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26"/>
                      <w:szCs w:val="26"/>
                      <w:rPrChange w:id="1396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</w:p>
              </w:tc>
              <w:tc>
                <w:tcPr>
                  <w:tcW w:w="503" w:type="dxa"/>
                  <w:vMerge/>
                  <w:vAlign w:val="center"/>
                </w:tcPr>
                <w:p w14:paraId="555DC3C5" w14:textId="77777777" w:rsidR="00060320" w:rsidRPr="00710858" w:rsidRDefault="00060320" w:rsidP="0095659E">
                  <w:pPr>
                    <w:snapToGrid w:val="0"/>
                    <w:jc w:val="center"/>
                    <w:rPr>
                      <w:rFonts w:eastAsia="標楷體"/>
                      <w:rPrChange w:id="1396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6860" w:type="dxa"/>
                  <w:gridSpan w:val="6"/>
                  <w:tcBorders>
                    <w:top w:val="nil"/>
                  </w:tcBorders>
                  <w:vAlign w:val="center"/>
                </w:tcPr>
                <w:p w14:paraId="092C4851" w14:textId="77777777" w:rsidR="00060320" w:rsidRPr="00710858" w:rsidRDefault="00060320" w:rsidP="0095659E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2"/>
                      <w:szCs w:val="32"/>
                      <w:rPrChange w:id="13968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32"/>
                      <w:szCs w:val="32"/>
                      <w:rPrChange w:id="13969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Lunch   Time</w:t>
                  </w:r>
                </w:p>
              </w:tc>
              <w:tc>
                <w:tcPr>
                  <w:tcW w:w="6861" w:type="dxa"/>
                  <w:vAlign w:val="center"/>
                </w:tcPr>
                <w:p w14:paraId="02DF068C" w14:textId="77777777" w:rsidR="00060320" w:rsidRPr="00710858" w:rsidRDefault="00060320" w:rsidP="0095659E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2"/>
                      <w:szCs w:val="32"/>
                      <w:rPrChange w:id="13970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32"/>
                      <w:szCs w:val="32"/>
                      <w:rPrChange w:id="13971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Lunch   Time</w:t>
                  </w:r>
                </w:p>
              </w:tc>
            </w:tr>
            <w:tr w:rsidR="00710858" w:rsidRPr="00710858" w14:paraId="712E5F0F" w14:textId="77777777" w:rsidTr="0095659E">
              <w:trPr>
                <w:gridAfter w:val="1"/>
                <w:wAfter w:w="6861" w:type="dxa"/>
                <w:cantSplit/>
              </w:trPr>
              <w:tc>
                <w:tcPr>
                  <w:tcW w:w="1206" w:type="dxa"/>
                  <w:vMerge/>
                  <w:vAlign w:val="center"/>
                </w:tcPr>
                <w:p w14:paraId="5A826C18" w14:textId="77777777" w:rsidR="00060320" w:rsidRPr="00710858" w:rsidRDefault="00060320" w:rsidP="0095659E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397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5879B9CC" w14:textId="77777777" w:rsidR="00060320" w:rsidRPr="00710858" w:rsidRDefault="00060320" w:rsidP="0095659E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3973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3974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5</w:t>
                  </w:r>
                </w:p>
              </w:tc>
              <w:tc>
                <w:tcPr>
                  <w:tcW w:w="1571" w:type="dxa"/>
                  <w:vAlign w:val="center"/>
                </w:tcPr>
                <w:p w14:paraId="50D9A239" w14:textId="77777777" w:rsidR="00060320" w:rsidRPr="00710858" w:rsidRDefault="00060320" w:rsidP="0095659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397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397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3977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397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  <w:p w14:paraId="483139C0" w14:textId="77777777" w:rsidR="00060320" w:rsidRPr="00710858" w:rsidRDefault="00060320" w:rsidP="0095659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397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398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23815ACF" w14:textId="77777777" w:rsidR="00060320" w:rsidRPr="00710858" w:rsidRDefault="00060320" w:rsidP="0095659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398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398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3983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398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503" w:type="dxa"/>
                  <w:vAlign w:val="center"/>
                </w:tcPr>
                <w:p w14:paraId="34858BCB" w14:textId="77777777" w:rsidR="00060320" w:rsidRPr="00710858" w:rsidRDefault="00060320" w:rsidP="0095659E">
                  <w:pPr>
                    <w:snapToGrid w:val="0"/>
                    <w:jc w:val="center"/>
                    <w:rPr>
                      <w:rFonts w:eastAsia="標楷體"/>
                      <w:rPrChange w:id="1398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398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0250C75D" w14:textId="77777777" w:rsidR="00060320" w:rsidRPr="00710858" w:rsidRDefault="00060320" w:rsidP="0095659E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1398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1" w:type="dxa"/>
                  <w:vAlign w:val="center"/>
                </w:tcPr>
                <w:p w14:paraId="6FFCDB60" w14:textId="44AFD32F" w:rsidR="00060320" w:rsidRPr="00710858" w:rsidRDefault="00060320" w:rsidP="006D453C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shd w:val="pct15" w:color="auto" w:fill="FFFFFF"/>
                      <w:rPrChange w:id="1398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  <w:shd w:val="pct15" w:color="auto" w:fill="FFFFFF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tcBorders>
                    <w:bottom w:val="single" w:sz="4" w:space="0" w:color="auto"/>
                  </w:tcBorders>
                  <w:vAlign w:val="center"/>
                </w:tcPr>
                <w:p w14:paraId="68D56CE7" w14:textId="77777777" w:rsidR="003E1449" w:rsidRPr="003E1449" w:rsidRDefault="003E1449" w:rsidP="003E1449">
                  <w:pPr>
                    <w:snapToGrid w:val="0"/>
                    <w:ind w:leftChars="-50" w:left="-120" w:rightChars="-27" w:right="-65"/>
                    <w:jc w:val="center"/>
                    <w:rPr>
                      <w:ins w:id="13989" w:author="User" w:date="2025-11-28T15:57:00Z"/>
                      <w:rFonts w:eastAsia="標楷體"/>
                      <w:color w:val="FF0000"/>
                      <w:sz w:val="36"/>
                      <w:szCs w:val="36"/>
                      <w:rPrChange w:id="13990" w:author="User" w:date="2025-11-28T15:57:00Z">
                        <w:rPr>
                          <w:ins w:id="13991" w:author="User" w:date="2025-11-28T15:57:00Z"/>
                          <w:rFonts w:eastAsia="標楷體"/>
                          <w:sz w:val="36"/>
                          <w:szCs w:val="36"/>
                        </w:rPr>
                      </w:rPrChange>
                    </w:rPr>
                  </w:pPr>
                  <w:ins w:id="13992" w:author="User" w:date="2025-11-28T15:57:00Z">
                    <w:r w:rsidRPr="003E1449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13993" w:author="User" w:date="2025-11-28T15:57:00Z">
                          <w:rPr>
                            <w:rFonts w:eastAsia="標楷體" w:hint="eastAsia"/>
                            <w:sz w:val="36"/>
                            <w:szCs w:val="36"/>
                          </w:rPr>
                        </w:rPrChange>
                      </w:rPr>
                      <w:t>※</w:t>
                    </w:r>
                    <w:r w:rsidRPr="003E1449">
                      <w:rPr>
                        <w:rFonts w:eastAsia="標楷體"/>
                        <w:color w:val="FF0000"/>
                        <w:sz w:val="36"/>
                        <w:szCs w:val="36"/>
                        <w:rPrChange w:id="13994" w:author="User" w:date="2025-11-28T15:57:00Z">
                          <w:rPr>
                            <w:rFonts w:eastAsia="標楷體"/>
                            <w:sz w:val="36"/>
                            <w:szCs w:val="36"/>
                          </w:rPr>
                        </w:rPrChange>
                      </w:rPr>
                      <w:t>301</w:t>
                    </w:r>
                  </w:ins>
                </w:p>
                <w:p w14:paraId="5278F29A" w14:textId="5EBFD985" w:rsidR="00060320" w:rsidRPr="00710858" w:rsidRDefault="003E1449" w:rsidP="003E1449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399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proofErr w:type="gramStart"/>
                  <w:ins w:id="13996" w:author="User" w:date="2025-11-28T15:57:00Z">
                    <w:r w:rsidRPr="003E1449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13997" w:author="User" w:date="2025-11-28T15:57:00Z">
                          <w:rPr>
                            <w:rFonts w:eastAsia="標楷體" w:hint="eastAsia"/>
                            <w:sz w:val="36"/>
                            <w:szCs w:val="36"/>
                          </w:rPr>
                        </w:rPrChange>
                      </w:rPr>
                      <w:t>資數</w:t>
                    </w:r>
                  </w:ins>
                  <w:proofErr w:type="gramEnd"/>
                </w:p>
              </w:tc>
              <w:tc>
                <w:tcPr>
                  <w:tcW w:w="1373" w:type="dxa"/>
                  <w:gridSpan w:val="2"/>
                  <w:vAlign w:val="center"/>
                </w:tcPr>
                <w:p w14:paraId="055C8D9E" w14:textId="43EB7EAD" w:rsidR="00276548" w:rsidRPr="00710858" w:rsidDel="003E1449" w:rsidRDefault="00276548" w:rsidP="00276548">
                  <w:pPr>
                    <w:snapToGrid w:val="0"/>
                    <w:ind w:leftChars="-50" w:left="-120" w:rightChars="-27" w:right="-65"/>
                    <w:jc w:val="center"/>
                    <w:rPr>
                      <w:ins w:id="13998" w:author="Windows 使用者" w:date="2024-08-13T10:21:00Z"/>
                      <w:del w:id="13999" w:author="User" w:date="2025-11-28T15:57:00Z"/>
                      <w:rFonts w:eastAsia="標楷體"/>
                      <w:sz w:val="36"/>
                      <w:szCs w:val="36"/>
                      <w:rPrChange w:id="14000" w:author="User" w:date="2025-08-27T11:49:00Z">
                        <w:rPr>
                          <w:ins w:id="14001" w:author="Windows 使用者" w:date="2024-08-13T10:21:00Z"/>
                          <w:del w:id="14002" w:author="User" w:date="2025-11-28T15:5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4003" w:author="Windows 使用者" w:date="2024-08-13T10:21:00Z">
                    <w:del w:id="14004" w:author="User" w:date="2025-11-28T15:57:00Z">
                      <w:r w:rsidRPr="00710858" w:rsidDel="003E1449">
                        <w:rPr>
                          <w:rFonts w:eastAsia="標楷體" w:hint="eastAsia"/>
                          <w:sz w:val="36"/>
                          <w:szCs w:val="36"/>
                          <w:rPrChange w:id="14005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※</w:delText>
                      </w:r>
                    </w:del>
                    <w:del w:id="14006" w:author="User" w:date="2025-08-19T11:38:00Z">
                      <w:r w:rsidRPr="00710858" w:rsidDel="000F419A">
                        <w:rPr>
                          <w:rFonts w:eastAsia="標楷體"/>
                          <w:sz w:val="36"/>
                          <w:szCs w:val="36"/>
                          <w:rPrChange w:id="14007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2</w:delText>
                      </w:r>
                    </w:del>
                    <w:del w:id="14008" w:author="User" w:date="2025-11-28T15:57:00Z">
                      <w:r w:rsidRPr="00710858" w:rsidDel="003E1449">
                        <w:rPr>
                          <w:rFonts w:eastAsia="標楷體"/>
                          <w:sz w:val="36"/>
                          <w:szCs w:val="36"/>
                          <w:rPrChange w:id="14009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01</w:delText>
                      </w:r>
                    </w:del>
                  </w:ins>
                </w:p>
                <w:p w14:paraId="69D19FFA" w14:textId="3C677A8E" w:rsidR="00060320" w:rsidRPr="00710858" w:rsidRDefault="00276548" w:rsidP="00276548">
                  <w:pPr>
                    <w:snapToGrid w:val="0"/>
                    <w:spacing w:line="180" w:lineRule="auto"/>
                    <w:jc w:val="center"/>
                    <w:rPr>
                      <w:rFonts w:eastAsia="標楷體"/>
                      <w:sz w:val="32"/>
                      <w:szCs w:val="26"/>
                      <w:rPrChange w:id="14010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</w:pPr>
                  <w:ins w:id="14011" w:author="Windows 使用者" w:date="2024-08-13T10:21:00Z">
                    <w:del w:id="14012" w:author="User" w:date="2025-11-28T15:57:00Z">
                      <w:r w:rsidRPr="00710858" w:rsidDel="003E1449">
                        <w:rPr>
                          <w:rFonts w:eastAsia="標楷體" w:hint="eastAsia"/>
                          <w:sz w:val="36"/>
                          <w:szCs w:val="36"/>
                          <w:rPrChange w:id="14013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資數</w:delText>
                      </w:r>
                    </w:del>
                  </w:ins>
                </w:p>
              </w:tc>
              <w:tc>
                <w:tcPr>
                  <w:tcW w:w="1372" w:type="dxa"/>
                  <w:vAlign w:val="center"/>
                </w:tcPr>
                <w:p w14:paraId="381D0784" w14:textId="621BAB06" w:rsidR="00075627" w:rsidRPr="00710858" w:rsidDel="000F419A" w:rsidRDefault="00075627" w:rsidP="00075627">
                  <w:pPr>
                    <w:snapToGrid w:val="0"/>
                    <w:spacing w:line="360" w:lineRule="exact"/>
                    <w:jc w:val="center"/>
                    <w:rPr>
                      <w:ins w:id="14014" w:author="Windows 使用者" w:date="2024-08-06T17:02:00Z"/>
                      <w:del w:id="14015" w:author="User" w:date="2025-08-19T11:38:00Z"/>
                      <w:rFonts w:eastAsia="標楷體"/>
                      <w:sz w:val="36"/>
                      <w:szCs w:val="36"/>
                      <w:rPrChange w:id="14016" w:author="User" w:date="2025-08-27T11:49:00Z">
                        <w:rPr>
                          <w:ins w:id="14017" w:author="Windows 使用者" w:date="2024-08-06T17:02:00Z"/>
                          <w:del w:id="14018" w:author="User" w:date="2025-08-19T11:3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4019" w:author="Windows 使用者" w:date="2024-08-06T17:02:00Z">
                    <w:del w:id="14020" w:author="User" w:date="2025-08-19T11:38:00Z">
                      <w:r w:rsidRPr="00710858" w:rsidDel="000F419A">
                        <w:rPr>
                          <w:rFonts w:eastAsia="標楷體"/>
                          <w:sz w:val="36"/>
                          <w:szCs w:val="36"/>
                          <w:rPrChange w:id="14021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101</w:delText>
                      </w:r>
                    </w:del>
                  </w:ins>
                </w:p>
                <w:p w14:paraId="29F32DBC" w14:textId="5A7CF725" w:rsidR="00060320" w:rsidRPr="00710858" w:rsidRDefault="00075627" w:rsidP="00075627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1402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4023" w:author="Windows 使用者" w:date="2024-08-06T17:02:00Z">
                    <w:del w:id="14024" w:author="User" w:date="2025-08-19T11:38:00Z">
                      <w:r w:rsidRPr="00710858" w:rsidDel="000F419A">
                        <w:rPr>
                          <w:rFonts w:eastAsia="標楷體" w:hint="eastAsia"/>
                          <w:sz w:val="36"/>
                          <w:szCs w:val="36"/>
                          <w:rPrChange w:id="14025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資國</w:delText>
                      </w:r>
                    </w:del>
                  </w:ins>
                </w:p>
              </w:tc>
            </w:tr>
            <w:tr w:rsidR="00710858" w:rsidRPr="00710858" w14:paraId="14EB0BEA" w14:textId="77777777" w:rsidTr="0095659E">
              <w:trPr>
                <w:gridAfter w:val="1"/>
                <w:wAfter w:w="6861" w:type="dxa"/>
                <w:cantSplit/>
              </w:trPr>
              <w:tc>
                <w:tcPr>
                  <w:tcW w:w="1206" w:type="dxa"/>
                  <w:vMerge/>
                  <w:vAlign w:val="center"/>
                </w:tcPr>
                <w:p w14:paraId="1B01B385" w14:textId="77777777" w:rsidR="00060320" w:rsidRPr="00710858" w:rsidRDefault="00060320" w:rsidP="0095659E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402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2B50AC8A" w14:textId="77777777" w:rsidR="00060320" w:rsidRPr="00710858" w:rsidRDefault="00060320" w:rsidP="0095659E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4027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4028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6</w:t>
                  </w:r>
                </w:p>
              </w:tc>
              <w:tc>
                <w:tcPr>
                  <w:tcW w:w="1571" w:type="dxa"/>
                  <w:vAlign w:val="center"/>
                </w:tcPr>
                <w:p w14:paraId="50F7FEF3" w14:textId="77777777" w:rsidR="00060320" w:rsidRPr="00710858" w:rsidRDefault="00060320" w:rsidP="0095659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402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403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4031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403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  <w:p w14:paraId="54FCA1CB" w14:textId="77777777" w:rsidR="00060320" w:rsidRPr="00710858" w:rsidRDefault="00060320" w:rsidP="0095659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403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403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7AD7C9B3" w14:textId="77777777" w:rsidR="00060320" w:rsidRPr="00710858" w:rsidRDefault="00060320" w:rsidP="0095659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403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403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14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4037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403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40</w:t>
                  </w:r>
                </w:p>
              </w:tc>
              <w:tc>
                <w:tcPr>
                  <w:tcW w:w="503" w:type="dxa"/>
                  <w:vAlign w:val="center"/>
                </w:tcPr>
                <w:p w14:paraId="4361D9E1" w14:textId="77777777" w:rsidR="00060320" w:rsidRPr="00710858" w:rsidRDefault="00060320" w:rsidP="0095659E">
                  <w:pPr>
                    <w:snapToGrid w:val="0"/>
                    <w:jc w:val="center"/>
                    <w:rPr>
                      <w:rFonts w:eastAsia="標楷體"/>
                      <w:rPrChange w:id="1403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404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40</w:t>
                  </w:r>
                </w:p>
              </w:tc>
              <w:tc>
                <w:tcPr>
                  <w:tcW w:w="1371" w:type="dxa"/>
                  <w:tcBorders>
                    <w:bottom w:val="single" w:sz="4" w:space="0" w:color="auto"/>
                  </w:tcBorders>
                  <w:vAlign w:val="center"/>
                </w:tcPr>
                <w:p w14:paraId="1E0E9573" w14:textId="2A8B6810" w:rsidR="000F419A" w:rsidRPr="00710858" w:rsidRDefault="000F419A" w:rsidP="000F419A">
                  <w:pPr>
                    <w:snapToGrid w:val="0"/>
                    <w:ind w:leftChars="-50" w:left="-120" w:rightChars="-27" w:right="-65"/>
                    <w:jc w:val="center"/>
                    <w:rPr>
                      <w:ins w:id="14041" w:author="User" w:date="2025-08-19T11:35:00Z"/>
                      <w:rFonts w:eastAsia="標楷體"/>
                      <w:sz w:val="36"/>
                      <w:szCs w:val="36"/>
                      <w:rPrChange w:id="14042" w:author="User" w:date="2025-08-27T11:49:00Z">
                        <w:rPr>
                          <w:ins w:id="14043" w:author="User" w:date="2025-08-19T11:35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4044" w:author="User" w:date="2025-08-19T11:35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404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※</w:t>
                    </w:r>
                    <w:r w:rsidRPr="00710858">
                      <w:rPr>
                        <w:rFonts w:eastAsia="標楷體"/>
                        <w:sz w:val="36"/>
                        <w:szCs w:val="36"/>
                        <w:rPrChange w:id="14046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101</w:t>
                    </w:r>
                  </w:ins>
                </w:p>
                <w:p w14:paraId="1BF05E56" w14:textId="30881495" w:rsidR="00060320" w:rsidRPr="00710858" w:rsidRDefault="000F419A" w:rsidP="000F419A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404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4048" w:author="User" w:date="2025-08-19T11:35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4049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資數</w:t>
                    </w:r>
                  </w:ins>
                </w:p>
              </w:tc>
              <w:tc>
                <w:tcPr>
                  <w:tcW w:w="1371" w:type="dxa"/>
                  <w:tcBorders>
                    <w:bottom w:val="single" w:sz="4" w:space="0" w:color="auto"/>
                  </w:tcBorders>
                  <w:vAlign w:val="center"/>
                </w:tcPr>
                <w:p w14:paraId="28459236" w14:textId="00533FB6" w:rsidR="00E4441E" w:rsidRPr="00710858" w:rsidDel="000F419A" w:rsidRDefault="00E4441E" w:rsidP="00E4441E">
                  <w:pPr>
                    <w:snapToGrid w:val="0"/>
                    <w:ind w:leftChars="-50" w:left="-120" w:rightChars="-27" w:right="-65"/>
                    <w:jc w:val="center"/>
                    <w:rPr>
                      <w:ins w:id="14050" w:author="Windows 使用者" w:date="2024-08-12T12:47:00Z"/>
                      <w:del w:id="14051" w:author="User" w:date="2025-08-19T11:35:00Z"/>
                      <w:rFonts w:eastAsia="標楷體"/>
                      <w:sz w:val="36"/>
                      <w:szCs w:val="36"/>
                      <w:rPrChange w:id="14052" w:author="User" w:date="2025-08-27T11:49:00Z">
                        <w:rPr>
                          <w:ins w:id="14053" w:author="Windows 使用者" w:date="2024-08-12T12:47:00Z"/>
                          <w:del w:id="14054" w:author="User" w:date="2025-08-19T11:35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4055" w:author="Windows 使用者" w:date="2024-08-12T12:47:00Z">
                    <w:del w:id="14056" w:author="User" w:date="2025-08-19T11:35:00Z">
                      <w:r w:rsidRPr="00710858" w:rsidDel="000F419A">
                        <w:rPr>
                          <w:rFonts w:eastAsia="標楷體" w:hint="eastAsia"/>
                          <w:sz w:val="36"/>
                          <w:szCs w:val="36"/>
                          <w:rPrChange w:id="14057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※</w:delText>
                      </w:r>
                      <w:r w:rsidRPr="00710858" w:rsidDel="000F419A">
                        <w:rPr>
                          <w:rFonts w:eastAsia="標楷體"/>
                          <w:sz w:val="36"/>
                          <w:szCs w:val="36"/>
                          <w:rPrChange w:id="14058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201</w:delText>
                      </w:r>
                    </w:del>
                  </w:ins>
                </w:p>
                <w:p w14:paraId="4B7ADB1B" w14:textId="14BFD301" w:rsidR="00060320" w:rsidRPr="00710858" w:rsidRDefault="00E4441E" w:rsidP="00E4441E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1405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4060" w:author="Windows 使用者" w:date="2024-08-12T12:47:00Z">
                    <w:del w:id="14061" w:author="User" w:date="2025-08-19T11:35:00Z">
                      <w:r w:rsidRPr="00710858" w:rsidDel="000F419A">
                        <w:rPr>
                          <w:rFonts w:eastAsia="標楷體" w:hint="eastAsia"/>
                          <w:sz w:val="36"/>
                          <w:szCs w:val="36"/>
                          <w:rPrChange w:id="14062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資數</w:delText>
                      </w:r>
                    </w:del>
                  </w:ins>
                </w:p>
              </w:tc>
              <w:tc>
                <w:tcPr>
                  <w:tcW w:w="1373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3346643" w14:textId="418573F4" w:rsidR="00060320" w:rsidRPr="00710858" w:rsidRDefault="00060320" w:rsidP="00CB3549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1406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14:paraId="4C43EECF" w14:textId="77777777" w:rsidR="00060320" w:rsidRPr="00710858" w:rsidRDefault="00060320" w:rsidP="00424572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36"/>
                      <w:szCs w:val="36"/>
                      <w:rPrChange w:id="1406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tcBorders>
                    <w:bottom w:val="single" w:sz="4" w:space="0" w:color="auto"/>
                  </w:tcBorders>
                  <w:vAlign w:val="center"/>
                </w:tcPr>
                <w:p w14:paraId="652D4633" w14:textId="77777777" w:rsidR="00060320" w:rsidRPr="00710858" w:rsidRDefault="00060320" w:rsidP="0095659E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1406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14:paraId="34C67E74" w14:textId="77777777" w:rsidTr="0095659E">
              <w:trPr>
                <w:cantSplit/>
                <w:trHeight w:val="661"/>
              </w:trPr>
              <w:tc>
                <w:tcPr>
                  <w:tcW w:w="1206" w:type="dxa"/>
                  <w:vMerge/>
                  <w:vAlign w:val="center"/>
                </w:tcPr>
                <w:p w14:paraId="1834CD60" w14:textId="77777777" w:rsidR="00060320" w:rsidRPr="00710858" w:rsidRDefault="00060320" w:rsidP="0095659E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406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2096" w:type="dxa"/>
                  <w:gridSpan w:val="2"/>
                  <w:vAlign w:val="center"/>
                </w:tcPr>
                <w:p w14:paraId="3CB7ACA6" w14:textId="77777777" w:rsidR="00060320" w:rsidRPr="00710858" w:rsidRDefault="00060320" w:rsidP="0095659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406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406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14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406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407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4071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407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4073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407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</w:tc>
              <w:tc>
                <w:tcPr>
                  <w:tcW w:w="503" w:type="dxa"/>
                  <w:vAlign w:val="center"/>
                </w:tcPr>
                <w:p w14:paraId="6D672ECC" w14:textId="77777777" w:rsidR="00060320" w:rsidRPr="00710858" w:rsidRDefault="00060320" w:rsidP="0095659E">
                  <w:pPr>
                    <w:snapToGrid w:val="0"/>
                    <w:jc w:val="center"/>
                    <w:rPr>
                      <w:rFonts w:eastAsia="標楷體"/>
                      <w:rPrChange w:id="1407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407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20</w:t>
                  </w:r>
                </w:p>
              </w:tc>
              <w:tc>
                <w:tcPr>
                  <w:tcW w:w="6860" w:type="dxa"/>
                  <w:gridSpan w:val="6"/>
                  <w:tcBorders>
                    <w:bottom w:val="single" w:sz="4" w:space="0" w:color="auto"/>
                  </w:tcBorders>
                  <w:vAlign w:val="center"/>
                </w:tcPr>
                <w:p w14:paraId="2A7B47CA" w14:textId="77777777" w:rsidR="00060320" w:rsidRPr="00710858" w:rsidRDefault="00060320" w:rsidP="0095659E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1407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14078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打掃時間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1407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PrChange w:id="14080" w:author="User" w:date="2025-08-27T11:49:00Z">
                        <w:rPr>
                          <w:color w:val="000000" w:themeColor="text1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1408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clean  Time</w:t>
                  </w:r>
                </w:p>
              </w:tc>
              <w:tc>
                <w:tcPr>
                  <w:tcW w:w="6861" w:type="dxa"/>
                  <w:vAlign w:val="center"/>
                </w:tcPr>
                <w:p w14:paraId="567DD7A3" w14:textId="77777777" w:rsidR="00060320" w:rsidRPr="00710858" w:rsidRDefault="00060320" w:rsidP="0095659E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1408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14083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打掃時間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1408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PrChange w:id="14085" w:author="User" w:date="2025-08-27T11:49:00Z">
                        <w:rPr>
                          <w:color w:val="000000" w:themeColor="text1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1408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clean  Time</w:t>
                  </w:r>
                </w:p>
              </w:tc>
            </w:tr>
            <w:tr w:rsidR="00710858" w:rsidRPr="00710858" w14:paraId="750B504B" w14:textId="77777777" w:rsidTr="0095659E">
              <w:trPr>
                <w:gridAfter w:val="1"/>
                <w:wAfter w:w="6861" w:type="dxa"/>
                <w:cantSplit/>
                <w:trHeight w:val="1250"/>
              </w:trPr>
              <w:tc>
                <w:tcPr>
                  <w:tcW w:w="1206" w:type="dxa"/>
                  <w:vMerge/>
                  <w:vAlign w:val="center"/>
                </w:tcPr>
                <w:p w14:paraId="3DEDF3BE" w14:textId="77777777" w:rsidR="00060320" w:rsidRPr="00710858" w:rsidRDefault="00060320" w:rsidP="0095659E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408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6CACA46D" w14:textId="77777777" w:rsidR="00060320" w:rsidRPr="00710858" w:rsidRDefault="00060320" w:rsidP="0095659E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4088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4089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7</w:t>
                  </w:r>
                </w:p>
              </w:tc>
              <w:tc>
                <w:tcPr>
                  <w:tcW w:w="1571" w:type="dxa"/>
                  <w:vAlign w:val="center"/>
                </w:tcPr>
                <w:p w14:paraId="362CD2B9" w14:textId="77777777" w:rsidR="00060320" w:rsidRPr="00710858" w:rsidRDefault="00060320" w:rsidP="0095659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409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409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4092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409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  <w:p w14:paraId="709CD70D" w14:textId="77777777" w:rsidR="00060320" w:rsidRPr="00710858" w:rsidRDefault="00060320" w:rsidP="0095659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409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409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4BF2F160" w14:textId="77777777" w:rsidR="00060320" w:rsidRPr="00710858" w:rsidRDefault="00060320" w:rsidP="0095659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409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409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4098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409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503" w:type="dxa"/>
                  <w:vAlign w:val="center"/>
                </w:tcPr>
                <w:p w14:paraId="4222E031" w14:textId="77777777" w:rsidR="00060320" w:rsidRPr="00710858" w:rsidRDefault="00060320" w:rsidP="0095659E">
                  <w:pPr>
                    <w:snapToGrid w:val="0"/>
                    <w:jc w:val="center"/>
                    <w:rPr>
                      <w:rFonts w:eastAsia="標楷體"/>
                      <w:rPrChange w:id="1410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410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40</w:t>
                  </w:r>
                </w:p>
              </w:tc>
              <w:tc>
                <w:tcPr>
                  <w:tcW w:w="1371" w:type="dxa"/>
                  <w:vAlign w:val="center"/>
                </w:tcPr>
                <w:p w14:paraId="1D733E6A" w14:textId="2B5DB5C4" w:rsidR="00276548" w:rsidRPr="00710858" w:rsidDel="000F419A" w:rsidRDefault="00276548" w:rsidP="00276548">
                  <w:pPr>
                    <w:snapToGrid w:val="0"/>
                    <w:ind w:leftChars="-50" w:left="-120" w:rightChars="-27" w:right="-65"/>
                    <w:jc w:val="center"/>
                    <w:rPr>
                      <w:ins w:id="14102" w:author="Windows 使用者" w:date="2024-08-13T10:21:00Z"/>
                      <w:del w:id="14103" w:author="User" w:date="2025-08-19T11:37:00Z"/>
                      <w:rFonts w:eastAsia="標楷體"/>
                      <w:sz w:val="36"/>
                      <w:szCs w:val="36"/>
                      <w:rPrChange w:id="14104" w:author="User" w:date="2025-08-27T11:49:00Z">
                        <w:rPr>
                          <w:ins w:id="14105" w:author="Windows 使用者" w:date="2024-08-13T10:21:00Z"/>
                          <w:del w:id="14106" w:author="User" w:date="2025-08-19T11:37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4107" w:author="Windows 使用者" w:date="2024-08-13T10:21:00Z">
                    <w:del w:id="14108" w:author="User" w:date="2025-08-19T11:37:00Z">
                      <w:r w:rsidRPr="00710858" w:rsidDel="000F419A">
                        <w:rPr>
                          <w:rFonts w:eastAsia="標楷體"/>
                          <w:sz w:val="36"/>
                          <w:szCs w:val="36"/>
                          <w:rPrChange w:id="14109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201</w:delText>
                      </w:r>
                    </w:del>
                  </w:ins>
                </w:p>
                <w:p w14:paraId="4EFF9C5B" w14:textId="4512F206" w:rsidR="00060320" w:rsidRPr="00710858" w:rsidRDefault="00276548" w:rsidP="00276548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411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4111" w:author="Windows 使用者" w:date="2024-08-13T10:21:00Z">
                    <w:del w:id="14112" w:author="User" w:date="2025-08-19T11:37:00Z">
                      <w:r w:rsidRPr="00710858" w:rsidDel="000F419A">
                        <w:rPr>
                          <w:rFonts w:eastAsia="標楷體" w:hint="eastAsia"/>
                          <w:sz w:val="36"/>
                          <w:szCs w:val="36"/>
                          <w:rPrChange w:id="14113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資數</w:delText>
                      </w:r>
                    </w:del>
                  </w:ins>
                </w:p>
              </w:tc>
              <w:tc>
                <w:tcPr>
                  <w:tcW w:w="1371" w:type="dxa"/>
                  <w:vAlign w:val="center"/>
                </w:tcPr>
                <w:p w14:paraId="4D047B75" w14:textId="77777777" w:rsidR="003E1449" w:rsidRPr="003E1449" w:rsidRDefault="003E1449" w:rsidP="003E1449">
                  <w:pPr>
                    <w:snapToGrid w:val="0"/>
                    <w:ind w:leftChars="-50" w:left="-120" w:rightChars="-27" w:right="-65"/>
                    <w:jc w:val="center"/>
                    <w:rPr>
                      <w:ins w:id="14114" w:author="User" w:date="2025-11-28T15:57:00Z"/>
                      <w:rFonts w:eastAsia="標楷體"/>
                      <w:color w:val="FF0000"/>
                      <w:sz w:val="36"/>
                      <w:szCs w:val="36"/>
                      <w:rPrChange w:id="14115" w:author="User" w:date="2025-11-28T15:57:00Z">
                        <w:rPr>
                          <w:ins w:id="14116" w:author="User" w:date="2025-11-28T15:57:00Z"/>
                          <w:rFonts w:eastAsia="標楷體"/>
                          <w:sz w:val="36"/>
                          <w:szCs w:val="36"/>
                        </w:rPr>
                      </w:rPrChange>
                    </w:rPr>
                  </w:pPr>
                  <w:ins w:id="14117" w:author="User" w:date="2025-11-28T15:57:00Z">
                    <w:r w:rsidRPr="003E1449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14118" w:author="User" w:date="2025-11-28T15:57:00Z">
                          <w:rPr>
                            <w:rFonts w:eastAsia="標楷體" w:hint="eastAsia"/>
                            <w:sz w:val="36"/>
                            <w:szCs w:val="36"/>
                          </w:rPr>
                        </w:rPrChange>
                      </w:rPr>
                      <w:t>※</w:t>
                    </w:r>
                    <w:r w:rsidRPr="003E1449">
                      <w:rPr>
                        <w:rFonts w:eastAsia="標楷體"/>
                        <w:color w:val="FF0000"/>
                        <w:sz w:val="36"/>
                        <w:szCs w:val="36"/>
                        <w:rPrChange w:id="14119" w:author="User" w:date="2025-11-28T15:57:00Z">
                          <w:rPr>
                            <w:rFonts w:eastAsia="標楷體"/>
                            <w:sz w:val="36"/>
                            <w:szCs w:val="36"/>
                          </w:rPr>
                        </w:rPrChange>
                      </w:rPr>
                      <w:t>301</w:t>
                    </w:r>
                  </w:ins>
                </w:p>
                <w:p w14:paraId="01B52102" w14:textId="40010475" w:rsidR="00060320" w:rsidRPr="00710858" w:rsidRDefault="003E1449" w:rsidP="003E1449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1412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proofErr w:type="gramStart"/>
                  <w:ins w:id="14121" w:author="User" w:date="2025-11-28T15:57:00Z">
                    <w:r w:rsidRPr="003E1449">
                      <w:rPr>
                        <w:rFonts w:eastAsia="標楷體" w:hint="eastAsia"/>
                        <w:color w:val="FF0000"/>
                        <w:sz w:val="36"/>
                        <w:szCs w:val="36"/>
                        <w:rPrChange w:id="14122" w:author="User" w:date="2025-11-28T15:57:00Z">
                          <w:rPr>
                            <w:rFonts w:eastAsia="標楷體" w:hint="eastAsia"/>
                            <w:sz w:val="36"/>
                            <w:szCs w:val="36"/>
                          </w:rPr>
                        </w:rPrChange>
                      </w:rPr>
                      <w:t>資數</w:t>
                    </w:r>
                  </w:ins>
                  <w:proofErr w:type="gramEnd"/>
                </w:p>
              </w:tc>
              <w:tc>
                <w:tcPr>
                  <w:tcW w:w="1373" w:type="dxa"/>
                  <w:tcBorders>
                    <w:top w:val="single" w:sz="4" w:space="0" w:color="auto"/>
                  </w:tcBorders>
                  <w:vAlign w:val="center"/>
                </w:tcPr>
                <w:p w14:paraId="37BE1E13" w14:textId="70BAE588" w:rsidR="00276548" w:rsidRPr="00710858" w:rsidDel="000F419A" w:rsidRDefault="00276548" w:rsidP="000F419A">
                  <w:pPr>
                    <w:snapToGrid w:val="0"/>
                    <w:spacing w:line="360" w:lineRule="exact"/>
                    <w:jc w:val="center"/>
                    <w:rPr>
                      <w:ins w:id="14123" w:author="Windows 使用者" w:date="2024-08-13T10:20:00Z"/>
                      <w:del w:id="14124" w:author="User" w:date="2025-08-19T11:34:00Z"/>
                      <w:rFonts w:eastAsia="標楷體"/>
                      <w:sz w:val="36"/>
                      <w:szCs w:val="36"/>
                      <w:rPrChange w:id="14125" w:author="User" w:date="2025-08-27T11:49:00Z">
                        <w:rPr>
                          <w:ins w:id="14126" w:author="Windows 使用者" w:date="2024-08-13T10:20:00Z"/>
                          <w:del w:id="14127" w:author="User" w:date="2025-08-19T11:34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4128" w:author="Windows 使用者" w:date="2024-08-13T10:20:00Z">
                    <w:del w:id="14129" w:author="User" w:date="2025-08-19T11:34:00Z">
                      <w:r w:rsidRPr="00710858" w:rsidDel="000F419A">
                        <w:rPr>
                          <w:rFonts w:eastAsia="標楷體"/>
                          <w:sz w:val="36"/>
                          <w:szCs w:val="36"/>
                          <w:rPrChange w:id="14130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101</w:delText>
                      </w:r>
                    </w:del>
                  </w:ins>
                </w:p>
                <w:p w14:paraId="3C623F4F" w14:textId="41A061AD" w:rsidR="007B51B7" w:rsidRPr="00710858" w:rsidDel="00E85BAD" w:rsidRDefault="00276548" w:rsidP="00276548">
                  <w:pPr>
                    <w:snapToGrid w:val="0"/>
                    <w:spacing w:line="360" w:lineRule="exact"/>
                    <w:jc w:val="center"/>
                    <w:rPr>
                      <w:del w:id="14131" w:author="Windows 使用者" w:date="2024-08-06T16:00:00Z"/>
                      <w:rFonts w:eastAsia="標楷體"/>
                      <w:sz w:val="36"/>
                      <w:szCs w:val="36"/>
                      <w:rPrChange w:id="14132" w:author="User" w:date="2025-08-27T11:49:00Z">
                        <w:rPr>
                          <w:del w:id="14133" w:author="Windows 使用者" w:date="2024-08-06T16:0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4134" w:author="Windows 使用者" w:date="2024-08-13T10:20:00Z">
                    <w:del w:id="14135" w:author="User" w:date="2025-08-19T11:34:00Z">
                      <w:r w:rsidRPr="00710858" w:rsidDel="000F419A">
                        <w:rPr>
                          <w:rFonts w:eastAsia="標楷體" w:hint="eastAsia"/>
                          <w:sz w:val="36"/>
                          <w:szCs w:val="36"/>
                          <w:rPrChange w:id="14136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36"/>
                              <w:szCs w:val="36"/>
                            </w:rPr>
                          </w:rPrChange>
                        </w:rPr>
                        <w:delText>資國</w:delText>
                      </w:r>
                    </w:del>
                  </w:ins>
                  <w:del w:id="14137" w:author="Windows 使用者" w:date="2024-08-06T16:00:00Z">
                    <w:r w:rsidR="007B51B7" w:rsidRPr="00710858" w:rsidDel="00E85BAD">
                      <w:rPr>
                        <w:rFonts w:eastAsia="標楷體"/>
                        <w:sz w:val="36"/>
                        <w:szCs w:val="36"/>
                        <w:rPrChange w:id="14138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101</w:delText>
                    </w:r>
                  </w:del>
                </w:p>
                <w:p w14:paraId="1CC000CD" w14:textId="4E53A570" w:rsidR="00060320" w:rsidRPr="00710858" w:rsidRDefault="007B51B7" w:rsidP="007B51B7">
                  <w:pPr>
                    <w:snapToGrid w:val="0"/>
                    <w:spacing w:line="240" w:lineRule="atLeast"/>
                    <w:ind w:leftChars="-17" w:left="-41" w:rightChars="-27" w:right="-65"/>
                    <w:jc w:val="center"/>
                    <w:rPr>
                      <w:rFonts w:eastAsia="標楷體"/>
                      <w:sz w:val="36"/>
                      <w:szCs w:val="36"/>
                      <w:rPrChange w:id="1413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4140" w:author="Windows 使用者" w:date="2024-08-06T16:00:00Z">
                    <w:r w:rsidRPr="00710858" w:rsidDel="00E85BAD">
                      <w:rPr>
                        <w:rFonts w:eastAsia="標楷體" w:hint="eastAsia"/>
                        <w:sz w:val="36"/>
                        <w:szCs w:val="36"/>
                        <w:rPrChange w:id="1414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資數</w:delText>
                    </w:r>
                  </w:del>
                </w:p>
              </w:tc>
              <w:tc>
                <w:tcPr>
                  <w:tcW w:w="1373" w:type="dxa"/>
                  <w:gridSpan w:val="2"/>
                  <w:vAlign w:val="center"/>
                </w:tcPr>
                <w:p w14:paraId="4181B075" w14:textId="5361BC32" w:rsidR="00060320" w:rsidRPr="00710858" w:rsidRDefault="00060320" w:rsidP="00AF7161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1414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07222AD9" w14:textId="76C41F1D" w:rsidR="000F419A" w:rsidRPr="00710858" w:rsidRDefault="001547FD" w:rsidP="000F419A">
                  <w:pPr>
                    <w:snapToGrid w:val="0"/>
                    <w:spacing w:line="360" w:lineRule="exact"/>
                    <w:jc w:val="center"/>
                    <w:rPr>
                      <w:ins w:id="14143" w:author="User" w:date="2025-08-19T11:38:00Z"/>
                      <w:rFonts w:eastAsia="標楷體"/>
                      <w:sz w:val="36"/>
                      <w:szCs w:val="36"/>
                      <w:rPrChange w:id="14144" w:author="User" w:date="2025-08-27T11:49:00Z">
                        <w:rPr>
                          <w:ins w:id="14145" w:author="User" w:date="2025-08-19T11:38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4146" w:author="User" w:date="2025-08-20T12:18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414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※</w:t>
                    </w:r>
                  </w:ins>
                  <w:ins w:id="14148" w:author="User" w:date="2025-08-19T11:38:00Z">
                    <w:r w:rsidR="000F419A" w:rsidRPr="00710858">
                      <w:rPr>
                        <w:rFonts w:eastAsia="標楷體"/>
                        <w:sz w:val="36"/>
                        <w:szCs w:val="36"/>
                        <w:rPrChange w:id="14149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201</w:t>
                    </w:r>
                  </w:ins>
                </w:p>
                <w:p w14:paraId="275B4FA6" w14:textId="44D28998" w:rsidR="00060320" w:rsidRPr="00710858" w:rsidRDefault="000F419A" w:rsidP="000F419A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b/>
                      <w:sz w:val="36"/>
                      <w:szCs w:val="36"/>
                      <w:rPrChange w:id="14150" w:author="User" w:date="2025-08-27T11:49:00Z">
                        <w:rPr>
                          <w:rFonts w:eastAsia="標楷體"/>
                          <w:b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4151" w:author="User" w:date="2025-08-19T11:38:00Z">
                    <w:r w:rsidRPr="00710858">
                      <w:rPr>
                        <w:rFonts w:eastAsia="標楷體" w:hint="eastAsia"/>
                        <w:sz w:val="36"/>
                        <w:szCs w:val="36"/>
                        <w:rPrChange w:id="1415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t>資國</w:t>
                    </w:r>
                  </w:ins>
                </w:p>
              </w:tc>
            </w:tr>
            <w:tr w:rsidR="00710858" w:rsidRPr="00710858" w14:paraId="7F7EA985" w14:textId="77777777" w:rsidTr="0095659E">
              <w:trPr>
                <w:gridAfter w:val="1"/>
                <w:wAfter w:w="6861" w:type="dxa"/>
                <w:cantSplit/>
                <w:trHeight w:val="1250"/>
              </w:trPr>
              <w:tc>
                <w:tcPr>
                  <w:tcW w:w="1206" w:type="dxa"/>
                  <w:vMerge/>
                  <w:vAlign w:val="center"/>
                </w:tcPr>
                <w:p w14:paraId="4E1447E7" w14:textId="77777777" w:rsidR="00060320" w:rsidRPr="00710858" w:rsidRDefault="00060320" w:rsidP="0095659E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415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5" w:type="dxa"/>
                  <w:vAlign w:val="center"/>
                </w:tcPr>
                <w:p w14:paraId="7B175017" w14:textId="77777777" w:rsidR="00060320" w:rsidRPr="00710858" w:rsidRDefault="00060320" w:rsidP="0095659E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4154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4155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8</w:t>
                  </w:r>
                </w:p>
              </w:tc>
              <w:tc>
                <w:tcPr>
                  <w:tcW w:w="1571" w:type="dxa"/>
                  <w:vAlign w:val="center"/>
                </w:tcPr>
                <w:p w14:paraId="48688721" w14:textId="77777777" w:rsidR="00060320" w:rsidRPr="00710858" w:rsidRDefault="00060320" w:rsidP="0095659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415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415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4158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415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  <w:p w14:paraId="6D14D1BB" w14:textId="77777777" w:rsidR="00060320" w:rsidRPr="00710858" w:rsidRDefault="00060320" w:rsidP="0095659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416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416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52BEDD7B" w14:textId="77777777" w:rsidR="00060320" w:rsidRPr="00710858" w:rsidRDefault="00060320" w:rsidP="0095659E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416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416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16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4164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416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35</w:t>
                  </w:r>
                </w:p>
              </w:tc>
              <w:tc>
                <w:tcPr>
                  <w:tcW w:w="503" w:type="dxa"/>
                  <w:vAlign w:val="center"/>
                </w:tcPr>
                <w:p w14:paraId="7F439CE8" w14:textId="77777777" w:rsidR="00060320" w:rsidRPr="00710858" w:rsidRDefault="00060320" w:rsidP="0095659E">
                  <w:pPr>
                    <w:snapToGrid w:val="0"/>
                    <w:jc w:val="center"/>
                    <w:rPr>
                      <w:rFonts w:eastAsia="標楷體"/>
                      <w:rPrChange w:id="1416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416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1" w:type="dxa"/>
                  <w:vAlign w:val="center"/>
                </w:tcPr>
                <w:p w14:paraId="3C05A36E" w14:textId="30180011" w:rsidR="00CF3FB3" w:rsidRPr="00710858" w:rsidDel="00E85BAD" w:rsidRDefault="00CF3FB3" w:rsidP="00CF3FB3">
                  <w:pPr>
                    <w:snapToGrid w:val="0"/>
                    <w:spacing w:line="400" w:lineRule="exact"/>
                    <w:jc w:val="center"/>
                    <w:rPr>
                      <w:del w:id="14168" w:author="Windows 使用者" w:date="2024-08-06T16:01:00Z"/>
                      <w:rFonts w:eastAsia="標楷體"/>
                      <w:sz w:val="36"/>
                      <w:szCs w:val="36"/>
                      <w:rPrChange w:id="14169" w:author="User" w:date="2025-08-27T11:49:00Z">
                        <w:rPr>
                          <w:del w:id="14170" w:author="Windows 使用者" w:date="2024-08-06T16:01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4171" w:author="Windows 使用者" w:date="2024-08-06T16:01:00Z">
                    <w:r w:rsidRPr="00710858" w:rsidDel="00E85BAD">
                      <w:rPr>
                        <w:rFonts w:eastAsia="標楷體"/>
                        <w:sz w:val="36"/>
                        <w:szCs w:val="36"/>
                        <w:rPrChange w:id="14172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101</w:delText>
                    </w:r>
                    <w:r w:rsidRPr="00710858" w:rsidDel="00E85BAD">
                      <w:rPr>
                        <w:rFonts w:eastAsia="標楷體" w:hint="eastAsia"/>
                        <w:sz w:val="36"/>
                        <w:szCs w:val="36"/>
                        <w:rPrChange w:id="1417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資</w:delText>
                    </w:r>
                  </w:del>
                </w:p>
                <w:p w14:paraId="5FE77FB1" w14:textId="23C765CB" w:rsidR="00060320" w:rsidRPr="00710858" w:rsidRDefault="00CF3FB3" w:rsidP="00CF3FB3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4174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4175" w:author="Windows 使用者" w:date="2024-08-06T16:01:00Z">
                    <w:r w:rsidRPr="00710858" w:rsidDel="00E85BAD">
                      <w:rPr>
                        <w:rFonts w:eastAsia="標楷體" w:hint="eastAsia"/>
                        <w:sz w:val="22"/>
                        <w:szCs w:val="36"/>
                        <w:rPrChange w:id="1417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36"/>
                          </w:rPr>
                        </w:rPrChange>
                      </w:rPr>
                      <w:delText>學習策略</w:delText>
                    </w:r>
                  </w:del>
                </w:p>
              </w:tc>
              <w:tc>
                <w:tcPr>
                  <w:tcW w:w="1371" w:type="dxa"/>
                  <w:vAlign w:val="center"/>
                </w:tcPr>
                <w:p w14:paraId="4F1A9C9D" w14:textId="77777777" w:rsidR="00060320" w:rsidRPr="00710858" w:rsidRDefault="00060320" w:rsidP="0095659E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1417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tcBorders>
                    <w:top w:val="single" w:sz="4" w:space="0" w:color="auto"/>
                  </w:tcBorders>
                  <w:vAlign w:val="center"/>
                </w:tcPr>
                <w:p w14:paraId="4AF721C7" w14:textId="31DE6641" w:rsidR="00BE24B6" w:rsidRPr="00710858" w:rsidRDefault="00BE24B6" w:rsidP="00D80E6C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417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gridSpan w:val="2"/>
                  <w:vAlign w:val="center"/>
                </w:tcPr>
                <w:p w14:paraId="402C703F" w14:textId="5C8B504B" w:rsidR="00060320" w:rsidRPr="00710858" w:rsidRDefault="00060320" w:rsidP="006F5C22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1417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2" w:type="dxa"/>
                  <w:vAlign w:val="center"/>
                </w:tcPr>
                <w:p w14:paraId="03DAE48D" w14:textId="77777777" w:rsidR="00060320" w:rsidRPr="00710858" w:rsidRDefault="00060320" w:rsidP="0095659E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1418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14:paraId="25DCC6E5" w14:textId="77777777" w:rsidTr="0095659E">
              <w:trPr>
                <w:gridAfter w:val="1"/>
                <w:wAfter w:w="6861" w:type="dxa"/>
                <w:trHeight w:val="1993"/>
              </w:trPr>
              <w:tc>
                <w:tcPr>
                  <w:tcW w:w="1206" w:type="dxa"/>
                  <w:vAlign w:val="center"/>
                </w:tcPr>
                <w:p w14:paraId="393A4B47" w14:textId="77777777" w:rsidR="00060320" w:rsidRPr="00710858" w:rsidRDefault="00060320" w:rsidP="0095659E">
                  <w:pPr>
                    <w:spacing w:line="400" w:lineRule="exact"/>
                    <w:jc w:val="center"/>
                    <w:rPr>
                      <w:rFonts w:eastAsia="標楷體"/>
                      <w:rPrChange w:id="1418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14182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備註</w:t>
                  </w:r>
                </w:p>
              </w:tc>
              <w:tc>
                <w:tcPr>
                  <w:tcW w:w="9459" w:type="dxa"/>
                  <w:gridSpan w:val="9"/>
                  <w:vAlign w:val="center"/>
                </w:tcPr>
                <w:p w14:paraId="201AAF58" w14:textId="5835CEAD" w:rsidR="00BB2B6F" w:rsidRPr="00710858" w:rsidRDefault="009013CB" w:rsidP="00BB2B6F">
                  <w:pPr>
                    <w:snapToGrid w:val="0"/>
                    <w:spacing w:beforeLines="20" w:before="72" w:afterLines="20" w:after="72"/>
                    <w:jc w:val="both"/>
                    <w:rPr>
                      <w:rFonts w:eastAsia="標楷體"/>
                      <w:sz w:val="32"/>
                      <w:szCs w:val="26"/>
                      <w:rPrChange w:id="14183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</w:pPr>
                  <w:ins w:id="14184" w:author="Windows 使用者" w:date="2024-08-28T08:25:00Z">
                    <w:r w:rsidRPr="00710858">
                      <w:rPr>
                        <w:rFonts w:ascii="標楷體" w:eastAsia="標楷體" w:hAnsi="標楷體" w:hint="eastAsia"/>
                        <w:sz w:val="32"/>
                        <w:szCs w:val="32"/>
                        <w:rPrChange w:id="14185" w:author="User" w:date="2025-08-27T11:49:00Z">
                          <w:rPr>
                            <w:rFonts w:ascii="標楷體" w:eastAsia="標楷體" w:hAnsi="標楷體" w:hint="eastAsia"/>
                            <w:sz w:val="28"/>
                          </w:rPr>
                        </w:rPrChange>
                      </w:rPr>
                      <w:t>輔導室協辦行政</w:t>
                    </w:r>
                  </w:ins>
                  <w:del w:id="14186" w:author="Windows 使用者" w:date="2024-08-28T08:25:00Z">
                    <w:r w:rsidR="00BB2B6F" w:rsidRPr="00710858" w:rsidDel="009013CB">
                      <w:rPr>
                        <w:rFonts w:eastAsia="標楷體" w:hint="eastAsia"/>
                        <w:sz w:val="32"/>
                        <w:szCs w:val="26"/>
                        <w:rPrChange w:id="1418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資源導師鐘點</w:delText>
                    </w:r>
                  </w:del>
                  <w:r w:rsidR="00BB2B6F" w:rsidRPr="00710858">
                    <w:rPr>
                      <w:rFonts w:eastAsia="標楷體"/>
                      <w:sz w:val="32"/>
                      <w:szCs w:val="26"/>
                      <w:rPrChange w:id="14188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(12)–</w:t>
                  </w:r>
                  <w:r w:rsidR="00BB2B6F" w:rsidRPr="00710858">
                    <w:rPr>
                      <w:rFonts w:eastAsia="標楷體" w:hint="eastAsia"/>
                      <w:sz w:val="32"/>
                      <w:szCs w:val="26"/>
                      <w:rPrChange w:id="14189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特教協辦</w:t>
                  </w:r>
                  <w:r w:rsidR="00BB2B6F" w:rsidRPr="00710858">
                    <w:rPr>
                      <w:rFonts w:eastAsia="標楷體"/>
                      <w:sz w:val="32"/>
                      <w:szCs w:val="26"/>
                      <w:rPrChange w:id="14190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(</w:t>
                  </w:r>
                  <w:del w:id="14191" w:author="Windows 使用者" w:date="2024-08-06T16:05:00Z">
                    <w:r w:rsidR="00BB2B6F" w:rsidRPr="00710858" w:rsidDel="00672F16">
                      <w:rPr>
                        <w:rFonts w:eastAsia="標楷體"/>
                        <w:sz w:val="32"/>
                        <w:szCs w:val="26"/>
                        <w:rPrChange w:id="14192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3</w:delText>
                    </w:r>
                  </w:del>
                  <w:ins w:id="14193" w:author="Windows 使用者" w:date="2024-08-06T16:05:00Z">
                    <w:r w:rsidR="00672F16" w:rsidRPr="00710858">
                      <w:rPr>
                        <w:rFonts w:eastAsia="標楷體"/>
                        <w:sz w:val="32"/>
                        <w:szCs w:val="26"/>
                        <w:rPrChange w:id="14194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t>4</w:t>
                    </w:r>
                  </w:ins>
                  <w:r w:rsidR="00BB2B6F" w:rsidRPr="00710858">
                    <w:rPr>
                      <w:rFonts w:eastAsia="標楷體"/>
                      <w:sz w:val="32"/>
                      <w:szCs w:val="26"/>
                      <w:rPrChange w:id="14195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)</w:t>
                  </w:r>
                  <w:r w:rsidR="00BB2B6F" w:rsidRPr="00710858">
                    <w:rPr>
                      <w:rFonts w:eastAsia="標楷體" w:hint="eastAsia"/>
                      <w:sz w:val="32"/>
                      <w:szCs w:val="26"/>
                      <w:rPrChange w:id="14196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：基</w:t>
                  </w:r>
                  <w:del w:id="14197" w:author="Windows 使用者" w:date="2024-08-06T16:05:00Z">
                    <w:r w:rsidR="00BB2B6F" w:rsidRPr="00710858" w:rsidDel="00672F16">
                      <w:rPr>
                        <w:rFonts w:eastAsia="標楷體"/>
                        <w:sz w:val="32"/>
                        <w:szCs w:val="26"/>
                        <w:rPrChange w:id="14198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9</w:delText>
                    </w:r>
                  </w:del>
                  <w:ins w:id="14199" w:author="Windows 使用者" w:date="2024-08-06T16:05:00Z">
                    <w:r w:rsidR="00672F16" w:rsidRPr="00710858">
                      <w:rPr>
                        <w:rFonts w:eastAsia="標楷體"/>
                        <w:sz w:val="32"/>
                        <w:szCs w:val="26"/>
                        <w:rPrChange w:id="14200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t>8</w:t>
                    </w:r>
                  </w:ins>
                  <w:r w:rsidR="00BB2B6F" w:rsidRPr="00710858">
                    <w:rPr>
                      <w:rFonts w:eastAsia="標楷體"/>
                      <w:sz w:val="32"/>
                      <w:szCs w:val="26"/>
                      <w:rPrChange w:id="14201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/</w:t>
                  </w:r>
                  <w:r w:rsidR="00BB2B6F" w:rsidRPr="00710858">
                    <w:rPr>
                      <w:rFonts w:eastAsia="標楷體" w:hint="eastAsia"/>
                      <w:sz w:val="32"/>
                      <w:szCs w:val="26"/>
                      <w:rPrChange w:id="14202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超鐘點</w:t>
                  </w:r>
                  <w:del w:id="14203" w:author="Windows 使用者" w:date="2024-08-06T16:05:00Z">
                    <w:r w:rsidR="00BB2B6F" w:rsidRPr="00710858" w:rsidDel="00672F16">
                      <w:rPr>
                        <w:rFonts w:eastAsia="標楷體"/>
                        <w:sz w:val="32"/>
                        <w:szCs w:val="26"/>
                        <w:rPrChange w:id="14204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delText>2</w:delText>
                    </w:r>
                  </w:del>
                  <w:ins w:id="14205" w:author="Windows 使用者" w:date="2024-08-06T16:05:00Z">
                    <w:r w:rsidR="00672F16" w:rsidRPr="00710858">
                      <w:rPr>
                        <w:rFonts w:eastAsia="標楷體"/>
                        <w:sz w:val="32"/>
                        <w:szCs w:val="26"/>
                        <w:rPrChange w:id="14206" w:author="User" w:date="2025-08-27T11:49:00Z">
                          <w:rPr>
                            <w:rFonts w:eastAsia="標楷體"/>
                            <w:color w:val="000000" w:themeColor="text1"/>
                            <w:sz w:val="32"/>
                            <w:szCs w:val="26"/>
                          </w:rPr>
                        </w:rPrChange>
                      </w:rPr>
                      <w:t>7</w:t>
                    </w:r>
                  </w:ins>
                  <w:r w:rsidR="00BB2B6F" w:rsidRPr="00710858">
                    <w:rPr>
                      <w:rFonts w:eastAsia="標楷體"/>
                      <w:sz w:val="32"/>
                      <w:szCs w:val="26"/>
                      <w:rPrChange w:id="14207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 xml:space="preserve"> (</w:t>
                  </w:r>
                  <w:r w:rsidR="00BB2B6F" w:rsidRPr="00710858">
                    <w:rPr>
                      <w:rFonts w:eastAsia="標楷體" w:hint="eastAsia"/>
                      <w:sz w:val="32"/>
                      <w:szCs w:val="26"/>
                      <w:rPrChange w:id="14208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※</w:t>
                  </w:r>
                  <w:r w:rsidR="00BB2B6F" w:rsidRPr="00710858">
                    <w:rPr>
                      <w:rFonts w:eastAsia="標楷體"/>
                      <w:sz w:val="32"/>
                      <w:szCs w:val="26"/>
                      <w:rPrChange w:id="14209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26"/>
                        </w:rPr>
                      </w:rPrChange>
                    </w:rPr>
                    <w:t>)</w:t>
                  </w:r>
                </w:p>
                <w:p w14:paraId="1A896023" w14:textId="77777777" w:rsidR="001547FD" w:rsidRPr="008C7568" w:rsidRDefault="001547FD" w:rsidP="001547FD">
                  <w:pPr>
                    <w:snapToGrid w:val="0"/>
                    <w:spacing w:beforeLines="20" w:before="72" w:afterLines="20" w:after="72"/>
                    <w:jc w:val="both"/>
                    <w:rPr>
                      <w:ins w:id="14210" w:author="User" w:date="2025-08-20T12:19:00Z"/>
                      <w:rFonts w:eastAsia="標楷體"/>
                      <w:b/>
                      <w:bCs/>
                      <w:color w:val="FF0000"/>
                      <w:sz w:val="20"/>
                      <w:szCs w:val="22"/>
                      <w:rPrChange w:id="14211" w:author="User" w:date="2025-11-28T16:00:00Z">
                        <w:rPr>
                          <w:ins w:id="14212" w:author="User" w:date="2025-08-20T12:19:00Z"/>
                          <w:rFonts w:eastAsia="標楷體"/>
                          <w:b/>
                          <w:bCs/>
                          <w:sz w:val="20"/>
                          <w:szCs w:val="22"/>
                        </w:rPr>
                      </w:rPrChange>
                    </w:rPr>
                  </w:pPr>
                  <w:ins w:id="14213" w:author="User" w:date="2025-08-20T12:19:00Z"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4214" w:author="User" w:date="2025-11-28T16:00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技藝時間：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4215" w:author="User" w:date="2025-11-28T16:00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09/16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4216" w:author="User" w:date="2025-11-28T16:00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4217" w:author="User" w:date="2025-11-28T16:00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09/23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4218" w:author="User" w:date="2025-11-28T16:00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4219" w:author="User" w:date="2025-11-28T16:00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10/07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4220" w:author="User" w:date="2025-11-28T16:00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4221" w:author="User" w:date="2025-11-28T16:00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10/21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4222" w:author="User" w:date="2025-11-28T16:00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4223" w:author="User" w:date="2025-11-28T16:00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11/04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4224" w:author="User" w:date="2025-11-28T16:00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4225" w:author="User" w:date="2025-11-28T16:00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11/18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4226" w:author="User" w:date="2025-11-28T16:00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4227" w:author="User" w:date="2025-11-28T16:00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12/02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4228" w:author="User" w:date="2025-11-28T16:00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4229" w:author="User" w:date="2025-11-28T16:00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12/16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4230" w:author="User" w:date="2025-11-28T16:00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4231" w:author="User" w:date="2025-11-28T16:00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12/30</w:t>
                    </w:r>
                  </w:ins>
                </w:p>
                <w:p w14:paraId="7BFAA160" w14:textId="21F0009D" w:rsidR="0017316D" w:rsidRPr="008C7568" w:rsidDel="001547FD" w:rsidRDefault="00404631" w:rsidP="001547FD">
                  <w:pPr>
                    <w:snapToGrid w:val="0"/>
                    <w:spacing w:beforeLines="20" w:before="72" w:afterLines="20" w:after="72"/>
                    <w:jc w:val="both"/>
                    <w:rPr>
                      <w:ins w:id="14232" w:author="Windows 使用者" w:date="2024-08-13T08:05:00Z"/>
                      <w:del w:id="14233" w:author="User" w:date="2025-08-20T12:19:00Z"/>
                      <w:rFonts w:eastAsia="標楷體"/>
                      <w:b/>
                      <w:color w:val="FF0000"/>
                      <w:sz w:val="20"/>
                      <w:szCs w:val="22"/>
                      <w:rPrChange w:id="14234" w:author="User" w:date="2025-11-28T16:00:00Z">
                        <w:rPr>
                          <w:ins w:id="14235" w:author="Windows 使用者" w:date="2024-08-13T08:05:00Z"/>
                          <w:del w:id="14236" w:author="User" w:date="2025-08-20T12:19:00Z"/>
                          <w:rFonts w:eastAsia="標楷體"/>
                          <w:b/>
                          <w:color w:val="000000" w:themeColor="text1"/>
                          <w:sz w:val="20"/>
                          <w:szCs w:val="22"/>
                        </w:rPr>
                      </w:rPrChange>
                    </w:rPr>
                  </w:pPr>
                  <w:ins w:id="14237" w:author="User" w:date="2025-08-20T13:30:00Z"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4238" w:author="User" w:date="2025-11-28T16:00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社團時間：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4239" w:author="User" w:date="2025-11-28T16:00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09/04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4240" w:author="User" w:date="2025-11-28T16:00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4241" w:author="User" w:date="2025-11-28T16:00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10/02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4242" w:author="User" w:date="2025-11-28T16:00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4243" w:author="User" w:date="2025-11-28T16:00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10/16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4244" w:author="User" w:date="2025-11-28T16:00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4245" w:author="User" w:date="2025-11-28T16:00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11/06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4246" w:author="User" w:date="2025-11-28T16:00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4247" w:author="User" w:date="2025-11-28T16:00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11/13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4248" w:author="User" w:date="2025-11-28T16:00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4249" w:author="User" w:date="2025-11-28T16:00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11/27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4250" w:author="User" w:date="2025-11-28T16:00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4251" w:author="User" w:date="2025-11-28T16:00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12/04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4252" w:author="User" w:date="2025-11-28T16:00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4253" w:author="User" w:date="2025-11-28T16:00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01/08</w:t>
                    </w:r>
                  </w:ins>
                  <w:ins w:id="14254" w:author="Windows 使用者" w:date="2024-08-13T08:05:00Z">
                    <w:del w:id="14255" w:author="User" w:date="2025-08-20T12:19:00Z">
                      <w:r w:rsidR="0017316D"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4256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技藝時間：</w:delText>
                      </w:r>
                      <w:r w:rsidR="0017316D"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4257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09/10</w:delText>
                      </w:r>
                      <w:r w:rsidR="0017316D"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4258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4259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09/24</w:delText>
                      </w:r>
                      <w:r w:rsidR="0017316D"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4260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4261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10/08</w:delText>
                      </w:r>
                      <w:r w:rsidR="0017316D"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4262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4263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10/22</w:delText>
                      </w:r>
                      <w:r w:rsidR="0017316D"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4264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4265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11/05</w:delText>
                      </w:r>
                      <w:r w:rsidR="0017316D"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4266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4267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11/19</w:delText>
                      </w:r>
                      <w:r w:rsidR="0017316D"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4268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4269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12/03</w:delText>
                      </w:r>
                      <w:r w:rsidR="0017316D"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4270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4271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12/17</w:delText>
                      </w:r>
                      <w:r w:rsidR="0017316D"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4272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4273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12/31</w:delText>
                      </w:r>
                    </w:del>
                  </w:ins>
                </w:p>
                <w:p w14:paraId="35DA16F3" w14:textId="2F62A302" w:rsidR="007E1983" w:rsidRPr="008C7568" w:rsidDel="001547FD" w:rsidRDefault="0017316D" w:rsidP="0017316D">
                  <w:pPr>
                    <w:snapToGrid w:val="0"/>
                    <w:spacing w:beforeLines="20" w:before="72" w:afterLines="20" w:after="72"/>
                    <w:jc w:val="both"/>
                    <w:rPr>
                      <w:del w:id="14274" w:author="User" w:date="2025-08-20T12:19:00Z"/>
                      <w:rFonts w:eastAsia="標楷體"/>
                      <w:b/>
                      <w:color w:val="FF0000"/>
                      <w:szCs w:val="22"/>
                      <w:rPrChange w:id="14275" w:author="User" w:date="2025-11-28T16:00:00Z">
                        <w:rPr>
                          <w:del w:id="14276" w:author="User" w:date="2025-08-20T12:19:00Z"/>
                          <w:rFonts w:eastAsia="標楷體"/>
                          <w:b/>
                          <w:color w:val="000000" w:themeColor="text1"/>
                          <w:szCs w:val="22"/>
                        </w:rPr>
                      </w:rPrChange>
                    </w:rPr>
                  </w:pPr>
                  <w:ins w:id="14277" w:author="Windows 使用者" w:date="2024-08-13T08:05:00Z">
                    <w:del w:id="14278" w:author="User" w:date="2025-08-20T12:19:00Z">
                      <w:r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4279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聯課時間：</w:delText>
                      </w:r>
                      <w:r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4280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09/05</w:delText>
                      </w:r>
                      <w:r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4281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4282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09/12</w:delText>
                      </w:r>
                      <w:r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4283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4284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10/03</w:delText>
                      </w:r>
                      <w:r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4285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4286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10/17</w:delText>
                      </w:r>
                      <w:r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4287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4288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10/24</w:delText>
                      </w:r>
                      <w:r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4289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4290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11/28</w:delText>
                      </w:r>
                      <w:r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4291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4292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12/05</w:delText>
                      </w:r>
                      <w:r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4293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4294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12/19</w:delText>
                      </w:r>
                      <w:r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4295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4296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01/09</w:delText>
                      </w:r>
                    </w:del>
                  </w:ins>
                  <w:del w:id="14297" w:author="User" w:date="2025-08-20T12:19:00Z">
                    <w:r w:rsidR="007E1983"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4298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技藝時間：</w:delText>
                    </w:r>
                    <w:r w:rsidR="007E1983"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4299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09/05</w:delText>
                    </w:r>
                    <w:r w:rsidR="007E1983"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4300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4301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09/19</w:delText>
                    </w:r>
                    <w:r w:rsidR="007E1983"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4302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4303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10/03</w:delText>
                    </w:r>
                    <w:r w:rsidR="007E1983"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4304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4305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10/24</w:delText>
                    </w:r>
                    <w:r w:rsidR="007E1983"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4306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4307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11/07</w:delText>
                    </w:r>
                    <w:r w:rsidR="007E1983"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4308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4309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11/21</w:delText>
                    </w:r>
                    <w:r w:rsidR="007E1983"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4310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4311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12/05</w:delText>
                    </w:r>
                    <w:r w:rsidR="007E1983"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4312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4313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12/19</w:delText>
                    </w:r>
                    <w:r w:rsidR="007E1983"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4314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7E1983"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4315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01/02</w:delText>
                    </w:r>
                  </w:del>
                </w:p>
                <w:p w14:paraId="1BABB8C9" w14:textId="7C4913CB" w:rsidR="00060320" w:rsidRPr="00710858" w:rsidRDefault="007E1983" w:rsidP="007E1983">
                  <w:pPr>
                    <w:snapToGrid w:val="0"/>
                    <w:spacing w:beforeLines="20" w:before="72" w:afterLines="20" w:after="72"/>
                    <w:jc w:val="both"/>
                    <w:rPr>
                      <w:rFonts w:eastAsia="標楷體"/>
                      <w:b/>
                      <w:sz w:val="26"/>
                      <w:szCs w:val="26"/>
                      <w:rPrChange w:id="14316" w:author="User" w:date="2025-08-27T11:49:00Z">
                        <w:rPr>
                          <w:rFonts w:eastAsia="標楷體"/>
                          <w:b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del w:id="14317" w:author="User" w:date="2025-08-20T12:19:00Z">
                    <w:r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4318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聯課時間：</w:delText>
                    </w:r>
                    <w:r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4319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08/31</w:delText>
                    </w:r>
                    <w:r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4320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4321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09/07</w:delText>
                    </w:r>
                    <w:r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4322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4323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09/21</w:delText>
                    </w:r>
                    <w:r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4324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4325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10/12</w:delText>
                    </w:r>
                    <w:r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4326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4327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11/02</w:delText>
                    </w:r>
                    <w:r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4328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4329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11/16</w:delText>
                    </w:r>
                    <w:r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4330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4331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11/23</w:delText>
                    </w:r>
                    <w:r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4332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4333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12/14</w:delText>
                    </w:r>
                    <w:r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4334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4335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12/21</w:delText>
                    </w:r>
                    <w:r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4336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4337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01/11</w:delText>
                    </w:r>
                  </w:del>
                </w:p>
              </w:tc>
            </w:tr>
          </w:tbl>
          <w:p w14:paraId="21C70ACC" w14:textId="77777777" w:rsidR="00060320" w:rsidRPr="00710858" w:rsidRDefault="00060320" w:rsidP="0095659E">
            <w:pPr>
              <w:jc w:val="center"/>
              <w:rPr>
                <w:rPrChange w:id="14338" w:author="User" w:date="2025-08-27T11:49:00Z">
                  <w:rPr>
                    <w:color w:val="000000" w:themeColor="text1"/>
                  </w:rPr>
                </w:rPrChange>
              </w:rPr>
            </w:pPr>
            <w:r w:rsidRPr="00710858">
              <w:rPr>
                <w:rFonts w:eastAsia="標楷體" w:hint="eastAsia"/>
                <w:b/>
                <w:sz w:val="52"/>
                <w:rPrChange w:id="14339" w:author="User" w:date="2025-08-27T11:49:00Z">
                  <w:rPr>
                    <w:rFonts w:eastAsia="標楷體" w:hint="eastAsia"/>
                    <w:b/>
                    <w:color w:val="000000" w:themeColor="text1"/>
                    <w:sz w:val="52"/>
                  </w:rPr>
                </w:rPrChange>
              </w:rPr>
              <w:t>高雄市立甲仙國民中學</w:t>
            </w:r>
          </w:p>
        </w:tc>
      </w:tr>
      <w:tr w:rsidR="00843D86" w:rsidRPr="00710858" w14:paraId="1C699F52" w14:textId="77777777" w:rsidTr="00AB0495">
        <w:tc>
          <w:tcPr>
            <w:tcW w:w="10682" w:type="dxa"/>
          </w:tcPr>
          <w:tbl>
            <w:tblPr>
              <w:tblpPr w:leftFromText="180" w:rightFromText="180" w:vertAnchor="page" w:horzAnchor="margin" w:tblpXSpec="center" w:tblpY="901"/>
              <w:tblOverlap w:val="never"/>
              <w:tblW w:w="175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203"/>
              <w:gridCol w:w="528"/>
              <w:gridCol w:w="1571"/>
              <w:gridCol w:w="503"/>
              <w:gridCol w:w="1373"/>
              <w:gridCol w:w="1374"/>
              <w:gridCol w:w="1375"/>
              <w:gridCol w:w="1369"/>
              <w:gridCol w:w="7"/>
              <w:gridCol w:w="1362"/>
              <w:gridCol w:w="6861"/>
            </w:tblGrid>
            <w:tr w:rsidR="00710858" w:rsidRPr="00710858" w14:paraId="2B514D02" w14:textId="77777777" w:rsidTr="00BB2B6F">
              <w:trPr>
                <w:gridAfter w:val="1"/>
                <w:wAfter w:w="6861" w:type="dxa"/>
                <w:trHeight w:val="719"/>
              </w:trPr>
              <w:tc>
                <w:tcPr>
                  <w:tcW w:w="3805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7FC5206" w14:textId="77777777" w:rsidR="000D29EE" w:rsidRPr="00710858" w:rsidRDefault="000D29EE" w:rsidP="006164BF">
                  <w:pPr>
                    <w:spacing w:line="400" w:lineRule="exact"/>
                    <w:ind w:rightChars="72" w:right="173"/>
                    <w:jc w:val="center"/>
                    <w:rPr>
                      <w:rFonts w:eastAsia="標楷體"/>
                      <w:sz w:val="40"/>
                      <w:szCs w:val="40"/>
                      <w:rPrChange w:id="14340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0"/>
                      <w:szCs w:val="40"/>
                      <w:rPrChange w:id="14341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lastRenderedPageBreak/>
                    <w:t>資源班</w:t>
                  </w:r>
                  <w:r w:rsidRPr="00710858">
                    <w:rPr>
                      <w:rFonts w:eastAsia="標楷體"/>
                      <w:sz w:val="40"/>
                      <w:szCs w:val="40"/>
                      <w:rPrChange w:id="14342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40"/>
                      <w:szCs w:val="40"/>
                      <w:rPrChange w:id="14343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一二三</w:t>
                  </w:r>
                </w:p>
              </w:tc>
              <w:tc>
                <w:tcPr>
                  <w:tcW w:w="6860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5E3B2DB" w14:textId="1A650F03" w:rsidR="000D29EE" w:rsidRPr="00710858" w:rsidRDefault="000D29EE" w:rsidP="00BB2B6F">
                  <w:pPr>
                    <w:spacing w:line="400" w:lineRule="exact"/>
                    <w:ind w:rightChars="532" w:right="1277"/>
                    <w:jc w:val="right"/>
                    <w:rPr>
                      <w:rFonts w:eastAsia="標楷體"/>
                      <w:sz w:val="40"/>
                      <w:szCs w:val="40"/>
                      <w:rPrChange w:id="14344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0"/>
                      <w:szCs w:val="40"/>
                      <w:rPrChange w:id="14345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 xml:space="preserve">     </w:t>
                  </w:r>
                  <w:r w:rsidR="00BB2B6F" w:rsidRPr="00710858">
                    <w:rPr>
                      <w:rFonts w:eastAsia="標楷體"/>
                      <w:sz w:val="40"/>
                      <w:szCs w:val="40"/>
                      <w:rPrChange w:id="14346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 xml:space="preserve">  </w:t>
                  </w:r>
                  <w:r w:rsidR="00615A8A" w:rsidRPr="00710858">
                    <w:rPr>
                      <w:rFonts w:eastAsia="標楷體" w:hint="eastAsia"/>
                      <w:sz w:val="40"/>
                      <w:szCs w:val="40"/>
                      <w:rPrChange w:id="14347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總</w:t>
                  </w:r>
                  <w:r w:rsidRPr="00710858">
                    <w:rPr>
                      <w:rFonts w:eastAsia="標楷體"/>
                      <w:sz w:val="40"/>
                      <w:szCs w:val="40"/>
                      <w:rPrChange w:id="14348" w:author="User" w:date="2025-08-27T11:49:00Z">
                        <w:rPr>
                          <w:rFonts w:eastAsia="標楷體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 xml:space="preserve">     </w:t>
                  </w:r>
                  <w:r w:rsidR="00615A8A" w:rsidRPr="00710858">
                    <w:rPr>
                      <w:rFonts w:eastAsia="標楷體" w:hint="eastAsia"/>
                      <w:sz w:val="40"/>
                      <w:szCs w:val="40"/>
                      <w:rPrChange w:id="14349" w:author="User" w:date="2025-08-27T11:49:00Z">
                        <w:rPr>
                          <w:rFonts w:eastAsia="標楷體" w:hint="eastAsia"/>
                          <w:color w:val="000000" w:themeColor="text1"/>
                          <w:sz w:val="40"/>
                          <w:szCs w:val="40"/>
                        </w:rPr>
                      </w:rPrChange>
                    </w:rPr>
                    <w:t>表</w:t>
                  </w:r>
                </w:p>
              </w:tc>
            </w:tr>
            <w:tr w:rsidR="00710858" w:rsidRPr="00710858" w14:paraId="732A7FE1" w14:textId="77777777" w:rsidTr="006164BF">
              <w:trPr>
                <w:gridAfter w:val="1"/>
                <w:wAfter w:w="6861" w:type="dxa"/>
              </w:trPr>
              <w:tc>
                <w:tcPr>
                  <w:tcW w:w="3805" w:type="dxa"/>
                  <w:gridSpan w:val="4"/>
                  <w:tcBorders>
                    <w:bottom w:val="nil"/>
                  </w:tcBorders>
                </w:tcPr>
                <w:p w14:paraId="69040A35" w14:textId="4E9936B3" w:rsidR="000D29EE" w:rsidRPr="00710858" w:rsidRDefault="006C7EB6" w:rsidP="006164BF">
                  <w:pPr>
                    <w:spacing w:line="400" w:lineRule="exact"/>
                    <w:ind w:leftChars="221" w:left="530" w:rightChars="227" w:right="545"/>
                    <w:jc w:val="distribute"/>
                    <w:rPr>
                      <w:rFonts w:eastAsia="標楷體"/>
                      <w:rPrChange w:id="1435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36"/>
                      <w:rPrChange w:id="1435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</w:rPr>
                      </w:rPrChange>
                    </w:rPr>
                    <w:t>11</w:t>
                  </w:r>
                  <w:ins w:id="14352" w:author="User" w:date="2025-08-19T11:43:00Z">
                    <w:r w:rsidR="00B4497C" w:rsidRPr="00710858">
                      <w:rPr>
                        <w:rFonts w:eastAsia="標楷體"/>
                        <w:sz w:val="36"/>
                        <w:rPrChange w:id="14353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</w:rPr>
                        </w:rPrChange>
                      </w:rPr>
                      <w:t>4</w:t>
                    </w:r>
                  </w:ins>
                  <w:ins w:id="14354" w:author="Windows 使用者" w:date="2024-08-02T14:30:00Z">
                    <w:del w:id="14355" w:author="User" w:date="2025-08-19T11:43:00Z">
                      <w:r w:rsidR="009A6733" w:rsidRPr="00710858" w:rsidDel="00B4497C">
                        <w:rPr>
                          <w:rFonts w:eastAsia="標楷體"/>
                          <w:sz w:val="36"/>
                          <w:rPrChange w:id="14356" w:author="User" w:date="2025-08-27T11:49:00Z">
                            <w:rPr>
                              <w:rFonts w:eastAsia="標楷體"/>
                              <w:color w:val="000000" w:themeColor="text1"/>
                              <w:sz w:val="36"/>
                            </w:rPr>
                          </w:rPrChange>
                        </w:rPr>
                        <w:delText>3</w:delText>
                      </w:r>
                    </w:del>
                  </w:ins>
                  <w:del w:id="14357" w:author="Windows 使用者" w:date="2024-08-02T14:30:00Z">
                    <w:r w:rsidRPr="00710858" w:rsidDel="009A6733">
                      <w:rPr>
                        <w:rFonts w:eastAsia="標楷體"/>
                        <w:sz w:val="36"/>
                        <w:rPrChange w:id="14358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</w:rPr>
                        </w:rPrChange>
                      </w:rPr>
                      <w:delText>2</w:delText>
                    </w:r>
                  </w:del>
                  <w:r w:rsidR="00483040" w:rsidRPr="00710858">
                    <w:rPr>
                      <w:rFonts w:eastAsia="標楷體" w:hint="eastAsia"/>
                      <w:sz w:val="36"/>
                      <w:rPrChange w:id="14359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</w:rPr>
                      </w:rPrChange>
                    </w:rPr>
                    <w:t>學年度</w:t>
                  </w:r>
                  <w:ins w:id="14360" w:author="User" w:date="2025-11-28T15:58:00Z">
                    <w:r w:rsidR="008C7568">
                      <w:rPr>
                        <w:rFonts w:eastAsia="標楷體" w:hint="eastAsia"/>
                        <w:sz w:val="20"/>
                        <w:szCs w:val="40"/>
                      </w:rPr>
                      <w:t>01</w:t>
                    </w:r>
                    <w:r w:rsidR="008C7568" w:rsidRPr="007D068A">
                      <w:rPr>
                        <w:rFonts w:eastAsia="標楷體"/>
                        <w:sz w:val="20"/>
                        <w:szCs w:val="40"/>
                      </w:rPr>
                      <w:t>/</w:t>
                    </w:r>
                    <w:r w:rsidR="008C7568">
                      <w:rPr>
                        <w:rFonts w:eastAsia="標楷體" w:hint="eastAsia"/>
                        <w:sz w:val="20"/>
                        <w:szCs w:val="40"/>
                      </w:rPr>
                      <w:t>05</w:t>
                    </w:r>
                  </w:ins>
                  <w:del w:id="14361" w:author="User" w:date="2025-11-28T15:58:00Z">
                    <w:r w:rsidR="00483040" w:rsidRPr="00710858" w:rsidDel="008C7568">
                      <w:rPr>
                        <w:rFonts w:eastAsia="標楷體"/>
                        <w:sz w:val="20"/>
                        <w:szCs w:val="40"/>
                        <w:rPrChange w:id="14362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08/</w:delText>
                    </w:r>
                  </w:del>
                  <w:ins w:id="14363" w:author="Windows 使用者" w:date="2024-08-07T09:11:00Z">
                    <w:del w:id="14364" w:author="User" w:date="2025-08-19T11:43:00Z">
                      <w:r w:rsidR="00CC029C" w:rsidRPr="00710858" w:rsidDel="00B4497C">
                        <w:rPr>
                          <w:rFonts w:eastAsia="標楷體"/>
                          <w:sz w:val="20"/>
                          <w:szCs w:val="40"/>
                          <w:rPrChange w:id="14365" w:author="User" w:date="2025-08-27T11:49:00Z">
                            <w:rPr>
                              <w:rFonts w:eastAsia="標楷體"/>
                              <w:color w:val="000000" w:themeColor="text1"/>
                              <w:sz w:val="20"/>
                              <w:szCs w:val="40"/>
                            </w:rPr>
                          </w:rPrChange>
                        </w:rPr>
                        <w:delText>07</w:delText>
                      </w:r>
                    </w:del>
                  </w:ins>
                  <w:del w:id="14366" w:author="Windows 使用者" w:date="2024-08-07T09:11:00Z">
                    <w:r w:rsidR="00A0307E" w:rsidRPr="00710858" w:rsidDel="00CC029C">
                      <w:rPr>
                        <w:rFonts w:eastAsia="標楷體"/>
                        <w:sz w:val="20"/>
                        <w:szCs w:val="40"/>
                        <w:rPrChange w:id="14367" w:author="User" w:date="2025-08-27T11:49:00Z">
                          <w:rPr>
                            <w:rFonts w:eastAsia="標楷體"/>
                            <w:color w:val="000000" w:themeColor="text1"/>
                            <w:sz w:val="20"/>
                            <w:szCs w:val="40"/>
                          </w:rPr>
                        </w:rPrChange>
                      </w:rPr>
                      <w:delText>23</w:delText>
                    </w:r>
                  </w:del>
                  <w:r w:rsidR="00483040" w:rsidRPr="00710858">
                    <w:rPr>
                      <w:rFonts w:eastAsia="標楷體" w:hint="eastAsia"/>
                      <w:sz w:val="20"/>
                      <w:szCs w:val="40"/>
                      <w:rPrChange w:id="14368" w:author="User" w:date="2025-08-27T11:49:00Z">
                        <w:rPr>
                          <w:rFonts w:eastAsia="標楷體" w:hint="eastAsia"/>
                          <w:color w:val="000000" w:themeColor="text1"/>
                          <w:sz w:val="20"/>
                          <w:szCs w:val="40"/>
                        </w:rPr>
                      </w:rPrChange>
                    </w:rPr>
                    <w:t>製</w:t>
                  </w:r>
                </w:p>
              </w:tc>
              <w:tc>
                <w:tcPr>
                  <w:tcW w:w="6860" w:type="dxa"/>
                  <w:gridSpan w:val="6"/>
                  <w:tcBorders>
                    <w:bottom w:val="nil"/>
                  </w:tcBorders>
                </w:tcPr>
                <w:p w14:paraId="5B089434" w14:textId="77777777" w:rsidR="000D29EE" w:rsidRPr="00710858" w:rsidRDefault="000D29EE" w:rsidP="006164BF">
                  <w:pPr>
                    <w:spacing w:line="400" w:lineRule="exact"/>
                    <w:ind w:leftChars="507" w:left="1217" w:rightChars="532" w:right="1277"/>
                    <w:jc w:val="distribute"/>
                    <w:rPr>
                      <w:rFonts w:eastAsia="標楷體"/>
                      <w:rPrChange w:id="1436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rPrChange w:id="14370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</w:rPr>
                      </w:rPrChange>
                    </w:rPr>
                    <w:t>週課表</w:t>
                  </w:r>
                </w:p>
              </w:tc>
            </w:tr>
            <w:tr w:rsidR="00710858" w:rsidRPr="00710858" w14:paraId="15FA958B" w14:textId="77777777" w:rsidTr="006164BF">
              <w:trPr>
                <w:gridAfter w:val="1"/>
                <w:wAfter w:w="6861" w:type="dxa"/>
                <w:cantSplit/>
              </w:trPr>
              <w:tc>
                <w:tcPr>
                  <w:tcW w:w="3805" w:type="dxa"/>
                  <w:gridSpan w:val="4"/>
                  <w:vMerge w:val="restart"/>
                  <w:tcBorders>
                    <w:tl2br w:val="single" w:sz="4" w:space="0" w:color="auto"/>
                  </w:tcBorders>
                </w:tcPr>
                <w:p w14:paraId="4078D7A5" w14:textId="77777777" w:rsidR="000D29EE" w:rsidRPr="00710858" w:rsidRDefault="000D29EE" w:rsidP="006164BF">
                  <w:pPr>
                    <w:spacing w:line="180" w:lineRule="exact"/>
                    <w:jc w:val="right"/>
                    <w:rPr>
                      <w:rFonts w:eastAsia="標楷體"/>
                      <w:sz w:val="16"/>
                      <w:szCs w:val="16"/>
                      <w:rPrChange w:id="14371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14372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星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14373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14374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期</w:t>
                  </w:r>
                </w:p>
                <w:p w14:paraId="76F5A6FC" w14:textId="77777777" w:rsidR="000D29EE" w:rsidRPr="00710858" w:rsidRDefault="000D29EE" w:rsidP="006164BF">
                  <w:pPr>
                    <w:wordWrap w:val="0"/>
                    <w:spacing w:line="180" w:lineRule="exact"/>
                    <w:jc w:val="right"/>
                    <w:rPr>
                      <w:rFonts w:eastAsia="標楷體"/>
                      <w:sz w:val="16"/>
                      <w:szCs w:val="16"/>
                      <w:rPrChange w:id="14375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14376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科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14377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14378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目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14379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 Week</w:t>
                  </w:r>
                </w:p>
                <w:p w14:paraId="49140DC7" w14:textId="77777777" w:rsidR="000D29EE" w:rsidRPr="00710858" w:rsidRDefault="000D29EE" w:rsidP="006164BF">
                  <w:pPr>
                    <w:spacing w:line="180" w:lineRule="exact"/>
                    <w:rPr>
                      <w:rFonts w:eastAsia="標楷體"/>
                      <w:sz w:val="16"/>
                      <w:szCs w:val="16"/>
                      <w:rPrChange w:id="14380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16"/>
                      <w:szCs w:val="16"/>
                      <w:rPrChange w:id="14381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節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14382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14383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次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14384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                        Subject</w:t>
                  </w:r>
                </w:p>
                <w:p w14:paraId="21616B6E" w14:textId="77777777" w:rsidR="000D29EE" w:rsidRPr="00710858" w:rsidRDefault="000D29EE" w:rsidP="006164BF">
                  <w:pPr>
                    <w:spacing w:line="180" w:lineRule="exact"/>
                    <w:rPr>
                      <w:rFonts w:eastAsia="標楷體"/>
                      <w:rPrChange w:id="1438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16"/>
                      <w:szCs w:val="16"/>
                      <w:rPrChange w:id="14386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Course          </w:t>
                  </w:r>
                  <w:r w:rsidRPr="00710858">
                    <w:rPr>
                      <w:rFonts w:eastAsia="標楷體" w:hint="eastAsia"/>
                      <w:sz w:val="16"/>
                      <w:szCs w:val="16"/>
                      <w:rPrChange w:id="14387" w:author="User" w:date="2025-08-27T11:49:00Z">
                        <w:rPr>
                          <w:rFonts w:eastAsia="標楷體" w:hint="eastAsia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>時間</w:t>
                  </w:r>
                  <w:r w:rsidRPr="00710858">
                    <w:rPr>
                      <w:rFonts w:eastAsia="標楷體"/>
                      <w:sz w:val="16"/>
                      <w:szCs w:val="16"/>
                      <w:rPrChange w:id="14388" w:author="User" w:date="2025-08-27T11:49:00Z">
                        <w:rPr>
                          <w:rFonts w:eastAsia="標楷體"/>
                          <w:color w:val="000000" w:themeColor="text1"/>
                          <w:sz w:val="16"/>
                          <w:szCs w:val="16"/>
                        </w:rPr>
                      </w:rPrChange>
                    </w:rPr>
                    <w:t xml:space="preserve"> Time</w:t>
                  </w:r>
                </w:p>
              </w:tc>
              <w:tc>
                <w:tcPr>
                  <w:tcW w:w="1373" w:type="dxa"/>
                  <w:tcBorders>
                    <w:bottom w:val="nil"/>
                  </w:tcBorders>
                  <w:vAlign w:val="center"/>
                </w:tcPr>
                <w:p w14:paraId="31631029" w14:textId="77777777" w:rsidR="000D29EE" w:rsidRPr="00710858" w:rsidRDefault="000D29EE" w:rsidP="006164BF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4389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14390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一</w:t>
                  </w:r>
                </w:p>
              </w:tc>
              <w:tc>
                <w:tcPr>
                  <w:tcW w:w="1374" w:type="dxa"/>
                  <w:tcBorders>
                    <w:bottom w:val="nil"/>
                  </w:tcBorders>
                  <w:vAlign w:val="center"/>
                </w:tcPr>
                <w:p w14:paraId="406FCD63" w14:textId="77777777" w:rsidR="000D29EE" w:rsidRPr="00710858" w:rsidRDefault="000D29EE" w:rsidP="006164BF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4391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14392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二</w:t>
                  </w:r>
                </w:p>
              </w:tc>
              <w:tc>
                <w:tcPr>
                  <w:tcW w:w="1375" w:type="dxa"/>
                  <w:tcBorders>
                    <w:bottom w:val="nil"/>
                  </w:tcBorders>
                  <w:vAlign w:val="center"/>
                </w:tcPr>
                <w:p w14:paraId="1C27164D" w14:textId="77777777" w:rsidR="000D29EE" w:rsidRPr="00710858" w:rsidRDefault="000D29EE" w:rsidP="006164BF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439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14394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三</w:t>
                  </w:r>
                </w:p>
              </w:tc>
              <w:tc>
                <w:tcPr>
                  <w:tcW w:w="1369" w:type="dxa"/>
                  <w:tcBorders>
                    <w:bottom w:val="nil"/>
                  </w:tcBorders>
                  <w:vAlign w:val="center"/>
                </w:tcPr>
                <w:p w14:paraId="228F3874" w14:textId="77777777" w:rsidR="000D29EE" w:rsidRPr="00710858" w:rsidRDefault="000D29EE" w:rsidP="006164BF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439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14396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四</w:t>
                  </w:r>
                </w:p>
              </w:tc>
              <w:tc>
                <w:tcPr>
                  <w:tcW w:w="1369" w:type="dxa"/>
                  <w:gridSpan w:val="2"/>
                  <w:tcBorders>
                    <w:bottom w:val="nil"/>
                  </w:tcBorders>
                  <w:vAlign w:val="center"/>
                </w:tcPr>
                <w:p w14:paraId="6B75819F" w14:textId="77777777" w:rsidR="000D29EE" w:rsidRPr="00710858" w:rsidRDefault="000D29EE" w:rsidP="006164BF">
                  <w:pPr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439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14398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五</w:t>
                  </w:r>
                </w:p>
              </w:tc>
            </w:tr>
            <w:tr w:rsidR="00710858" w:rsidRPr="00710858" w14:paraId="394870F8" w14:textId="77777777" w:rsidTr="006164BF">
              <w:trPr>
                <w:gridAfter w:val="1"/>
                <w:wAfter w:w="6861" w:type="dxa"/>
                <w:cantSplit/>
              </w:trPr>
              <w:tc>
                <w:tcPr>
                  <w:tcW w:w="3805" w:type="dxa"/>
                  <w:gridSpan w:val="4"/>
                  <w:vMerge/>
                </w:tcPr>
                <w:p w14:paraId="4947B4CF" w14:textId="77777777" w:rsidR="000D29EE" w:rsidRPr="00710858" w:rsidRDefault="000D29EE" w:rsidP="006164BF">
                  <w:pPr>
                    <w:spacing w:line="400" w:lineRule="exact"/>
                    <w:rPr>
                      <w:rFonts w:eastAsia="標楷體"/>
                      <w:rPrChange w:id="1439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1373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5EF055B2" w14:textId="77777777" w:rsidR="000D29EE" w:rsidRPr="00710858" w:rsidRDefault="000D29EE" w:rsidP="006164BF">
                  <w:pPr>
                    <w:jc w:val="center"/>
                    <w:rPr>
                      <w:rFonts w:eastAsia="標楷體"/>
                      <w:rPrChange w:id="1440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440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Monday</w:t>
                  </w:r>
                </w:p>
              </w:tc>
              <w:tc>
                <w:tcPr>
                  <w:tcW w:w="1374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4514681A" w14:textId="77777777" w:rsidR="000D29EE" w:rsidRPr="00710858" w:rsidRDefault="000D29EE" w:rsidP="006164BF">
                  <w:pPr>
                    <w:jc w:val="center"/>
                    <w:rPr>
                      <w:rFonts w:eastAsia="標楷體"/>
                      <w:rPrChange w:id="1440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440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Tuesday</w:t>
                  </w:r>
                </w:p>
              </w:tc>
              <w:tc>
                <w:tcPr>
                  <w:tcW w:w="1375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3AEA9080" w14:textId="77777777" w:rsidR="000D29EE" w:rsidRPr="00710858" w:rsidRDefault="000D29EE" w:rsidP="006164BF">
                  <w:pPr>
                    <w:jc w:val="center"/>
                    <w:rPr>
                      <w:rFonts w:eastAsia="標楷體"/>
                      <w:spacing w:val="-20"/>
                      <w:rPrChange w:id="14404" w:author="User" w:date="2025-08-27T11:49:00Z">
                        <w:rPr>
                          <w:rFonts w:eastAsia="標楷體"/>
                          <w:color w:val="000000" w:themeColor="text1"/>
                          <w:spacing w:val="-20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pacing w:val="-20"/>
                      <w:rPrChange w:id="14405" w:author="User" w:date="2025-08-27T11:49:00Z">
                        <w:rPr>
                          <w:rFonts w:eastAsia="標楷體"/>
                          <w:color w:val="000000" w:themeColor="text1"/>
                          <w:spacing w:val="-20"/>
                        </w:rPr>
                      </w:rPrChange>
                    </w:rPr>
                    <w:t>Wednesday</w:t>
                  </w:r>
                </w:p>
              </w:tc>
              <w:tc>
                <w:tcPr>
                  <w:tcW w:w="1369" w:type="dxa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53B65D49" w14:textId="77777777" w:rsidR="000D29EE" w:rsidRPr="00710858" w:rsidRDefault="000D29EE" w:rsidP="006164BF">
                  <w:pPr>
                    <w:jc w:val="center"/>
                    <w:rPr>
                      <w:rFonts w:eastAsia="標楷體"/>
                      <w:rPrChange w:id="1440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440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Thursday</w:t>
                  </w:r>
                </w:p>
              </w:tc>
              <w:tc>
                <w:tcPr>
                  <w:tcW w:w="1369" w:type="dxa"/>
                  <w:gridSpan w:val="2"/>
                  <w:tcBorders>
                    <w:top w:val="nil"/>
                    <w:bottom w:val="single" w:sz="4" w:space="0" w:color="auto"/>
                  </w:tcBorders>
                  <w:vAlign w:val="center"/>
                </w:tcPr>
                <w:p w14:paraId="16258ABF" w14:textId="77777777" w:rsidR="000D29EE" w:rsidRPr="00710858" w:rsidRDefault="000D29EE" w:rsidP="006164BF">
                  <w:pPr>
                    <w:jc w:val="center"/>
                    <w:rPr>
                      <w:rFonts w:eastAsia="標楷體"/>
                      <w:rPrChange w:id="1440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440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Friday</w:t>
                  </w:r>
                </w:p>
              </w:tc>
            </w:tr>
            <w:tr w:rsidR="00710858" w:rsidRPr="00710858" w14:paraId="08EA34DE" w14:textId="77777777" w:rsidTr="00976269">
              <w:trPr>
                <w:gridAfter w:val="1"/>
                <w:wAfter w:w="6861" w:type="dxa"/>
                <w:cantSplit/>
                <w:trHeight w:val="632"/>
              </w:trPr>
              <w:tc>
                <w:tcPr>
                  <w:tcW w:w="1203" w:type="dxa"/>
                  <w:vMerge w:val="restart"/>
                  <w:vAlign w:val="center"/>
                </w:tcPr>
                <w:p w14:paraId="2B229AAF" w14:textId="77777777" w:rsidR="00562121" w:rsidRPr="00710858" w:rsidRDefault="00562121" w:rsidP="006164BF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14410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14411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上午</w:t>
                  </w:r>
                </w:p>
                <w:p w14:paraId="6994F514" w14:textId="77777777" w:rsidR="00562121" w:rsidRPr="00710858" w:rsidRDefault="00562121" w:rsidP="006164BF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14412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2"/>
                      <w:rPrChange w:id="14413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</w:rPr>
                      </w:rPrChange>
                    </w:rPr>
                    <w:t>Morning</w:t>
                  </w:r>
                </w:p>
              </w:tc>
              <w:tc>
                <w:tcPr>
                  <w:tcW w:w="2099" w:type="dxa"/>
                  <w:gridSpan w:val="2"/>
                  <w:tcBorders>
                    <w:bottom w:val="single" w:sz="4" w:space="0" w:color="auto"/>
                  </w:tcBorders>
                  <w:vAlign w:val="center"/>
                </w:tcPr>
                <w:p w14:paraId="128AE160" w14:textId="77777777" w:rsidR="00562121" w:rsidRPr="00710858" w:rsidRDefault="00562121" w:rsidP="006164BF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441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441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7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4416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441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30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4418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441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8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4420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442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05</w:t>
                  </w:r>
                </w:p>
              </w:tc>
              <w:tc>
                <w:tcPr>
                  <w:tcW w:w="503" w:type="dxa"/>
                  <w:tcBorders>
                    <w:bottom w:val="single" w:sz="4" w:space="0" w:color="auto"/>
                  </w:tcBorders>
                  <w:vAlign w:val="center"/>
                </w:tcPr>
                <w:p w14:paraId="74F4E2EF" w14:textId="77777777" w:rsidR="00562121" w:rsidRPr="00710858" w:rsidRDefault="00562121" w:rsidP="006164BF">
                  <w:pPr>
                    <w:snapToGrid w:val="0"/>
                    <w:jc w:val="center"/>
                    <w:rPr>
                      <w:rFonts w:eastAsia="標楷體"/>
                      <w:rPrChange w:id="1442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442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35</w:t>
                  </w:r>
                </w:p>
              </w:tc>
              <w:tc>
                <w:tcPr>
                  <w:tcW w:w="1373" w:type="dxa"/>
                  <w:tcBorders>
                    <w:bottom w:val="thinThickSmallGap" w:sz="24" w:space="0" w:color="auto"/>
                    <w:right w:val="single" w:sz="4" w:space="0" w:color="auto"/>
                  </w:tcBorders>
                  <w:vAlign w:val="center"/>
                </w:tcPr>
                <w:p w14:paraId="71B2DA77" w14:textId="77777777" w:rsidR="00562121" w:rsidRPr="00710858" w:rsidRDefault="00562121" w:rsidP="006164BF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2"/>
                      <w:szCs w:val="32"/>
                      <w:rPrChange w:id="14424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</w:p>
              </w:tc>
              <w:tc>
                <w:tcPr>
                  <w:tcW w:w="1374" w:type="dxa"/>
                  <w:tcBorders>
                    <w:bottom w:val="thinThickSmallGap" w:sz="24" w:space="0" w:color="auto"/>
                    <w:right w:val="single" w:sz="4" w:space="0" w:color="auto"/>
                  </w:tcBorders>
                  <w:vAlign w:val="center"/>
                </w:tcPr>
                <w:p w14:paraId="7573F9F1" w14:textId="77777777" w:rsidR="00562121" w:rsidRPr="00710858" w:rsidRDefault="00562121" w:rsidP="006164BF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2"/>
                      <w:szCs w:val="32"/>
                      <w:rPrChange w:id="14425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</w:p>
              </w:tc>
              <w:tc>
                <w:tcPr>
                  <w:tcW w:w="1375" w:type="dxa"/>
                  <w:tcBorders>
                    <w:bottom w:val="thinThickSmallGap" w:sz="24" w:space="0" w:color="auto"/>
                    <w:right w:val="single" w:sz="4" w:space="0" w:color="auto"/>
                  </w:tcBorders>
                  <w:vAlign w:val="center"/>
                </w:tcPr>
                <w:p w14:paraId="7D489659" w14:textId="77777777" w:rsidR="00562121" w:rsidRPr="00710858" w:rsidRDefault="00562121" w:rsidP="006164BF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2"/>
                      <w:szCs w:val="32"/>
                      <w:rPrChange w:id="14426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</w:p>
              </w:tc>
              <w:tc>
                <w:tcPr>
                  <w:tcW w:w="1376" w:type="dxa"/>
                  <w:gridSpan w:val="2"/>
                  <w:tcBorders>
                    <w:bottom w:val="thinThickSmallGap" w:sz="24" w:space="0" w:color="auto"/>
                    <w:right w:val="single" w:sz="4" w:space="0" w:color="auto"/>
                  </w:tcBorders>
                  <w:vAlign w:val="center"/>
                </w:tcPr>
                <w:p w14:paraId="64BCC1A7" w14:textId="77777777" w:rsidR="00562121" w:rsidRPr="00710858" w:rsidRDefault="00562121" w:rsidP="006164BF">
                  <w:pPr>
                    <w:jc w:val="center"/>
                    <w:rPr>
                      <w:rFonts w:eastAsia="標楷體"/>
                      <w:sz w:val="36"/>
                      <w:szCs w:val="36"/>
                      <w:rPrChange w:id="1442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62" w:type="dxa"/>
                  <w:tcBorders>
                    <w:bottom w:val="thinThickSmallGap" w:sz="24" w:space="0" w:color="auto"/>
                    <w:right w:val="single" w:sz="4" w:space="0" w:color="auto"/>
                  </w:tcBorders>
                  <w:vAlign w:val="center"/>
                </w:tcPr>
                <w:p w14:paraId="385DFE1B" w14:textId="77777777" w:rsidR="00562121" w:rsidRPr="00710858" w:rsidRDefault="00562121" w:rsidP="006164BF">
                  <w:pPr>
                    <w:jc w:val="center"/>
                    <w:rPr>
                      <w:rFonts w:eastAsia="標楷體"/>
                      <w:sz w:val="36"/>
                      <w:szCs w:val="36"/>
                      <w:rPrChange w:id="1442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</w:tr>
            <w:tr w:rsidR="00710858" w:rsidRPr="00710858" w14:paraId="7F7D81F3" w14:textId="77777777" w:rsidTr="0032195D">
              <w:trPr>
                <w:gridAfter w:val="1"/>
                <w:wAfter w:w="6861" w:type="dxa"/>
                <w:cantSplit/>
                <w:trHeight w:val="1260"/>
              </w:trPr>
              <w:tc>
                <w:tcPr>
                  <w:tcW w:w="1203" w:type="dxa"/>
                  <w:vMerge/>
                  <w:vAlign w:val="center"/>
                </w:tcPr>
                <w:p w14:paraId="1BFAE112" w14:textId="77777777" w:rsidR="005B5D00" w:rsidRPr="00710858" w:rsidRDefault="005B5D00" w:rsidP="00562121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442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8" w:type="dxa"/>
                  <w:vAlign w:val="center"/>
                </w:tcPr>
                <w:p w14:paraId="029940C4" w14:textId="77777777" w:rsidR="005B5D00" w:rsidRPr="00710858" w:rsidRDefault="005B5D00" w:rsidP="00562121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4430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4431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1</w:t>
                  </w:r>
                </w:p>
              </w:tc>
              <w:tc>
                <w:tcPr>
                  <w:tcW w:w="1571" w:type="dxa"/>
                  <w:vAlign w:val="center"/>
                </w:tcPr>
                <w:p w14:paraId="4C564EC8" w14:textId="77777777" w:rsidR="005B5D00" w:rsidRPr="00710858" w:rsidRDefault="005B5D00" w:rsidP="00562121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443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443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8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4434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443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</w:p>
                <w:p w14:paraId="2619359D" w14:textId="77777777" w:rsidR="005B5D00" w:rsidRPr="00710858" w:rsidRDefault="005B5D00" w:rsidP="00562121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443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443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302A822E" w14:textId="77777777" w:rsidR="005B5D00" w:rsidRPr="00710858" w:rsidRDefault="005B5D00" w:rsidP="00562121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443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443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4440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444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</w:tc>
              <w:tc>
                <w:tcPr>
                  <w:tcW w:w="503" w:type="dxa"/>
                  <w:vAlign w:val="center"/>
                </w:tcPr>
                <w:p w14:paraId="69D0F6C0" w14:textId="77777777" w:rsidR="005B5D00" w:rsidRPr="00710858" w:rsidRDefault="005B5D00" w:rsidP="00562121">
                  <w:pPr>
                    <w:snapToGrid w:val="0"/>
                    <w:jc w:val="center"/>
                    <w:rPr>
                      <w:rFonts w:eastAsia="標楷體"/>
                      <w:rPrChange w:id="1444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444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3" w:type="dxa"/>
                  <w:tcBorders>
                    <w:top w:val="thinThickSmallGap" w:sz="24" w:space="0" w:color="auto"/>
                  </w:tcBorders>
                  <w:vAlign w:val="center"/>
                </w:tcPr>
                <w:p w14:paraId="10970E00" w14:textId="77777777" w:rsidR="005B5D00" w:rsidRPr="00710858" w:rsidRDefault="005B5D00" w:rsidP="00562121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28"/>
                      <w:szCs w:val="28"/>
                      <w:rPrChange w:id="14444" w:author="User" w:date="2025-08-27T11:49:00Z">
                        <w:rPr>
                          <w:rFonts w:eastAsia="標楷體"/>
                          <w:color w:val="000000" w:themeColor="text1"/>
                          <w:sz w:val="28"/>
                          <w:szCs w:val="28"/>
                        </w:rPr>
                      </w:rPrChange>
                    </w:rPr>
                  </w:pPr>
                </w:p>
              </w:tc>
              <w:tc>
                <w:tcPr>
                  <w:tcW w:w="1374" w:type="dxa"/>
                  <w:tcBorders>
                    <w:top w:val="thinThickSmallGap" w:sz="24" w:space="0" w:color="auto"/>
                  </w:tcBorders>
                  <w:vAlign w:val="center"/>
                </w:tcPr>
                <w:p w14:paraId="0E00DF35" w14:textId="1546E4A3" w:rsidR="005B5D00" w:rsidRPr="00710858" w:rsidRDefault="005B5D00" w:rsidP="00562121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28"/>
                      <w:szCs w:val="28"/>
                      <w:rPrChange w:id="14445" w:author="User" w:date="2025-08-27T11:49:00Z">
                        <w:rPr>
                          <w:rFonts w:eastAsia="標楷體"/>
                          <w:color w:val="000000" w:themeColor="text1"/>
                          <w:sz w:val="28"/>
                          <w:szCs w:val="28"/>
                        </w:rPr>
                      </w:rPrChange>
                    </w:rPr>
                  </w:pPr>
                </w:p>
              </w:tc>
              <w:tc>
                <w:tcPr>
                  <w:tcW w:w="1375" w:type="dxa"/>
                  <w:tcBorders>
                    <w:top w:val="thinThickSmallGap" w:sz="24" w:space="0" w:color="auto"/>
                  </w:tcBorders>
                  <w:shd w:val="clear" w:color="auto" w:fill="FFFFFF" w:themeFill="background1"/>
                  <w:vAlign w:val="center"/>
                </w:tcPr>
                <w:p w14:paraId="527FB97D" w14:textId="5BBE0C97" w:rsidR="005B5D00" w:rsidRPr="00710858" w:rsidRDefault="008C7568" w:rsidP="00562121">
                  <w:pPr>
                    <w:snapToGrid w:val="0"/>
                    <w:jc w:val="center"/>
                    <w:rPr>
                      <w:rFonts w:eastAsia="標楷體"/>
                      <w:sz w:val="28"/>
                      <w:szCs w:val="28"/>
                      <w:rPrChange w:id="14446" w:author="User" w:date="2025-08-27T11:49:00Z">
                        <w:rPr>
                          <w:rFonts w:eastAsia="標楷體"/>
                          <w:color w:val="000000" w:themeColor="text1"/>
                          <w:sz w:val="28"/>
                          <w:szCs w:val="28"/>
                        </w:rPr>
                      </w:rPrChange>
                    </w:rPr>
                  </w:pPr>
                  <w:ins w:id="14447" w:author="User" w:date="2025-11-28T15:58:00Z">
                    <w:r w:rsidRPr="008C7568">
                      <w:rPr>
                        <w:rFonts w:eastAsia="標楷體" w:hint="eastAsia"/>
                        <w:color w:val="FF0000"/>
                        <w:sz w:val="28"/>
                        <w:szCs w:val="28"/>
                        <w:rPrChange w:id="14448" w:author="User" w:date="2025-11-28T15:58:00Z">
                          <w:rPr>
                            <w:rFonts w:eastAsia="標楷體" w:hint="eastAsia"/>
                            <w:sz w:val="28"/>
                            <w:szCs w:val="28"/>
                          </w:rPr>
                        </w:rPrChange>
                      </w:rPr>
                      <w:t>資三數學</w:t>
                    </w:r>
                  </w:ins>
                </w:p>
              </w:tc>
              <w:tc>
                <w:tcPr>
                  <w:tcW w:w="1369" w:type="dxa"/>
                  <w:tcBorders>
                    <w:top w:val="thinThickSmallGap" w:sz="24" w:space="0" w:color="auto"/>
                  </w:tcBorders>
                  <w:vAlign w:val="center"/>
                </w:tcPr>
                <w:p w14:paraId="1BA24193" w14:textId="77777777" w:rsidR="000F737B" w:rsidRPr="00710858" w:rsidRDefault="000F737B" w:rsidP="000F737B">
                  <w:pPr>
                    <w:snapToGrid w:val="0"/>
                    <w:spacing w:line="400" w:lineRule="exact"/>
                    <w:jc w:val="center"/>
                    <w:rPr>
                      <w:ins w:id="14449" w:author="User" w:date="2025-08-19T11:59:00Z"/>
                      <w:rFonts w:eastAsia="標楷體"/>
                      <w:sz w:val="28"/>
                      <w:szCs w:val="36"/>
                      <w:shd w:val="pct15" w:color="auto" w:fill="FFFFFF"/>
                      <w:rPrChange w:id="14450" w:author="User" w:date="2025-08-27T11:49:00Z">
                        <w:rPr>
                          <w:ins w:id="14451" w:author="User" w:date="2025-08-19T11:59:00Z"/>
                          <w:rFonts w:eastAsia="標楷體"/>
                          <w:color w:val="000000" w:themeColor="text1"/>
                          <w:sz w:val="28"/>
                          <w:szCs w:val="36"/>
                          <w:shd w:val="pct15" w:color="auto" w:fill="FFFFFF"/>
                        </w:rPr>
                      </w:rPrChange>
                    </w:rPr>
                  </w:pPr>
                  <w:ins w:id="14452" w:author="User" w:date="2025-08-19T11:59:00Z">
                    <w:r w:rsidRPr="00710858">
                      <w:rPr>
                        <w:rFonts w:eastAsia="標楷體"/>
                        <w:sz w:val="28"/>
                        <w:szCs w:val="36"/>
                        <w:shd w:val="pct15" w:color="auto" w:fill="FFFFFF"/>
                        <w:rPrChange w:id="14453" w:author="User" w:date="2025-08-27T11:49:00Z">
                          <w:rPr>
                            <w:rFonts w:eastAsia="標楷體"/>
                            <w:color w:val="000000" w:themeColor="text1"/>
                            <w:sz w:val="28"/>
                            <w:szCs w:val="36"/>
                            <w:shd w:val="pct15" w:color="auto" w:fill="FFFFFF"/>
                          </w:rPr>
                        </w:rPrChange>
                      </w:rPr>
                      <w:t>201</w:t>
                    </w:r>
                    <w:r w:rsidRPr="00710858">
                      <w:rPr>
                        <w:rFonts w:eastAsia="標楷體" w:hint="eastAsia"/>
                        <w:sz w:val="28"/>
                        <w:szCs w:val="36"/>
                        <w:shd w:val="pct15" w:color="auto" w:fill="FFFFFF"/>
                        <w:rPrChange w:id="1445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36"/>
                            <w:shd w:val="pct15" w:color="auto" w:fill="FFFFFF"/>
                          </w:rPr>
                        </w:rPrChange>
                      </w:rPr>
                      <w:t>資</w:t>
                    </w:r>
                  </w:ins>
                </w:p>
                <w:p w14:paraId="3D9955C9" w14:textId="1B56D291" w:rsidR="005B5D00" w:rsidRPr="00710858" w:rsidRDefault="000F737B" w:rsidP="000F737B">
                  <w:pPr>
                    <w:snapToGrid w:val="0"/>
                    <w:jc w:val="center"/>
                    <w:rPr>
                      <w:rFonts w:eastAsia="標楷體"/>
                      <w:sz w:val="28"/>
                      <w:szCs w:val="28"/>
                      <w:rPrChange w:id="14455" w:author="User" w:date="2025-08-27T11:49:00Z">
                        <w:rPr>
                          <w:rFonts w:eastAsia="標楷體"/>
                          <w:color w:val="000000" w:themeColor="text1"/>
                          <w:sz w:val="28"/>
                          <w:szCs w:val="28"/>
                        </w:rPr>
                      </w:rPrChange>
                    </w:rPr>
                  </w:pPr>
                  <w:ins w:id="14456" w:author="User" w:date="2025-08-19T11:59:00Z">
                    <w:r w:rsidRPr="00710858">
                      <w:rPr>
                        <w:rFonts w:eastAsia="標楷體"/>
                        <w:sz w:val="22"/>
                        <w:szCs w:val="36"/>
                        <w:shd w:val="pct15" w:color="auto" w:fill="FFFFFF"/>
                        <w:rPrChange w:id="14457" w:author="User" w:date="2025-08-27T11:49:00Z">
                          <w:rPr>
                            <w:rFonts w:eastAsia="標楷體"/>
                            <w:color w:val="000000" w:themeColor="text1"/>
                            <w:sz w:val="22"/>
                            <w:szCs w:val="36"/>
                            <w:shd w:val="pct15" w:color="auto" w:fill="FFFFFF"/>
                          </w:rPr>
                        </w:rPrChange>
                      </w:rPr>
                      <w:t>(</w:t>
                    </w:r>
                    <w:r w:rsidRPr="00710858">
                      <w:rPr>
                        <w:rFonts w:eastAsia="標楷體" w:hint="eastAsia"/>
                        <w:sz w:val="22"/>
                        <w:szCs w:val="36"/>
                        <w:shd w:val="pct15" w:color="auto" w:fill="FFFFFF"/>
                        <w:rPrChange w:id="1445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36"/>
                            <w:shd w:val="pct15" w:color="auto" w:fill="FFFFFF"/>
                          </w:rPr>
                        </w:rPrChange>
                      </w:rPr>
                      <w:t>學習策略</w:t>
                    </w:r>
                    <w:r w:rsidRPr="00710858">
                      <w:rPr>
                        <w:rFonts w:eastAsia="標楷體"/>
                        <w:sz w:val="22"/>
                        <w:szCs w:val="36"/>
                        <w:shd w:val="pct15" w:color="auto" w:fill="FFFFFF"/>
                        <w:rPrChange w:id="14459" w:author="User" w:date="2025-08-27T11:49:00Z">
                          <w:rPr>
                            <w:rFonts w:eastAsia="標楷體"/>
                            <w:color w:val="000000" w:themeColor="text1"/>
                            <w:sz w:val="22"/>
                            <w:szCs w:val="36"/>
                            <w:shd w:val="pct15" w:color="auto" w:fill="FFFFFF"/>
                          </w:rPr>
                        </w:rPrChange>
                      </w:rPr>
                      <w:t>)</w:t>
                    </w:r>
                  </w:ins>
                  <w:del w:id="14460" w:author="Windows 使用者" w:date="2024-08-07T08:58:00Z">
                    <w:r w:rsidR="00F21D1B" w:rsidRPr="00710858" w:rsidDel="007443D1">
                      <w:rPr>
                        <w:rFonts w:eastAsia="標楷體" w:hint="eastAsia"/>
                        <w:sz w:val="28"/>
                        <w:szCs w:val="28"/>
                        <w:rPrChange w:id="1446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delText>資三國文</w:delText>
                    </w:r>
                  </w:del>
                </w:p>
              </w:tc>
              <w:tc>
                <w:tcPr>
                  <w:tcW w:w="1369" w:type="dxa"/>
                  <w:gridSpan w:val="2"/>
                  <w:tcBorders>
                    <w:top w:val="thinThickSmallGap" w:sz="24" w:space="0" w:color="auto"/>
                  </w:tcBorders>
                  <w:vAlign w:val="center"/>
                </w:tcPr>
                <w:p w14:paraId="56CFDDD1" w14:textId="38DDDE96" w:rsidR="005B5D00" w:rsidRPr="00710858" w:rsidRDefault="008E5D0E" w:rsidP="00562121">
                  <w:pPr>
                    <w:snapToGrid w:val="0"/>
                    <w:jc w:val="center"/>
                    <w:rPr>
                      <w:rFonts w:eastAsia="標楷體"/>
                      <w:sz w:val="28"/>
                      <w:szCs w:val="28"/>
                      <w:rPrChange w:id="14462" w:author="User" w:date="2025-08-27T11:49:00Z">
                        <w:rPr>
                          <w:rFonts w:eastAsia="標楷體"/>
                          <w:color w:val="000000" w:themeColor="text1"/>
                          <w:sz w:val="28"/>
                          <w:szCs w:val="28"/>
                        </w:rPr>
                      </w:rPrChange>
                    </w:rPr>
                  </w:pPr>
                  <w:ins w:id="14463" w:author="Windows 使用者" w:date="2024-08-13T10:31:00Z">
                    <w:del w:id="14464" w:author="User" w:date="2025-08-19T12:00:00Z">
                      <w:r w:rsidRPr="00710858" w:rsidDel="000F737B">
                        <w:rPr>
                          <w:rFonts w:eastAsia="標楷體" w:hint="eastAsia"/>
                          <w:sz w:val="28"/>
                          <w:szCs w:val="28"/>
                          <w:rPrChange w:id="14465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28"/>
                            </w:rPr>
                          </w:rPrChange>
                        </w:rPr>
                        <w:delText>資一數學</w:delText>
                      </w:r>
                    </w:del>
                  </w:ins>
                </w:p>
              </w:tc>
            </w:tr>
            <w:tr w:rsidR="00710858" w:rsidRPr="00710858" w14:paraId="0D51A17F" w14:textId="77777777" w:rsidTr="00562121">
              <w:trPr>
                <w:gridAfter w:val="1"/>
                <w:wAfter w:w="6861" w:type="dxa"/>
                <w:cantSplit/>
                <w:trHeight w:val="897"/>
              </w:trPr>
              <w:tc>
                <w:tcPr>
                  <w:tcW w:w="1203" w:type="dxa"/>
                  <w:vMerge/>
                  <w:vAlign w:val="center"/>
                </w:tcPr>
                <w:p w14:paraId="0CEF3E1E" w14:textId="77777777" w:rsidR="00562121" w:rsidRPr="00710858" w:rsidRDefault="00562121" w:rsidP="00562121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446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8" w:type="dxa"/>
                  <w:vAlign w:val="center"/>
                </w:tcPr>
                <w:p w14:paraId="512EBBAC" w14:textId="77777777" w:rsidR="00562121" w:rsidRPr="00710858" w:rsidRDefault="00562121" w:rsidP="00562121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4467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4468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2</w:t>
                  </w:r>
                </w:p>
              </w:tc>
              <w:tc>
                <w:tcPr>
                  <w:tcW w:w="1571" w:type="dxa"/>
                  <w:vAlign w:val="center"/>
                </w:tcPr>
                <w:p w14:paraId="08E286DC" w14:textId="77777777" w:rsidR="00562121" w:rsidRPr="00710858" w:rsidRDefault="00562121" w:rsidP="00562121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446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447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4471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447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</w:p>
                <w:p w14:paraId="755C636F" w14:textId="77777777" w:rsidR="00562121" w:rsidRPr="00710858" w:rsidRDefault="00562121" w:rsidP="00562121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447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447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745F9E65" w14:textId="77777777" w:rsidR="00562121" w:rsidRPr="00710858" w:rsidRDefault="00562121" w:rsidP="00562121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447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447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9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4477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447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</w:tc>
              <w:tc>
                <w:tcPr>
                  <w:tcW w:w="503" w:type="dxa"/>
                  <w:vAlign w:val="center"/>
                </w:tcPr>
                <w:p w14:paraId="134C7950" w14:textId="77777777" w:rsidR="00562121" w:rsidRPr="00710858" w:rsidRDefault="00562121" w:rsidP="00562121">
                  <w:pPr>
                    <w:snapToGrid w:val="0"/>
                    <w:jc w:val="center"/>
                    <w:rPr>
                      <w:rFonts w:eastAsia="標楷體"/>
                      <w:rPrChange w:id="1447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448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3" w:type="dxa"/>
                  <w:vAlign w:val="center"/>
                </w:tcPr>
                <w:p w14:paraId="00A4F04B" w14:textId="1150AD45" w:rsidR="00562121" w:rsidRPr="00710858" w:rsidRDefault="00B4497C" w:rsidP="00562121">
                  <w:pPr>
                    <w:snapToGrid w:val="0"/>
                    <w:jc w:val="center"/>
                    <w:rPr>
                      <w:rFonts w:eastAsia="標楷體"/>
                      <w:sz w:val="28"/>
                      <w:szCs w:val="28"/>
                      <w:rPrChange w:id="14481" w:author="User" w:date="2025-08-27T11:49:00Z">
                        <w:rPr>
                          <w:rFonts w:eastAsia="標楷體"/>
                          <w:color w:val="000000" w:themeColor="text1"/>
                          <w:sz w:val="28"/>
                          <w:szCs w:val="28"/>
                        </w:rPr>
                      </w:rPrChange>
                    </w:rPr>
                  </w:pPr>
                  <w:ins w:id="14482" w:author="User" w:date="2025-08-19T11:44:00Z">
                    <w:r w:rsidRPr="00710858">
                      <w:rPr>
                        <w:rFonts w:eastAsia="標楷體" w:hint="eastAsia"/>
                        <w:sz w:val="28"/>
                        <w:szCs w:val="28"/>
                        <w:rPrChange w:id="1448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t>資二國文</w:t>
                    </w:r>
                  </w:ins>
                  <w:del w:id="14484" w:author="Windows 使用者" w:date="2024-08-07T08:04:00Z">
                    <w:r w:rsidR="008E0FFA" w:rsidRPr="00710858" w:rsidDel="009055F7">
                      <w:rPr>
                        <w:rFonts w:eastAsia="標楷體" w:hint="eastAsia"/>
                        <w:sz w:val="28"/>
                        <w:szCs w:val="28"/>
                        <w:rPrChange w:id="1448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delText>資三國文</w:delText>
                    </w:r>
                  </w:del>
                </w:p>
              </w:tc>
              <w:tc>
                <w:tcPr>
                  <w:tcW w:w="1374" w:type="dxa"/>
                  <w:vAlign w:val="center"/>
                </w:tcPr>
                <w:p w14:paraId="54A747D9" w14:textId="3D8D62C2" w:rsidR="00562121" w:rsidRPr="00710858" w:rsidRDefault="009D6BAB" w:rsidP="00562121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z w:val="28"/>
                      <w:szCs w:val="28"/>
                      <w:rPrChange w:id="14486" w:author="User" w:date="2025-08-27T11:49:00Z">
                        <w:rPr>
                          <w:rFonts w:eastAsia="標楷體"/>
                          <w:color w:val="000000" w:themeColor="text1"/>
                          <w:sz w:val="28"/>
                          <w:szCs w:val="28"/>
                        </w:rPr>
                      </w:rPrChange>
                    </w:rPr>
                  </w:pPr>
                  <w:ins w:id="14487" w:author="Windows 使用者" w:date="2024-08-12T12:52:00Z">
                    <w:del w:id="14488" w:author="User" w:date="2025-08-19T11:44:00Z">
                      <w:r w:rsidRPr="00710858" w:rsidDel="00B4497C">
                        <w:rPr>
                          <w:rFonts w:eastAsia="標楷體" w:hint="eastAsia"/>
                          <w:sz w:val="28"/>
                          <w:szCs w:val="28"/>
                          <w:rPrChange w:id="14489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28"/>
                            </w:rPr>
                          </w:rPrChange>
                        </w:rPr>
                        <w:delText>資一國文</w:delText>
                      </w:r>
                    </w:del>
                  </w:ins>
                  <w:del w:id="14490" w:author="Windows 使用者" w:date="2024-08-07T08:07:00Z">
                    <w:r w:rsidR="00F21D1B" w:rsidRPr="00710858" w:rsidDel="009055F7">
                      <w:rPr>
                        <w:rFonts w:eastAsia="標楷體" w:hint="eastAsia"/>
                        <w:sz w:val="28"/>
                        <w:szCs w:val="28"/>
                        <w:rPrChange w:id="1449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delText>資一數學</w:delText>
                    </w:r>
                  </w:del>
                </w:p>
              </w:tc>
              <w:tc>
                <w:tcPr>
                  <w:tcW w:w="1375" w:type="dxa"/>
                  <w:vAlign w:val="center"/>
                </w:tcPr>
                <w:p w14:paraId="285A0602" w14:textId="37968CB6" w:rsidR="00562121" w:rsidRPr="00710858" w:rsidRDefault="007443D1" w:rsidP="00562121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b/>
                      <w:sz w:val="28"/>
                      <w:szCs w:val="28"/>
                      <w:rPrChange w:id="14492" w:author="User" w:date="2025-08-27T11:49:00Z">
                        <w:rPr>
                          <w:rFonts w:eastAsia="標楷體"/>
                          <w:b/>
                          <w:color w:val="000000" w:themeColor="text1"/>
                          <w:sz w:val="28"/>
                          <w:szCs w:val="28"/>
                        </w:rPr>
                      </w:rPrChange>
                    </w:rPr>
                  </w:pPr>
                  <w:ins w:id="14493" w:author="Windows 使用者" w:date="2024-08-07T08:58:00Z">
                    <w:del w:id="14494" w:author="User" w:date="2025-08-19T11:59:00Z">
                      <w:r w:rsidRPr="00710858" w:rsidDel="000F737B">
                        <w:rPr>
                          <w:rFonts w:eastAsia="標楷體" w:hint="eastAsia"/>
                          <w:sz w:val="28"/>
                          <w:szCs w:val="28"/>
                          <w:rPrChange w:id="14495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28"/>
                            </w:rPr>
                          </w:rPrChange>
                        </w:rPr>
                        <w:delText>資一數學</w:delText>
                      </w:r>
                    </w:del>
                  </w:ins>
                  <w:del w:id="14496" w:author="Windows 使用者" w:date="2024-08-07T08:58:00Z">
                    <w:r w:rsidR="00E425D9" w:rsidRPr="00710858" w:rsidDel="007443D1">
                      <w:rPr>
                        <w:rFonts w:eastAsia="標楷體" w:hint="eastAsia"/>
                        <w:sz w:val="28"/>
                        <w:szCs w:val="28"/>
                        <w:rPrChange w:id="1449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delText>資三國文</w:delText>
                    </w:r>
                  </w:del>
                </w:p>
              </w:tc>
              <w:tc>
                <w:tcPr>
                  <w:tcW w:w="1369" w:type="dxa"/>
                  <w:vAlign w:val="center"/>
                </w:tcPr>
                <w:p w14:paraId="20A54B5A" w14:textId="356848BE" w:rsidR="000F737B" w:rsidRPr="00710858" w:rsidRDefault="00E425D9" w:rsidP="00807F70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28"/>
                      <w:szCs w:val="28"/>
                      <w:rPrChange w:id="14498" w:author="User" w:date="2025-08-27T11:49:00Z">
                        <w:rPr>
                          <w:rFonts w:eastAsia="標楷體"/>
                          <w:color w:val="000000" w:themeColor="text1"/>
                          <w:sz w:val="28"/>
                          <w:szCs w:val="28"/>
                        </w:rPr>
                      </w:rPrChange>
                    </w:rPr>
                  </w:pPr>
                  <w:del w:id="14499" w:author="Windows 使用者" w:date="2024-08-07T08:58:00Z">
                    <w:r w:rsidRPr="00710858" w:rsidDel="007443D1">
                      <w:rPr>
                        <w:rFonts w:eastAsia="標楷體" w:hint="eastAsia"/>
                        <w:sz w:val="28"/>
                        <w:szCs w:val="28"/>
                        <w:rPrChange w:id="1450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delText>資三國文</w:delText>
                    </w:r>
                  </w:del>
                  <w:ins w:id="14501" w:author="User" w:date="2025-08-19T12:02:00Z">
                    <w:r w:rsidR="000F737B" w:rsidRPr="00710858">
                      <w:rPr>
                        <w:rFonts w:eastAsia="標楷體" w:hint="eastAsia"/>
                        <w:sz w:val="28"/>
                        <w:szCs w:val="28"/>
                        <w:rPrChange w:id="1450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t>資二數學</w:t>
                    </w:r>
                  </w:ins>
                </w:p>
              </w:tc>
              <w:tc>
                <w:tcPr>
                  <w:tcW w:w="1369" w:type="dxa"/>
                  <w:gridSpan w:val="2"/>
                  <w:vAlign w:val="center"/>
                </w:tcPr>
                <w:p w14:paraId="786D1F2B" w14:textId="32B0F589" w:rsidR="00562121" w:rsidRPr="00710858" w:rsidRDefault="000F737B" w:rsidP="00562121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b/>
                      <w:sz w:val="28"/>
                      <w:szCs w:val="28"/>
                      <w:rPrChange w:id="14503" w:author="User" w:date="2025-08-27T11:49:00Z">
                        <w:rPr>
                          <w:rFonts w:eastAsia="標楷體"/>
                          <w:b/>
                          <w:color w:val="000000" w:themeColor="text1"/>
                          <w:sz w:val="28"/>
                          <w:szCs w:val="28"/>
                        </w:rPr>
                      </w:rPrChange>
                    </w:rPr>
                  </w:pPr>
                  <w:ins w:id="14504" w:author="User" w:date="2025-08-19T12:00:00Z">
                    <w:r w:rsidRPr="00710858">
                      <w:rPr>
                        <w:rFonts w:eastAsia="標楷體" w:hint="eastAsia"/>
                        <w:sz w:val="28"/>
                        <w:szCs w:val="28"/>
                        <w:rPrChange w:id="1450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t>資一數學</w:t>
                    </w:r>
                  </w:ins>
                  <w:ins w:id="14506" w:author="Windows 使用者" w:date="2024-08-07T08:59:00Z">
                    <w:del w:id="14507" w:author="User" w:date="2025-08-19T11:59:00Z">
                      <w:r w:rsidR="007443D1" w:rsidRPr="00710858" w:rsidDel="000F737B">
                        <w:rPr>
                          <w:rFonts w:eastAsia="標楷體" w:hint="eastAsia"/>
                          <w:sz w:val="28"/>
                          <w:szCs w:val="28"/>
                          <w:rPrChange w:id="14508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28"/>
                            </w:rPr>
                          </w:rPrChange>
                        </w:rPr>
                        <w:delText>資</w:delText>
                      </w:r>
                    </w:del>
                  </w:ins>
                  <w:ins w:id="14509" w:author="Windows 使用者" w:date="2024-08-12T12:54:00Z">
                    <w:del w:id="14510" w:author="User" w:date="2025-08-19T11:59:00Z">
                      <w:r w:rsidR="009D6BAB" w:rsidRPr="00710858" w:rsidDel="000F737B">
                        <w:rPr>
                          <w:rFonts w:eastAsia="標楷體" w:hint="eastAsia"/>
                          <w:sz w:val="28"/>
                          <w:szCs w:val="28"/>
                          <w:rPrChange w:id="14511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28"/>
                            </w:rPr>
                          </w:rPrChange>
                        </w:rPr>
                        <w:delText>二</w:delText>
                      </w:r>
                    </w:del>
                  </w:ins>
                  <w:ins w:id="14512" w:author="Windows 使用者" w:date="2024-08-07T08:59:00Z">
                    <w:del w:id="14513" w:author="User" w:date="2025-08-19T11:59:00Z">
                      <w:r w:rsidR="007443D1" w:rsidRPr="00710858" w:rsidDel="000F737B">
                        <w:rPr>
                          <w:rFonts w:eastAsia="標楷體" w:hint="eastAsia"/>
                          <w:sz w:val="28"/>
                          <w:szCs w:val="28"/>
                          <w:rPrChange w:id="14514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28"/>
                            </w:rPr>
                          </w:rPrChange>
                        </w:rPr>
                        <w:delText>數學</w:delText>
                      </w:r>
                    </w:del>
                  </w:ins>
                </w:p>
              </w:tc>
            </w:tr>
            <w:tr w:rsidR="00710858" w:rsidRPr="00710858" w14:paraId="3A3C8338" w14:textId="77777777" w:rsidTr="003E1623">
              <w:trPr>
                <w:gridAfter w:val="1"/>
                <w:wAfter w:w="6861" w:type="dxa"/>
                <w:cantSplit/>
                <w:trHeight w:val="975"/>
              </w:trPr>
              <w:tc>
                <w:tcPr>
                  <w:tcW w:w="1203" w:type="dxa"/>
                  <w:vMerge/>
                  <w:vAlign w:val="center"/>
                </w:tcPr>
                <w:p w14:paraId="0FAD4428" w14:textId="77777777" w:rsidR="00E425D9" w:rsidRPr="00710858" w:rsidRDefault="00E425D9" w:rsidP="00562121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451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8" w:type="dxa"/>
                  <w:vAlign w:val="center"/>
                </w:tcPr>
                <w:p w14:paraId="051C5CCB" w14:textId="77777777" w:rsidR="00E425D9" w:rsidRPr="00710858" w:rsidRDefault="00E425D9" w:rsidP="00562121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4516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4517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3</w:t>
                  </w:r>
                </w:p>
              </w:tc>
              <w:tc>
                <w:tcPr>
                  <w:tcW w:w="1571" w:type="dxa"/>
                  <w:vAlign w:val="center"/>
                </w:tcPr>
                <w:p w14:paraId="2C209C4F" w14:textId="77777777" w:rsidR="00E425D9" w:rsidRPr="00710858" w:rsidRDefault="00E425D9" w:rsidP="00562121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451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451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4520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452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</w:p>
                <w:p w14:paraId="7A193DE4" w14:textId="77777777" w:rsidR="00E425D9" w:rsidRPr="00710858" w:rsidRDefault="00E425D9" w:rsidP="00562121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452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452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356840B3" w14:textId="77777777" w:rsidR="00E425D9" w:rsidRPr="00710858" w:rsidRDefault="00E425D9" w:rsidP="00562121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452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452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4526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452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</w:tc>
              <w:tc>
                <w:tcPr>
                  <w:tcW w:w="503" w:type="dxa"/>
                  <w:vAlign w:val="center"/>
                </w:tcPr>
                <w:p w14:paraId="7B86EA04" w14:textId="77777777" w:rsidR="00E425D9" w:rsidRPr="00710858" w:rsidRDefault="00E425D9" w:rsidP="00562121">
                  <w:pPr>
                    <w:snapToGrid w:val="0"/>
                    <w:spacing w:before="120" w:after="120"/>
                    <w:jc w:val="center"/>
                    <w:rPr>
                      <w:rFonts w:eastAsia="標楷體"/>
                      <w:rPrChange w:id="1452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452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3" w:type="dxa"/>
                  <w:vAlign w:val="center"/>
                </w:tcPr>
                <w:p w14:paraId="20D2B556" w14:textId="6D4FFA57" w:rsidR="00E425D9" w:rsidRPr="00710858" w:rsidRDefault="009E70FC" w:rsidP="000C2B47">
                  <w:pPr>
                    <w:snapToGrid w:val="0"/>
                    <w:jc w:val="center"/>
                    <w:rPr>
                      <w:rFonts w:eastAsia="標楷體"/>
                      <w:sz w:val="28"/>
                      <w:szCs w:val="28"/>
                      <w:rPrChange w:id="14530" w:author="User" w:date="2025-08-27T11:49:00Z">
                        <w:rPr>
                          <w:rFonts w:eastAsia="標楷體"/>
                          <w:color w:val="000000" w:themeColor="text1"/>
                          <w:sz w:val="28"/>
                          <w:szCs w:val="28"/>
                        </w:rPr>
                      </w:rPrChange>
                    </w:rPr>
                  </w:pPr>
                  <w:ins w:id="14531" w:author="Windows 使用者" w:date="2024-08-07T09:01:00Z">
                    <w:r w:rsidRPr="00710858">
                      <w:rPr>
                        <w:rFonts w:eastAsia="標楷體" w:hint="eastAsia"/>
                        <w:sz w:val="28"/>
                        <w:szCs w:val="28"/>
                        <w:rPrChange w:id="1453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t>資一國文</w:t>
                    </w:r>
                  </w:ins>
                  <w:del w:id="14533" w:author="Windows 使用者" w:date="2024-08-07T08:57:00Z">
                    <w:r w:rsidR="00F22247" w:rsidRPr="00710858" w:rsidDel="007443D1">
                      <w:rPr>
                        <w:rFonts w:eastAsia="標楷體" w:hint="eastAsia"/>
                        <w:sz w:val="28"/>
                        <w:szCs w:val="28"/>
                        <w:rPrChange w:id="1453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delText>資</w:delText>
                    </w:r>
                  </w:del>
                  <w:del w:id="14535" w:author="Windows 使用者" w:date="2024-08-07T08:05:00Z">
                    <w:r w:rsidR="00F22247" w:rsidRPr="00710858" w:rsidDel="009055F7">
                      <w:rPr>
                        <w:rFonts w:eastAsia="標楷體" w:hint="eastAsia"/>
                        <w:sz w:val="28"/>
                        <w:szCs w:val="28"/>
                        <w:rPrChange w:id="1453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delText>二數學</w:delText>
                    </w:r>
                  </w:del>
                </w:p>
              </w:tc>
              <w:tc>
                <w:tcPr>
                  <w:tcW w:w="1374" w:type="dxa"/>
                  <w:vAlign w:val="center"/>
                </w:tcPr>
                <w:p w14:paraId="4E83643C" w14:textId="7412784D" w:rsidR="00E425D9" w:rsidRPr="00710858" w:rsidRDefault="008C7568" w:rsidP="00562121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sz w:val="28"/>
                      <w:szCs w:val="28"/>
                      <w:rPrChange w:id="14537" w:author="User" w:date="2025-08-27T11:49:00Z">
                        <w:rPr>
                          <w:rFonts w:eastAsia="標楷體"/>
                          <w:color w:val="000000" w:themeColor="text1"/>
                          <w:sz w:val="28"/>
                          <w:szCs w:val="28"/>
                        </w:rPr>
                      </w:rPrChange>
                    </w:rPr>
                  </w:pPr>
                  <w:ins w:id="14538" w:author="User" w:date="2025-11-28T15:58:00Z">
                    <w:r w:rsidRPr="008C7568">
                      <w:rPr>
                        <w:rFonts w:eastAsia="標楷體" w:hint="eastAsia"/>
                        <w:color w:val="FF0000"/>
                        <w:sz w:val="28"/>
                        <w:szCs w:val="28"/>
                        <w:rPrChange w:id="14539" w:author="User" w:date="2025-11-28T15:58:00Z">
                          <w:rPr>
                            <w:rFonts w:eastAsia="標楷體" w:hint="eastAsia"/>
                            <w:sz w:val="28"/>
                            <w:szCs w:val="28"/>
                          </w:rPr>
                        </w:rPrChange>
                      </w:rPr>
                      <w:t>資二國文</w:t>
                    </w:r>
                  </w:ins>
                  <w:ins w:id="14540" w:author="Windows 使用者" w:date="2024-08-07T09:01:00Z">
                    <w:del w:id="14541" w:author="User" w:date="2025-08-19T11:59:00Z">
                      <w:r w:rsidR="009E70FC" w:rsidRPr="00710858" w:rsidDel="000F737B">
                        <w:rPr>
                          <w:rFonts w:eastAsia="標楷體" w:hint="eastAsia"/>
                          <w:sz w:val="28"/>
                          <w:szCs w:val="28"/>
                          <w:rPrChange w:id="14542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28"/>
                            </w:rPr>
                          </w:rPrChange>
                        </w:rPr>
                        <w:delText>資一國文</w:delText>
                      </w:r>
                    </w:del>
                  </w:ins>
                  <w:del w:id="14543" w:author="Windows 使用者" w:date="2024-08-07T08:07:00Z">
                    <w:r w:rsidR="00E425D9" w:rsidRPr="00710858" w:rsidDel="009055F7">
                      <w:rPr>
                        <w:rFonts w:eastAsia="標楷體" w:hint="eastAsia"/>
                        <w:sz w:val="28"/>
                        <w:szCs w:val="28"/>
                        <w:rPrChange w:id="1454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delText>資一數學</w:delText>
                    </w:r>
                  </w:del>
                </w:p>
              </w:tc>
              <w:tc>
                <w:tcPr>
                  <w:tcW w:w="1375" w:type="dxa"/>
                  <w:vAlign w:val="center"/>
                </w:tcPr>
                <w:p w14:paraId="21A920EC" w14:textId="25A0E914" w:rsidR="00E425D9" w:rsidRPr="00710858" w:rsidRDefault="000F737B" w:rsidP="00562121">
                  <w:pPr>
                    <w:snapToGrid w:val="0"/>
                    <w:ind w:leftChars="-50" w:left="-120" w:rightChars="-27" w:right="-65"/>
                    <w:jc w:val="center"/>
                    <w:rPr>
                      <w:rFonts w:eastAsia="標楷體"/>
                      <w:sz w:val="28"/>
                      <w:szCs w:val="28"/>
                      <w:rPrChange w:id="14545" w:author="User" w:date="2025-08-27T11:49:00Z">
                        <w:rPr>
                          <w:rFonts w:eastAsia="標楷體"/>
                          <w:color w:val="000000" w:themeColor="text1"/>
                          <w:sz w:val="28"/>
                          <w:szCs w:val="28"/>
                        </w:rPr>
                      </w:rPrChange>
                    </w:rPr>
                  </w:pPr>
                  <w:ins w:id="14546" w:author="User" w:date="2025-08-19T11:59:00Z">
                    <w:r w:rsidRPr="00710858">
                      <w:rPr>
                        <w:rFonts w:eastAsia="標楷體" w:hint="eastAsia"/>
                        <w:sz w:val="28"/>
                        <w:szCs w:val="28"/>
                        <w:rPrChange w:id="1454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t>資一數學</w:t>
                    </w:r>
                  </w:ins>
                  <w:ins w:id="14548" w:author="Windows 使用者" w:date="2024-08-07T09:01:00Z">
                    <w:del w:id="14549" w:author="User" w:date="2025-08-19T11:59:00Z">
                      <w:r w:rsidR="008E5D0E" w:rsidRPr="00710858" w:rsidDel="000F737B">
                        <w:rPr>
                          <w:rFonts w:eastAsia="標楷體" w:hint="eastAsia"/>
                          <w:sz w:val="28"/>
                          <w:szCs w:val="28"/>
                          <w:rPrChange w:id="14550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28"/>
                            </w:rPr>
                          </w:rPrChange>
                        </w:rPr>
                        <w:delText>資</w:delText>
                      </w:r>
                    </w:del>
                  </w:ins>
                  <w:ins w:id="14551" w:author="Windows 使用者" w:date="2024-08-13T10:30:00Z">
                    <w:del w:id="14552" w:author="User" w:date="2025-08-19T11:59:00Z">
                      <w:r w:rsidR="008E5D0E" w:rsidRPr="00710858" w:rsidDel="000F737B">
                        <w:rPr>
                          <w:rFonts w:eastAsia="標楷體" w:hint="eastAsia"/>
                          <w:sz w:val="28"/>
                          <w:szCs w:val="28"/>
                          <w:rPrChange w:id="14553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28"/>
                            </w:rPr>
                          </w:rPrChange>
                        </w:rPr>
                        <w:delText>三</w:delText>
                      </w:r>
                    </w:del>
                  </w:ins>
                  <w:ins w:id="14554" w:author="Windows 使用者" w:date="2024-08-07T09:01:00Z">
                    <w:del w:id="14555" w:author="User" w:date="2025-08-19T11:59:00Z">
                      <w:r w:rsidR="009E70FC" w:rsidRPr="00710858" w:rsidDel="000F737B">
                        <w:rPr>
                          <w:rFonts w:eastAsia="標楷體" w:hint="eastAsia"/>
                          <w:sz w:val="28"/>
                          <w:szCs w:val="28"/>
                          <w:rPrChange w:id="14556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28"/>
                            </w:rPr>
                          </w:rPrChange>
                        </w:rPr>
                        <w:delText>數學</w:delText>
                      </w:r>
                    </w:del>
                  </w:ins>
                  <w:del w:id="14557" w:author="Windows 使用者" w:date="2024-08-07T08:58:00Z">
                    <w:r w:rsidR="00E425D9" w:rsidRPr="00710858" w:rsidDel="007443D1">
                      <w:rPr>
                        <w:rFonts w:eastAsia="標楷體" w:hint="eastAsia"/>
                        <w:sz w:val="28"/>
                        <w:szCs w:val="28"/>
                        <w:rPrChange w:id="1455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delText>資三數學</w:delText>
                    </w:r>
                  </w:del>
                </w:p>
              </w:tc>
              <w:tc>
                <w:tcPr>
                  <w:tcW w:w="1369" w:type="dxa"/>
                  <w:vAlign w:val="center"/>
                </w:tcPr>
                <w:p w14:paraId="4D27007D" w14:textId="20025F6C" w:rsidR="00E425D9" w:rsidRPr="00710858" w:rsidRDefault="00BE6F11" w:rsidP="00562121">
                  <w:pPr>
                    <w:snapToGrid w:val="0"/>
                    <w:jc w:val="center"/>
                    <w:rPr>
                      <w:rFonts w:eastAsia="標楷體"/>
                      <w:sz w:val="28"/>
                      <w:szCs w:val="28"/>
                      <w:rPrChange w:id="14559" w:author="User" w:date="2025-08-27T11:49:00Z">
                        <w:rPr>
                          <w:rFonts w:eastAsia="標楷體"/>
                          <w:color w:val="000000" w:themeColor="text1"/>
                          <w:sz w:val="28"/>
                          <w:szCs w:val="28"/>
                        </w:rPr>
                      </w:rPrChange>
                    </w:rPr>
                  </w:pPr>
                  <w:ins w:id="14560" w:author="Windows 使用者" w:date="2024-08-12T12:54:00Z">
                    <w:del w:id="14561" w:author="User" w:date="2025-08-19T12:06:00Z">
                      <w:r w:rsidRPr="00710858" w:rsidDel="000F737B">
                        <w:rPr>
                          <w:rFonts w:eastAsia="標楷體" w:hint="eastAsia"/>
                          <w:sz w:val="28"/>
                          <w:szCs w:val="28"/>
                          <w:rPrChange w:id="14562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28"/>
                            </w:rPr>
                          </w:rPrChange>
                        </w:rPr>
                        <w:delText>資</w:delText>
                      </w:r>
                    </w:del>
                  </w:ins>
                  <w:ins w:id="14563" w:author="Windows 使用者" w:date="2024-08-12T13:12:00Z">
                    <w:del w:id="14564" w:author="User" w:date="2025-08-19T12:06:00Z">
                      <w:r w:rsidRPr="00710858" w:rsidDel="000F737B">
                        <w:rPr>
                          <w:rFonts w:eastAsia="標楷體" w:hint="eastAsia"/>
                          <w:sz w:val="28"/>
                          <w:szCs w:val="28"/>
                          <w:rPrChange w:id="14565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28"/>
                            </w:rPr>
                          </w:rPrChange>
                        </w:rPr>
                        <w:delText>一</w:delText>
                      </w:r>
                    </w:del>
                  </w:ins>
                  <w:ins w:id="14566" w:author="Windows 使用者" w:date="2024-08-12T12:54:00Z">
                    <w:del w:id="14567" w:author="User" w:date="2025-08-19T12:06:00Z">
                      <w:r w:rsidR="009D6BAB" w:rsidRPr="00710858" w:rsidDel="000F737B">
                        <w:rPr>
                          <w:rFonts w:eastAsia="標楷體" w:hint="eastAsia"/>
                          <w:sz w:val="28"/>
                          <w:szCs w:val="28"/>
                          <w:rPrChange w:id="14568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28"/>
                            </w:rPr>
                          </w:rPrChange>
                        </w:rPr>
                        <w:delText>數學</w:delText>
                      </w:r>
                    </w:del>
                  </w:ins>
                  <w:ins w:id="14569" w:author="User" w:date="2025-08-19T12:05:00Z">
                    <w:r w:rsidR="000F737B" w:rsidRPr="00710858">
                      <w:rPr>
                        <w:rFonts w:eastAsia="標楷體" w:hint="eastAsia"/>
                        <w:sz w:val="28"/>
                        <w:szCs w:val="28"/>
                        <w:rPrChange w:id="1457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t>資二國文</w:t>
                    </w:r>
                  </w:ins>
                  <w:del w:id="14571" w:author="Windows 使用者" w:date="2024-08-07T08:58:00Z">
                    <w:r w:rsidR="00E425D9" w:rsidRPr="00710858" w:rsidDel="007443D1">
                      <w:rPr>
                        <w:rFonts w:eastAsia="標楷體" w:hint="eastAsia"/>
                        <w:sz w:val="28"/>
                        <w:szCs w:val="28"/>
                        <w:rPrChange w:id="1457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delText>資二數學</w:delText>
                    </w:r>
                  </w:del>
                </w:p>
              </w:tc>
              <w:tc>
                <w:tcPr>
                  <w:tcW w:w="1369" w:type="dxa"/>
                  <w:gridSpan w:val="2"/>
                  <w:vAlign w:val="center"/>
                </w:tcPr>
                <w:p w14:paraId="060CF5C0" w14:textId="2ABCFEFD" w:rsidR="00E425D9" w:rsidRPr="00710858" w:rsidRDefault="000F737B" w:rsidP="00562121">
                  <w:pPr>
                    <w:snapToGrid w:val="0"/>
                    <w:jc w:val="center"/>
                    <w:rPr>
                      <w:rFonts w:eastAsia="標楷體"/>
                      <w:sz w:val="28"/>
                      <w:szCs w:val="28"/>
                      <w:rPrChange w:id="14573" w:author="User" w:date="2025-08-27T11:49:00Z">
                        <w:rPr>
                          <w:rFonts w:eastAsia="標楷體"/>
                          <w:color w:val="000000" w:themeColor="text1"/>
                          <w:sz w:val="28"/>
                          <w:szCs w:val="28"/>
                        </w:rPr>
                      </w:rPrChange>
                    </w:rPr>
                  </w:pPr>
                  <w:ins w:id="14574" w:author="User" w:date="2025-08-19T11:59:00Z">
                    <w:r w:rsidRPr="00710858">
                      <w:rPr>
                        <w:rFonts w:eastAsia="標楷體" w:hint="eastAsia"/>
                        <w:sz w:val="28"/>
                        <w:szCs w:val="28"/>
                        <w:rPrChange w:id="1457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t>資二國文</w:t>
                    </w:r>
                  </w:ins>
                  <w:ins w:id="14576" w:author="Windows 使用者" w:date="2024-08-13T10:31:00Z">
                    <w:del w:id="14577" w:author="User" w:date="2025-08-19T11:59:00Z">
                      <w:r w:rsidR="008E5D0E" w:rsidRPr="00710858" w:rsidDel="000F737B">
                        <w:rPr>
                          <w:rFonts w:eastAsia="標楷體" w:hint="eastAsia"/>
                          <w:sz w:val="28"/>
                          <w:szCs w:val="28"/>
                          <w:rPrChange w:id="14578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28"/>
                            </w:rPr>
                          </w:rPrChange>
                        </w:rPr>
                        <w:delText>資三數學</w:delText>
                      </w:r>
                    </w:del>
                  </w:ins>
                  <w:del w:id="14579" w:author="Windows 使用者" w:date="2024-08-07T08:59:00Z">
                    <w:r w:rsidR="00E425D9" w:rsidRPr="00710858" w:rsidDel="007443D1">
                      <w:rPr>
                        <w:rFonts w:eastAsia="標楷體" w:hint="eastAsia"/>
                        <w:sz w:val="28"/>
                        <w:szCs w:val="28"/>
                        <w:rPrChange w:id="1458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delText>資二數學</w:delText>
                    </w:r>
                  </w:del>
                </w:p>
              </w:tc>
            </w:tr>
            <w:tr w:rsidR="00710858" w:rsidRPr="00710858" w14:paraId="1B06C2A1" w14:textId="77777777" w:rsidTr="00562121">
              <w:trPr>
                <w:gridAfter w:val="1"/>
                <w:wAfter w:w="6861" w:type="dxa"/>
                <w:cantSplit/>
                <w:trHeight w:val="864"/>
              </w:trPr>
              <w:tc>
                <w:tcPr>
                  <w:tcW w:w="1203" w:type="dxa"/>
                  <w:vMerge/>
                  <w:vAlign w:val="center"/>
                </w:tcPr>
                <w:p w14:paraId="7FC70AC7" w14:textId="77777777" w:rsidR="00E425D9" w:rsidRPr="00710858" w:rsidRDefault="00E425D9" w:rsidP="00E425D9">
                  <w:pPr>
                    <w:snapToGrid w:val="0"/>
                    <w:spacing w:before="120" w:after="120" w:line="400" w:lineRule="exact"/>
                    <w:jc w:val="center"/>
                    <w:rPr>
                      <w:rFonts w:eastAsia="標楷體"/>
                      <w:rPrChange w:id="1458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8" w:type="dxa"/>
                  <w:vAlign w:val="center"/>
                </w:tcPr>
                <w:p w14:paraId="11F57074" w14:textId="77777777" w:rsidR="00E425D9" w:rsidRPr="00710858" w:rsidRDefault="00E425D9" w:rsidP="00E425D9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4582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4583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4</w:t>
                  </w:r>
                </w:p>
              </w:tc>
              <w:tc>
                <w:tcPr>
                  <w:tcW w:w="1571" w:type="dxa"/>
                  <w:vAlign w:val="center"/>
                </w:tcPr>
                <w:p w14:paraId="0FE7C4DF" w14:textId="77777777" w:rsidR="00E425D9" w:rsidRPr="00710858" w:rsidRDefault="00E425D9" w:rsidP="00E425D9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458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458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4586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458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05</w:t>
                  </w:r>
                </w:p>
                <w:p w14:paraId="4978515D" w14:textId="77777777" w:rsidR="00E425D9" w:rsidRPr="00710858" w:rsidRDefault="00E425D9" w:rsidP="00E425D9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458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458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27D63906" w14:textId="77777777" w:rsidR="00E425D9" w:rsidRPr="00710858" w:rsidRDefault="00E425D9" w:rsidP="00E425D9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459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459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4592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459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</w:tc>
              <w:tc>
                <w:tcPr>
                  <w:tcW w:w="503" w:type="dxa"/>
                  <w:vAlign w:val="center"/>
                </w:tcPr>
                <w:p w14:paraId="605665A8" w14:textId="77777777" w:rsidR="00E425D9" w:rsidRPr="00710858" w:rsidRDefault="00E425D9" w:rsidP="00E425D9">
                  <w:pPr>
                    <w:snapToGrid w:val="0"/>
                    <w:spacing w:before="120" w:after="120"/>
                    <w:jc w:val="center"/>
                    <w:rPr>
                      <w:rFonts w:eastAsia="標楷體"/>
                      <w:rPrChange w:id="1459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459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3" w:type="dxa"/>
                  <w:vAlign w:val="center"/>
                </w:tcPr>
                <w:p w14:paraId="67735336" w14:textId="5F44D2C4" w:rsidR="00E425D9" w:rsidRPr="00710858" w:rsidRDefault="009D6BAB" w:rsidP="00E425D9">
                  <w:pPr>
                    <w:snapToGrid w:val="0"/>
                    <w:jc w:val="center"/>
                    <w:rPr>
                      <w:rFonts w:eastAsia="標楷體"/>
                      <w:sz w:val="28"/>
                      <w:szCs w:val="28"/>
                      <w:rPrChange w:id="14596" w:author="User" w:date="2025-08-27T11:49:00Z">
                        <w:rPr>
                          <w:rFonts w:eastAsia="標楷體"/>
                          <w:color w:val="000000" w:themeColor="text1"/>
                          <w:sz w:val="28"/>
                          <w:szCs w:val="28"/>
                        </w:rPr>
                      </w:rPrChange>
                    </w:rPr>
                  </w:pPr>
                  <w:ins w:id="14597" w:author="Windows 使用者" w:date="2024-08-07T09:01:00Z">
                    <w:r w:rsidRPr="00710858">
                      <w:rPr>
                        <w:rFonts w:eastAsia="標楷體" w:hint="eastAsia"/>
                        <w:sz w:val="28"/>
                        <w:szCs w:val="28"/>
                        <w:rPrChange w:id="1459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t>資</w:t>
                    </w:r>
                  </w:ins>
                  <w:ins w:id="14599" w:author="Windows 使用者" w:date="2024-08-12T12:54:00Z">
                    <w:r w:rsidRPr="00710858">
                      <w:rPr>
                        <w:rFonts w:eastAsia="標楷體" w:hint="eastAsia"/>
                        <w:sz w:val="28"/>
                        <w:szCs w:val="28"/>
                        <w:rPrChange w:id="1460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t>三</w:t>
                    </w:r>
                  </w:ins>
                  <w:ins w:id="14601" w:author="Windows 使用者" w:date="2024-08-07T09:01:00Z">
                    <w:r w:rsidR="009E70FC" w:rsidRPr="00710858">
                      <w:rPr>
                        <w:rFonts w:eastAsia="標楷體" w:hint="eastAsia"/>
                        <w:sz w:val="28"/>
                        <w:szCs w:val="28"/>
                        <w:rPrChange w:id="1460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t>數學</w:t>
                    </w:r>
                  </w:ins>
                  <w:del w:id="14603" w:author="Windows 使用者" w:date="2024-08-07T08:57:00Z">
                    <w:r w:rsidR="00E425D9" w:rsidRPr="00710858" w:rsidDel="007443D1">
                      <w:rPr>
                        <w:rFonts w:eastAsia="標楷體" w:hint="eastAsia"/>
                        <w:sz w:val="28"/>
                        <w:szCs w:val="28"/>
                        <w:rPrChange w:id="1460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delText>資</w:delText>
                    </w:r>
                  </w:del>
                  <w:del w:id="14605" w:author="Windows 使用者" w:date="2024-08-07T08:05:00Z">
                    <w:r w:rsidR="00E425D9" w:rsidRPr="00710858" w:rsidDel="009055F7">
                      <w:rPr>
                        <w:rFonts w:eastAsia="標楷體" w:hint="eastAsia"/>
                        <w:sz w:val="28"/>
                        <w:szCs w:val="28"/>
                        <w:rPrChange w:id="1460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delText>一</w:delText>
                    </w:r>
                  </w:del>
                  <w:del w:id="14607" w:author="Windows 使用者" w:date="2024-08-07T08:57:00Z">
                    <w:r w:rsidR="00E425D9" w:rsidRPr="00710858" w:rsidDel="007443D1">
                      <w:rPr>
                        <w:rFonts w:eastAsia="標楷體" w:hint="eastAsia"/>
                        <w:sz w:val="28"/>
                        <w:szCs w:val="28"/>
                        <w:rPrChange w:id="1460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delText>數學</w:delText>
                    </w:r>
                  </w:del>
                </w:p>
              </w:tc>
              <w:tc>
                <w:tcPr>
                  <w:tcW w:w="1374" w:type="dxa"/>
                  <w:vAlign w:val="center"/>
                </w:tcPr>
                <w:p w14:paraId="4E4C3321" w14:textId="7992DCB1" w:rsidR="00E425D9" w:rsidRPr="00710858" w:rsidRDefault="000F737B" w:rsidP="00E425D9">
                  <w:pPr>
                    <w:snapToGrid w:val="0"/>
                    <w:jc w:val="center"/>
                    <w:rPr>
                      <w:rFonts w:eastAsia="標楷體"/>
                      <w:sz w:val="28"/>
                      <w:szCs w:val="28"/>
                      <w:rPrChange w:id="14609" w:author="User" w:date="2025-08-27T11:49:00Z">
                        <w:rPr>
                          <w:rFonts w:eastAsia="標楷體"/>
                          <w:color w:val="000000" w:themeColor="text1"/>
                          <w:sz w:val="28"/>
                          <w:szCs w:val="28"/>
                        </w:rPr>
                      </w:rPrChange>
                    </w:rPr>
                  </w:pPr>
                  <w:ins w:id="14610" w:author="User" w:date="2025-08-19T11:59:00Z">
                    <w:r w:rsidRPr="00710858">
                      <w:rPr>
                        <w:rFonts w:eastAsia="標楷體" w:hint="eastAsia"/>
                        <w:sz w:val="28"/>
                        <w:szCs w:val="28"/>
                        <w:rPrChange w:id="1461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t>資一數學</w:t>
                    </w:r>
                  </w:ins>
                  <w:del w:id="14612" w:author="Windows 使用者" w:date="2024-08-07T08:57:00Z">
                    <w:r w:rsidR="00E425D9" w:rsidRPr="00710858" w:rsidDel="007443D1">
                      <w:rPr>
                        <w:rFonts w:eastAsia="標楷體" w:hint="eastAsia"/>
                        <w:sz w:val="28"/>
                        <w:szCs w:val="28"/>
                        <w:rPrChange w:id="1461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delText>資</w:delText>
                    </w:r>
                  </w:del>
                  <w:del w:id="14614" w:author="Windows 使用者" w:date="2024-08-07T08:07:00Z">
                    <w:r w:rsidR="00E425D9" w:rsidRPr="00710858" w:rsidDel="009055F7">
                      <w:rPr>
                        <w:rFonts w:eastAsia="標楷體" w:hint="eastAsia"/>
                        <w:sz w:val="28"/>
                        <w:szCs w:val="28"/>
                        <w:rPrChange w:id="1461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delText>二</w:delText>
                    </w:r>
                  </w:del>
                  <w:del w:id="14616" w:author="Windows 使用者" w:date="2024-08-07T08:57:00Z">
                    <w:r w:rsidR="00E425D9" w:rsidRPr="00710858" w:rsidDel="007443D1">
                      <w:rPr>
                        <w:rFonts w:eastAsia="標楷體" w:hint="eastAsia"/>
                        <w:sz w:val="28"/>
                        <w:szCs w:val="28"/>
                        <w:rPrChange w:id="1461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delText>數學</w:delText>
                    </w:r>
                  </w:del>
                </w:p>
              </w:tc>
              <w:tc>
                <w:tcPr>
                  <w:tcW w:w="1375" w:type="dxa"/>
                  <w:shd w:val="clear" w:color="auto" w:fill="FFFFFF" w:themeFill="background1"/>
                  <w:vAlign w:val="center"/>
                </w:tcPr>
                <w:p w14:paraId="5FD862D0" w14:textId="623F075F" w:rsidR="00E425D9" w:rsidRPr="00710858" w:rsidRDefault="000F737B" w:rsidP="00E425D9">
                  <w:pPr>
                    <w:snapToGrid w:val="0"/>
                    <w:jc w:val="center"/>
                    <w:rPr>
                      <w:rFonts w:eastAsia="標楷體"/>
                      <w:sz w:val="28"/>
                      <w:szCs w:val="28"/>
                      <w:rPrChange w:id="14618" w:author="User" w:date="2025-08-27T11:49:00Z">
                        <w:rPr>
                          <w:rFonts w:eastAsia="標楷體"/>
                          <w:color w:val="000000" w:themeColor="text1"/>
                          <w:sz w:val="28"/>
                          <w:szCs w:val="28"/>
                        </w:rPr>
                      </w:rPrChange>
                    </w:rPr>
                  </w:pPr>
                  <w:ins w:id="14619" w:author="User" w:date="2025-08-19T12:02:00Z">
                    <w:r w:rsidRPr="00710858">
                      <w:rPr>
                        <w:rFonts w:eastAsia="標楷體" w:hint="eastAsia"/>
                        <w:sz w:val="28"/>
                        <w:szCs w:val="28"/>
                        <w:rPrChange w:id="1462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t>資二數學</w:t>
                    </w:r>
                  </w:ins>
                  <w:ins w:id="14621" w:author="Windows 使用者" w:date="2024-08-07T09:01:00Z">
                    <w:del w:id="14622" w:author="User" w:date="2025-08-19T11:59:00Z">
                      <w:r w:rsidR="009E70FC" w:rsidRPr="00710858" w:rsidDel="000F737B">
                        <w:rPr>
                          <w:rFonts w:eastAsia="標楷體" w:hint="eastAsia"/>
                          <w:sz w:val="28"/>
                          <w:szCs w:val="28"/>
                          <w:rPrChange w:id="14623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28"/>
                            </w:rPr>
                          </w:rPrChange>
                        </w:rPr>
                        <w:delText>資</w:delText>
                      </w:r>
                    </w:del>
                  </w:ins>
                  <w:ins w:id="14624" w:author="Windows 使用者" w:date="2024-08-13T10:30:00Z">
                    <w:del w:id="14625" w:author="User" w:date="2025-08-19T11:59:00Z">
                      <w:r w:rsidR="008E5D0E" w:rsidRPr="00710858" w:rsidDel="000F737B">
                        <w:rPr>
                          <w:rFonts w:eastAsia="標楷體" w:hint="eastAsia"/>
                          <w:sz w:val="28"/>
                          <w:szCs w:val="28"/>
                          <w:rPrChange w:id="14626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28"/>
                            </w:rPr>
                          </w:rPrChange>
                        </w:rPr>
                        <w:delText>二</w:delText>
                      </w:r>
                    </w:del>
                  </w:ins>
                  <w:ins w:id="14627" w:author="Windows 使用者" w:date="2024-08-07T09:01:00Z">
                    <w:del w:id="14628" w:author="User" w:date="2025-08-19T11:59:00Z">
                      <w:r w:rsidR="009E70FC" w:rsidRPr="00710858" w:rsidDel="000F737B">
                        <w:rPr>
                          <w:rFonts w:eastAsia="標楷體" w:hint="eastAsia"/>
                          <w:sz w:val="28"/>
                          <w:szCs w:val="28"/>
                          <w:rPrChange w:id="14629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28"/>
                            </w:rPr>
                          </w:rPrChange>
                        </w:rPr>
                        <w:delText>數學</w:delText>
                      </w:r>
                    </w:del>
                  </w:ins>
                  <w:del w:id="14630" w:author="Windows 使用者" w:date="2024-08-07T08:58:00Z">
                    <w:r w:rsidR="00E425D9" w:rsidRPr="00710858" w:rsidDel="007443D1">
                      <w:rPr>
                        <w:rFonts w:eastAsia="標楷體" w:hint="eastAsia"/>
                        <w:sz w:val="28"/>
                        <w:szCs w:val="28"/>
                        <w:rPrChange w:id="1463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delText>資二數學</w:delText>
                    </w:r>
                  </w:del>
                </w:p>
              </w:tc>
              <w:tc>
                <w:tcPr>
                  <w:tcW w:w="1369" w:type="dxa"/>
                  <w:vAlign w:val="center"/>
                </w:tcPr>
                <w:p w14:paraId="2316D895" w14:textId="70073026" w:rsidR="00E425D9" w:rsidRPr="00710858" w:rsidRDefault="00BE6F11" w:rsidP="00E425D9">
                  <w:pPr>
                    <w:snapToGrid w:val="0"/>
                    <w:jc w:val="center"/>
                    <w:rPr>
                      <w:rFonts w:eastAsia="標楷體"/>
                      <w:sz w:val="28"/>
                      <w:szCs w:val="28"/>
                      <w:rPrChange w:id="14632" w:author="User" w:date="2025-08-27T11:49:00Z">
                        <w:rPr>
                          <w:rFonts w:eastAsia="標楷體"/>
                          <w:color w:val="000000" w:themeColor="text1"/>
                          <w:sz w:val="28"/>
                          <w:szCs w:val="28"/>
                        </w:rPr>
                      </w:rPrChange>
                    </w:rPr>
                  </w:pPr>
                  <w:ins w:id="14633" w:author="Windows 使用者" w:date="2024-08-12T13:12:00Z">
                    <w:r w:rsidRPr="00710858">
                      <w:rPr>
                        <w:rFonts w:eastAsia="標楷體" w:hint="eastAsia"/>
                        <w:sz w:val="28"/>
                        <w:szCs w:val="28"/>
                        <w:rPrChange w:id="1463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t>資</w:t>
                    </w:r>
                  </w:ins>
                  <w:ins w:id="14635" w:author="User" w:date="2025-08-19T12:05:00Z">
                    <w:r w:rsidR="000F737B" w:rsidRPr="00710858">
                      <w:rPr>
                        <w:rFonts w:eastAsia="標楷體" w:hint="eastAsia"/>
                        <w:sz w:val="28"/>
                        <w:szCs w:val="28"/>
                        <w:rPrChange w:id="1463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t>一</w:t>
                    </w:r>
                  </w:ins>
                  <w:ins w:id="14637" w:author="Windows 使用者" w:date="2024-08-12T13:12:00Z">
                    <w:del w:id="14638" w:author="User" w:date="2025-08-19T12:05:00Z">
                      <w:r w:rsidRPr="00710858" w:rsidDel="000F737B">
                        <w:rPr>
                          <w:rFonts w:eastAsia="標楷體" w:hint="eastAsia"/>
                          <w:sz w:val="28"/>
                          <w:szCs w:val="28"/>
                          <w:rPrChange w:id="14639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28"/>
                            </w:rPr>
                          </w:rPrChange>
                        </w:rPr>
                        <w:delText>三</w:delText>
                      </w:r>
                    </w:del>
                    <w:r w:rsidRPr="00710858">
                      <w:rPr>
                        <w:rFonts w:eastAsia="標楷體" w:hint="eastAsia"/>
                        <w:sz w:val="28"/>
                        <w:szCs w:val="28"/>
                        <w:rPrChange w:id="14640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t>數學</w:t>
                    </w:r>
                  </w:ins>
                  <w:del w:id="14641" w:author="Windows 使用者" w:date="2024-08-07T08:58:00Z">
                    <w:r w:rsidR="00E425D9" w:rsidRPr="00710858" w:rsidDel="007443D1">
                      <w:rPr>
                        <w:rFonts w:eastAsia="標楷體" w:hint="eastAsia"/>
                        <w:sz w:val="28"/>
                        <w:szCs w:val="28"/>
                        <w:rPrChange w:id="1464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delText>資一數學</w:delText>
                    </w:r>
                  </w:del>
                </w:p>
              </w:tc>
              <w:tc>
                <w:tcPr>
                  <w:tcW w:w="1369" w:type="dxa"/>
                  <w:gridSpan w:val="2"/>
                  <w:vAlign w:val="center"/>
                </w:tcPr>
                <w:p w14:paraId="3EC4B2A9" w14:textId="4E8F8128" w:rsidR="00E425D9" w:rsidRPr="00710858" w:rsidRDefault="000F737B" w:rsidP="00E425D9">
                  <w:pPr>
                    <w:snapToGrid w:val="0"/>
                    <w:jc w:val="center"/>
                    <w:rPr>
                      <w:rFonts w:eastAsia="標楷體"/>
                      <w:sz w:val="28"/>
                      <w:szCs w:val="28"/>
                      <w:rPrChange w:id="14643" w:author="User" w:date="2025-08-27T11:49:00Z">
                        <w:rPr>
                          <w:rFonts w:eastAsia="標楷體"/>
                          <w:color w:val="000000" w:themeColor="text1"/>
                          <w:sz w:val="28"/>
                          <w:szCs w:val="28"/>
                        </w:rPr>
                      </w:rPrChange>
                    </w:rPr>
                  </w:pPr>
                  <w:ins w:id="14644" w:author="User" w:date="2025-08-19T11:59:00Z">
                    <w:r w:rsidRPr="00710858">
                      <w:rPr>
                        <w:rFonts w:eastAsia="標楷體" w:hint="eastAsia"/>
                        <w:sz w:val="28"/>
                        <w:szCs w:val="28"/>
                        <w:rPrChange w:id="1464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t>資三數學</w:t>
                    </w:r>
                  </w:ins>
                </w:p>
              </w:tc>
            </w:tr>
            <w:tr w:rsidR="00710858" w:rsidRPr="00710858" w14:paraId="53592615" w14:textId="77777777" w:rsidTr="006164BF">
              <w:trPr>
                <w:cantSplit/>
                <w:trHeight w:val="133"/>
              </w:trPr>
              <w:tc>
                <w:tcPr>
                  <w:tcW w:w="1203" w:type="dxa"/>
                  <w:vMerge w:val="restart"/>
                  <w:vAlign w:val="center"/>
                </w:tcPr>
                <w:p w14:paraId="6D656E08" w14:textId="77777777" w:rsidR="00E425D9" w:rsidRPr="00710858" w:rsidRDefault="00E425D9" w:rsidP="00E425D9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44"/>
                      <w:rPrChange w:id="14646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14647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下午</w:t>
                  </w:r>
                </w:p>
                <w:p w14:paraId="673B170C" w14:textId="77777777" w:rsidR="00E425D9" w:rsidRPr="00710858" w:rsidRDefault="00E425D9" w:rsidP="00E425D9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22"/>
                      <w:rPrChange w:id="14648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2"/>
                      <w:rPrChange w:id="14649" w:author="User" w:date="2025-08-27T11:49:00Z">
                        <w:rPr>
                          <w:rFonts w:eastAsia="標楷體"/>
                          <w:color w:val="000000" w:themeColor="text1"/>
                          <w:sz w:val="22"/>
                        </w:rPr>
                      </w:rPrChange>
                    </w:rPr>
                    <w:t>Afternoon</w:t>
                  </w:r>
                </w:p>
              </w:tc>
              <w:tc>
                <w:tcPr>
                  <w:tcW w:w="2099" w:type="dxa"/>
                  <w:gridSpan w:val="2"/>
                  <w:vMerge w:val="restart"/>
                  <w:vAlign w:val="center"/>
                </w:tcPr>
                <w:p w14:paraId="60F02829" w14:textId="77777777" w:rsidR="00E425D9" w:rsidRPr="00710858" w:rsidRDefault="00E425D9" w:rsidP="00E425D9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465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465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11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4652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465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4654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465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12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4656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465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</w:tc>
              <w:tc>
                <w:tcPr>
                  <w:tcW w:w="503" w:type="dxa"/>
                  <w:vMerge w:val="restart"/>
                  <w:vAlign w:val="center"/>
                </w:tcPr>
                <w:p w14:paraId="78418FF2" w14:textId="77777777" w:rsidR="00E425D9" w:rsidRPr="00710858" w:rsidRDefault="00E425D9" w:rsidP="00E425D9">
                  <w:pPr>
                    <w:snapToGrid w:val="0"/>
                    <w:jc w:val="center"/>
                    <w:rPr>
                      <w:rFonts w:eastAsia="標楷體"/>
                      <w:rPrChange w:id="1465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465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60</w:t>
                  </w:r>
                </w:p>
              </w:tc>
              <w:tc>
                <w:tcPr>
                  <w:tcW w:w="6860" w:type="dxa"/>
                  <w:gridSpan w:val="6"/>
                  <w:tcBorders>
                    <w:bottom w:val="nil"/>
                  </w:tcBorders>
                  <w:vAlign w:val="center"/>
                </w:tcPr>
                <w:p w14:paraId="063C3C11" w14:textId="77777777" w:rsidR="00E425D9" w:rsidRPr="00710858" w:rsidRDefault="00E425D9" w:rsidP="00E425D9">
                  <w:pPr>
                    <w:snapToGrid w:val="0"/>
                    <w:spacing w:line="400" w:lineRule="exact"/>
                    <w:ind w:leftChars="507" w:left="1217" w:rightChars="532" w:right="1277"/>
                    <w:jc w:val="center"/>
                    <w:rPr>
                      <w:rFonts w:eastAsia="標楷體"/>
                      <w:sz w:val="32"/>
                      <w:szCs w:val="32"/>
                      <w:rPrChange w:id="14660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2"/>
                      <w:szCs w:val="32"/>
                      <w:rPrChange w:id="14661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午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14662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14663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餐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14664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(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14665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午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14666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14667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間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14668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14669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靜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14670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14671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息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14672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)</w:t>
                  </w:r>
                </w:p>
              </w:tc>
              <w:tc>
                <w:tcPr>
                  <w:tcW w:w="6861" w:type="dxa"/>
                  <w:vAlign w:val="center"/>
                </w:tcPr>
                <w:p w14:paraId="4FD9031C" w14:textId="77777777" w:rsidR="00E425D9" w:rsidRPr="00710858" w:rsidRDefault="00E425D9" w:rsidP="00E425D9">
                  <w:pPr>
                    <w:snapToGrid w:val="0"/>
                    <w:spacing w:line="400" w:lineRule="exact"/>
                    <w:ind w:leftChars="507" w:left="1217" w:rightChars="532" w:right="1277"/>
                    <w:jc w:val="center"/>
                    <w:rPr>
                      <w:rFonts w:eastAsia="標楷體"/>
                      <w:sz w:val="32"/>
                      <w:szCs w:val="32"/>
                      <w:rPrChange w:id="14673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2"/>
                      <w:szCs w:val="32"/>
                      <w:rPrChange w:id="14674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午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14675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14676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餐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14677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(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14678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午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14679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14680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間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14681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14682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靜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14683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14684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息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14685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)</w:t>
                  </w:r>
                </w:p>
              </w:tc>
            </w:tr>
            <w:tr w:rsidR="00710858" w:rsidRPr="00710858" w14:paraId="752213C2" w14:textId="77777777" w:rsidTr="006164BF">
              <w:trPr>
                <w:cantSplit/>
                <w:trHeight w:val="174"/>
              </w:trPr>
              <w:tc>
                <w:tcPr>
                  <w:tcW w:w="1203" w:type="dxa"/>
                  <w:vMerge/>
                  <w:vAlign w:val="center"/>
                </w:tcPr>
                <w:p w14:paraId="1E16D676" w14:textId="77777777" w:rsidR="00E425D9" w:rsidRPr="00710858" w:rsidRDefault="00E425D9" w:rsidP="00E425D9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468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2099" w:type="dxa"/>
                  <w:gridSpan w:val="2"/>
                  <w:vMerge/>
                  <w:vAlign w:val="center"/>
                </w:tcPr>
                <w:p w14:paraId="6D2E36BE" w14:textId="77777777" w:rsidR="00E425D9" w:rsidRPr="00710858" w:rsidRDefault="00E425D9" w:rsidP="00E425D9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26"/>
                      <w:szCs w:val="26"/>
                      <w:rPrChange w:id="1468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</w:p>
              </w:tc>
              <w:tc>
                <w:tcPr>
                  <w:tcW w:w="503" w:type="dxa"/>
                  <w:vMerge/>
                  <w:vAlign w:val="center"/>
                </w:tcPr>
                <w:p w14:paraId="20F71AF9" w14:textId="77777777" w:rsidR="00E425D9" w:rsidRPr="00710858" w:rsidRDefault="00E425D9" w:rsidP="00E425D9">
                  <w:pPr>
                    <w:snapToGrid w:val="0"/>
                    <w:jc w:val="center"/>
                    <w:rPr>
                      <w:rFonts w:eastAsia="標楷體"/>
                      <w:rPrChange w:id="1468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6860" w:type="dxa"/>
                  <w:gridSpan w:val="6"/>
                  <w:tcBorders>
                    <w:top w:val="nil"/>
                  </w:tcBorders>
                  <w:vAlign w:val="center"/>
                </w:tcPr>
                <w:p w14:paraId="42D2975A" w14:textId="77777777" w:rsidR="00E425D9" w:rsidRPr="00710858" w:rsidRDefault="00E425D9" w:rsidP="00E425D9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2"/>
                      <w:szCs w:val="32"/>
                      <w:rPrChange w:id="14689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32"/>
                      <w:szCs w:val="32"/>
                      <w:rPrChange w:id="14690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Lunch   Time </w:t>
                  </w:r>
                  <w:r w:rsidRPr="00710858">
                    <w:rPr>
                      <w:rFonts w:eastAsia="標楷體" w:hint="eastAsia"/>
                      <w:sz w:val="32"/>
                      <w:szCs w:val="32"/>
                      <w:rPrChange w:id="14691" w:author="User" w:date="2025-08-27T11:49:00Z">
                        <w:rPr>
                          <w:rFonts w:eastAsia="標楷體" w:hint="eastAsia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＆</w:t>
                  </w:r>
                  <w:r w:rsidRPr="00710858">
                    <w:rPr>
                      <w:rFonts w:eastAsia="標楷體"/>
                      <w:sz w:val="32"/>
                      <w:szCs w:val="32"/>
                      <w:rPrChange w:id="14692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 xml:space="preserve"> Break</w:t>
                  </w:r>
                </w:p>
              </w:tc>
              <w:tc>
                <w:tcPr>
                  <w:tcW w:w="6861" w:type="dxa"/>
                  <w:vAlign w:val="center"/>
                </w:tcPr>
                <w:p w14:paraId="240529D2" w14:textId="77777777" w:rsidR="00E425D9" w:rsidRPr="00710858" w:rsidRDefault="00E425D9" w:rsidP="00E425D9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2"/>
                      <w:szCs w:val="32"/>
                      <w:rPrChange w:id="14693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32"/>
                      <w:szCs w:val="32"/>
                      <w:rPrChange w:id="14694" w:author="User" w:date="2025-08-27T11:49:00Z">
                        <w:rPr>
                          <w:rFonts w:eastAsia="標楷體"/>
                          <w:color w:val="000000" w:themeColor="text1"/>
                          <w:sz w:val="32"/>
                          <w:szCs w:val="32"/>
                        </w:rPr>
                      </w:rPrChange>
                    </w:rPr>
                    <w:t>Lunch   Time</w:t>
                  </w:r>
                </w:p>
              </w:tc>
            </w:tr>
            <w:tr w:rsidR="00710858" w:rsidRPr="00710858" w14:paraId="5B64CF32" w14:textId="77777777" w:rsidTr="00103877">
              <w:trPr>
                <w:gridAfter w:val="1"/>
                <w:wAfter w:w="6861" w:type="dxa"/>
                <w:cantSplit/>
                <w:trHeight w:val="975"/>
              </w:trPr>
              <w:tc>
                <w:tcPr>
                  <w:tcW w:w="1203" w:type="dxa"/>
                  <w:vMerge/>
                  <w:vAlign w:val="center"/>
                </w:tcPr>
                <w:p w14:paraId="375CFBB4" w14:textId="77777777" w:rsidR="00E425D9" w:rsidRPr="00710858" w:rsidRDefault="00E425D9" w:rsidP="00E425D9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469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8" w:type="dxa"/>
                  <w:vAlign w:val="center"/>
                </w:tcPr>
                <w:p w14:paraId="0530F68B" w14:textId="77777777" w:rsidR="00E425D9" w:rsidRPr="00710858" w:rsidRDefault="00E425D9" w:rsidP="00E425D9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4696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4697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5</w:t>
                  </w:r>
                </w:p>
              </w:tc>
              <w:tc>
                <w:tcPr>
                  <w:tcW w:w="1571" w:type="dxa"/>
                  <w:vAlign w:val="center"/>
                </w:tcPr>
                <w:p w14:paraId="426EF748" w14:textId="77777777" w:rsidR="00E425D9" w:rsidRPr="00710858" w:rsidRDefault="00E425D9" w:rsidP="00E425D9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469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469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4700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470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  <w:p w14:paraId="36115541" w14:textId="77777777" w:rsidR="00E425D9" w:rsidRPr="00710858" w:rsidRDefault="00E425D9" w:rsidP="00E425D9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470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470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52007F1F" w14:textId="77777777" w:rsidR="00E425D9" w:rsidRPr="00710858" w:rsidRDefault="00E425D9" w:rsidP="00E425D9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470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470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4706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470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503" w:type="dxa"/>
                  <w:vAlign w:val="center"/>
                </w:tcPr>
                <w:p w14:paraId="7819A04D" w14:textId="77777777" w:rsidR="00E425D9" w:rsidRPr="00710858" w:rsidRDefault="00E425D9" w:rsidP="00E425D9">
                  <w:pPr>
                    <w:snapToGrid w:val="0"/>
                    <w:jc w:val="center"/>
                    <w:rPr>
                      <w:rFonts w:eastAsia="標楷體"/>
                      <w:rPrChange w:id="1470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470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3" w:type="dxa"/>
                  <w:vAlign w:val="center"/>
                </w:tcPr>
                <w:p w14:paraId="0A279439" w14:textId="5E11D9CF" w:rsidR="00E425D9" w:rsidRPr="00710858" w:rsidRDefault="009055F7" w:rsidP="00E425D9">
                  <w:pPr>
                    <w:snapToGrid w:val="0"/>
                    <w:jc w:val="center"/>
                    <w:rPr>
                      <w:rFonts w:eastAsia="標楷體"/>
                      <w:rPrChange w:id="1471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ins w:id="14711" w:author="Windows 使用者" w:date="2024-08-07T08:06:00Z">
                    <w:r w:rsidRPr="00710858">
                      <w:rPr>
                        <w:rFonts w:eastAsia="標楷體" w:hint="eastAsia"/>
                        <w:sz w:val="28"/>
                        <w:szCs w:val="28"/>
                        <w:rPrChange w:id="1471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t>資</w:t>
                    </w:r>
                  </w:ins>
                  <w:ins w:id="14713" w:author="User" w:date="2025-08-19T11:44:00Z">
                    <w:r w:rsidR="00B4497C" w:rsidRPr="00710858">
                      <w:rPr>
                        <w:rFonts w:eastAsia="標楷體" w:hint="eastAsia"/>
                        <w:sz w:val="28"/>
                        <w:szCs w:val="28"/>
                        <w:rPrChange w:id="14714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t>二</w:t>
                    </w:r>
                  </w:ins>
                  <w:ins w:id="14715" w:author="Windows 使用者" w:date="2024-08-07T08:06:00Z">
                    <w:del w:id="14716" w:author="User" w:date="2025-08-19T11:44:00Z">
                      <w:r w:rsidRPr="00710858" w:rsidDel="00B4497C">
                        <w:rPr>
                          <w:rFonts w:eastAsia="標楷體" w:hint="eastAsia"/>
                          <w:sz w:val="28"/>
                          <w:szCs w:val="28"/>
                          <w:rPrChange w:id="14717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28"/>
                            </w:rPr>
                          </w:rPrChange>
                        </w:rPr>
                        <w:delText>一</w:delText>
                      </w:r>
                    </w:del>
                    <w:r w:rsidRPr="00710858">
                      <w:rPr>
                        <w:rFonts w:eastAsia="標楷體" w:hint="eastAsia"/>
                        <w:sz w:val="28"/>
                        <w:szCs w:val="28"/>
                        <w:rPrChange w:id="1471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t>數學</w:t>
                    </w:r>
                  </w:ins>
                </w:p>
              </w:tc>
              <w:tc>
                <w:tcPr>
                  <w:tcW w:w="1374" w:type="dxa"/>
                  <w:vAlign w:val="center"/>
                </w:tcPr>
                <w:p w14:paraId="2B6E1810" w14:textId="7DB33E14" w:rsidR="00E425D9" w:rsidRPr="00710858" w:rsidRDefault="00E425D9" w:rsidP="00E425D9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shd w:val="pct15" w:color="auto" w:fill="FFFFFF"/>
                      <w:rPrChange w:id="14719" w:author="User" w:date="2025-08-27T11:49:00Z">
                        <w:rPr>
                          <w:rFonts w:eastAsia="標楷體"/>
                          <w:color w:val="000000" w:themeColor="text1"/>
                          <w:shd w:val="pct15" w:color="auto" w:fill="FFFFFF"/>
                        </w:rPr>
                      </w:rPrChange>
                    </w:rPr>
                  </w:pPr>
                </w:p>
              </w:tc>
              <w:tc>
                <w:tcPr>
                  <w:tcW w:w="1375" w:type="dxa"/>
                  <w:vAlign w:val="center"/>
                </w:tcPr>
                <w:p w14:paraId="399DF0FC" w14:textId="5E414E43" w:rsidR="00E425D9" w:rsidRPr="00710858" w:rsidRDefault="008C7568" w:rsidP="00E425D9">
                  <w:pPr>
                    <w:snapToGrid w:val="0"/>
                    <w:jc w:val="center"/>
                    <w:rPr>
                      <w:rFonts w:eastAsia="標楷體"/>
                      <w:rPrChange w:id="1472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ins w:id="14721" w:author="User" w:date="2025-11-28T15:58:00Z">
                    <w:r w:rsidRPr="008C7568">
                      <w:rPr>
                        <w:rFonts w:eastAsia="標楷體" w:hint="eastAsia"/>
                        <w:color w:val="FF0000"/>
                        <w:sz w:val="28"/>
                        <w:szCs w:val="28"/>
                        <w:rPrChange w:id="14722" w:author="User" w:date="2025-11-28T15:58:00Z">
                          <w:rPr>
                            <w:rFonts w:eastAsia="標楷體" w:hint="eastAsia"/>
                            <w:sz w:val="28"/>
                            <w:szCs w:val="28"/>
                          </w:rPr>
                        </w:rPrChange>
                      </w:rPr>
                      <w:t>資三數學</w:t>
                    </w:r>
                  </w:ins>
                </w:p>
              </w:tc>
              <w:tc>
                <w:tcPr>
                  <w:tcW w:w="1369" w:type="dxa"/>
                  <w:vAlign w:val="center"/>
                </w:tcPr>
                <w:p w14:paraId="64D079B9" w14:textId="35537877" w:rsidR="00E425D9" w:rsidRPr="00710858" w:rsidRDefault="008E5D0E" w:rsidP="00E425D9">
                  <w:pPr>
                    <w:snapToGrid w:val="0"/>
                    <w:jc w:val="center"/>
                    <w:rPr>
                      <w:rFonts w:eastAsia="標楷體"/>
                      <w:rPrChange w:id="1472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ins w:id="14724" w:author="Windows 使用者" w:date="2024-08-13T10:31:00Z">
                    <w:del w:id="14725" w:author="User" w:date="2025-11-28T15:58:00Z">
                      <w:r w:rsidRPr="00710858" w:rsidDel="008C7568">
                        <w:rPr>
                          <w:rFonts w:eastAsia="標楷體" w:hint="eastAsia"/>
                          <w:sz w:val="28"/>
                          <w:szCs w:val="28"/>
                          <w:rPrChange w:id="14726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28"/>
                            </w:rPr>
                          </w:rPrChange>
                        </w:rPr>
                        <w:delText>資</w:delText>
                      </w:r>
                    </w:del>
                    <w:del w:id="14727" w:author="User" w:date="2025-08-19T12:00:00Z">
                      <w:r w:rsidRPr="00710858" w:rsidDel="000F737B">
                        <w:rPr>
                          <w:rFonts w:eastAsia="標楷體" w:hint="eastAsia"/>
                          <w:sz w:val="28"/>
                          <w:szCs w:val="28"/>
                          <w:rPrChange w:id="14728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28"/>
                            </w:rPr>
                          </w:rPrChange>
                        </w:rPr>
                        <w:delText>二數</w:delText>
                      </w:r>
                    </w:del>
                    <w:del w:id="14729" w:author="User" w:date="2025-11-28T15:58:00Z">
                      <w:r w:rsidRPr="00710858" w:rsidDel="008C7568">
                        <w:rPr>
                          <w:rFonts w:eastAsia="標楷體" w:hint="eastAsia"/>
                          <w:sz w:val="28"/>
                          <w:szCs w:val="28"/>
                          <w:rPrChange w:id="14730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28"/>
                            </w:rPr>
                          </w:rPrChange>
                        </w:rPr>
                        <w:delText>學</w:delText>
                      </w:r>
                    </w:del>
                  </w:ins>
                  <w:del w:id="14731" w:author="Windows 使用者" w:date="2024-08-07T08:58:00Z">
                    <w:r w:rsidR="00E425D9" w:rsidRPr="00710858" w:rsidDel="007443D1">
                      <w:rPr>
                        <w:rFonts w:eastAsia="標楷體" w:hint="eastAsia"/>
                        <w:sz w:val="28"/>
                        <w:szCs w:val="28"/>
                        <w:rPrChange w:id="1473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delText>資三數學</w:delText>
                    </w:r>
                  </w:del>
                </w:p>
              </w:tc>
              <w:tc>
                <w:tcPr>
                  <w:tcW w:w="1369" w:type="dxa"/>
                  <w:gridSpan w:val="2"/>
                  <w:vAlign w:val="center"/>
                </w:tcPr>
                <w:p w14:paraId="2CDAA7D1" w14:textId="2B1062FD" w:rsidR="00E425D9" w:rsidRPr="00710858" w:rsidRDefault="000F737B" w:rsidP="00E425D9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rPrChange w:id="1473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ins w:id="14734" w:author="User" w:date="2025-08-19T12:02:00Z">
                    <w:r w:rsidRPr="00710858">
                      <w:rPr>
                        <w:rFonts w:eastAsia="標楷體" w:hint="eastAsia"/>
                        <w:sz w:val="28"/>
                        <w:szCs w:val="28"/>
                        <w:rPrChange w:id="1473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t>資二數學</w:t>
                    </w:r>
                  </w:ins>
                  <w:ins w:id="14736" w:author="Windows 使用者" w:date="2024-08-07T09:03:00Z">
                    <w:del w:id="14737" w:author="User" w:date="2025-08-19T11:59:00Z">
                      <w:r w:rsidR="003343F1" w:rsidRPr="00710858" w:rsidDel="000F737B">
                        <w:rPr>
                          <w:rFonts w:eastAsia="標楷體" w:hint="eastAsia"/>
                          <w:sz w:val="28"/>
                          <w:szCs w:val="28"/>
                          <w:rPrChange w:id="14738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28"/>
                            </w:rPr>
                          </w:rPrChange>
                        </w:rPr>
                        <w:delText>資一國文</w:delText>
                      </w:r>
                    </w:del>
                  </w:ins>
                </w:p>
              </w:tc>
            </w:tr>
            <w:tr w:rsidR="00710858" w:rsidRPr="00710858" w14:paraId="118D9D25" w14:textId="77777777" w:rsidTr="00562121">
              <w:trPr>
                <w:gridAfter w:val="1"/>
                <w:wAfter w:w="6861" w:type="dxa"/>
                <w:cantSplit/>
                <w:trHeight w:val="1096"/>
              </w:trPr>
              <w:tc>
                <w:tcPr>
                  <w:tcW w:w="1203" w:type="dxa"/>
                  <w:vMerge/>
                  <w:vAlign w:val="center"/>
                </w:tcPr>
                <w:p w14:paraId="456D9BF0" w14:textId="77777777" w:rsidR="00E425D9" w:rsidRPr="00710858" w:rsidRDefault="00E425D9" w:rsidP="00E425D9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473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8" w:type="dxa"/>
                  <w:vAlign w:val="center"/>
                </w:tcPr>
                <w:p w14:paraId="190419CF" w14:textId="77777777" w:rsidR="00E425D9" w:rsidRPr="00710858" w:rsidRDefault="00E425D9" w:rsidP="00E425D9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4740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4741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6</w:t>
                  </w:r>
                </w:p>
              </w:tc>
              <w:tc>
                <w:tcPr>
                  <w:tcW w:w="1571" w:type="dxa"/>
                  <w:vAlign w:val="center"/>
                </w:tcPr>
                <w:p w14:paraId="4D5EE8F3" w14:textId="77777777" w:rsidR="00E425D9" w:rsidRPr="00710858" w:rsidRDefault="00E425D9" w:rsidP="00E425D9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474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474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13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4744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474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55</w:t>
                  </w:r>
                </w:p>
                <w:p w14:paraId="4D1B8872" w14:textId="77777777" w:rsidR="00E425D9" w:rsidRPr="00710858" w:rsidRDefault="00E425D9" w:rsidP="00E425D9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474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474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344E52E9" w14:textId="77777777" w:rsidR="00E425D9" w:rsidRPr="00710858" w:rsidRDefault="00E425D9" w:rsidP="00E425D9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474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474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14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4750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475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40</w:t>
                  </w:r>
                </w:p>
              </w:tc>
              <w:tc>
                <w:tcPr>
                  <w:tcW w:w="503" w:type="dxa"/>
                  <w:vAlign w:val="center"/>
                </w:tcPr>
                <w:p w14:paraId="3BCF71C9" w14:textId="77777777" w:rsidR="00E425D9" w:rsidRPr="00710858" w:rsidRDefault="00E425D9" w:rsidP="00E425D9">
                  <w:pPr>
                    <w:snapToGrid w:val="0"/>
                    <w:jc w:val="center"/>
                    <w:rPr>
                      <w:rFonts w:eastAsia="標楷體"/>
                      <w:rPrChange w:id="1475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475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40</w:t>
                  </w:r>
                </w:p>
              </w:tc>
              <w:tc>
                <w:tcPr>
                  <w:tcW w:w="1373" w:type="dxa"/>
                  <w:vAlign w:val="center"/>
                </w:tcPr>
                <w:p w14:paraId="47288C1C" w14:textId="37EFB8B7" w:rsidR="00E425D9" w:rsidRPr="00710858" w:rsidRDefault="009D6BAB" w:rsidP="00E425D9">
                  <w:pPr>
                    <w:snapToGrid w:val="0"/>
                    <w:jc w:val="center"/>
                    <w:rPr>
                      <w:rFonts w:eastAsia="標楷體"/>
                      <w:b/>
                      <w:rPrChange w:id="1475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ins w:id="14755" w:author="Windows 使用者" w:date="2024-08-07T08:06:00Z">
                    <w:r w:rsidRPr="00710858">
                      <w:rPr>
                        <w:rFonts w:eastAsia="標楷體" w:hint="eastAsia"/>
                        <w:sz w:val="28"/>
                        <w:szCs w:val="28"/>
                        <w:rPrChange w:id="1475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t>資</w:t>
                    </w:r>
                  </w:ins>
                  <w:ins w:id="14757" w:author="User" w:date="2025-08-19T11:45:00Z">
                    <w:r w:rsidR="00B4497C" w:rsidRPr="00710858">
                      <w:rPr>
                        <w:rFonts w:eastAsia="標楷體" w:hint="eastAsia"/>
                        <w:sz w:val="28"/>
                        <w:szCs w:val="28"/>
                        <w:rPrChange w:id="1475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t>一</w:t>
                    </w:r>
                  </w:ins>
                  <w:ins w:id="14759" w:author="Windows 使用者" w:date="2024-08-13T10:28:00Z">
                    <w:del w:id="14760" w:author="User" w:date="2025-08-19T11:44:00Z">
                      <w:r w:rsidR="008E5D0E" w:rsidRPr="00710858" w:rsidDel="00B4497C">
                        <w:rPr>
                          <w:rFonts w:eastAsia="標楷體" w:hint="eastAsia"/>
                          <w:sz w:val="28"/>
                          <w:szCs w:val="28"/>
                          <w:rPrChange w:id="14761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28"/>
                            </w:rPr>
                          </w:rPrChange>
                        </w:rPr>
                        <w:delText>一</w:delText>
                      </w:r>
                    </w:del>
                  </w:ins>
                  <w:ins w:id="14762" w:author="Windows 使用者" w:date="2024-08-07T08:06:00Z">
                    <w:r w:rsidR="009055F7" w:rsidRPr="00710858">
                      <w:rPr>
                        <w:rFonts w:eastAsia="標楷體" w:hint="eastAsia"/>
                        <w:sz w:val="28"/>
                        <w:szCs w:val="28"/>
                        <w:rPrChange w:id="14763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t>數學</w:t>
                    </w:r>
                  </w:ins>
                  <w:ins w:id="14764" w:author="User" w:date="2025-08-19T11:45:00Z">
                    <w:r w:rsidR="00B4497C" w:rsidRPr="00710858">
                      <w:rPr>
                        <w:rFonts w:eastAsia="標楷體" w:hint="eastAsia"/>
                        <w:sz w:val="28"/>
                        <w:szCs w:val="28"/>
                        <w:rPrChange w:id="1476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t>資二數學</w:t>
                    </w:r>
                  </w:ins>
                </w:p>
              </w:tc>
              <w:tc>
                <w:tcPr>
                  <w:tcW w:w="1374" w:type="dxa"/>
                  <w:shd w:val="clear" w:color="auto" w:fill="FFFFFF" w:themeFill="background1"/>
                  <w:vAlign w:val="center"/>
                </w:tcPr>
                <w:p w14:paraId="7993E65C" w14:textId="246EAF89" w:rsidR="00E425D9" w:rsidRPr="00710858" w:rsidRDefault="009D6BAB" w:rsidP="00E425D9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rPrChange w:id="1476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ins w:id="14767" w:author="Windows 使用者" w:date="2024-08-12T12:54:00Z">
                    <w:del w:id="14768" w:author="User" w:date="2025-08-19T12:00:00Z">
                      <w:r w:rsidRPr="00710858" w:rsidDel="000F737B">
                        <w:rPr>
                          <w:rFonts w:eastAsia="標楷體" w:hint="eastAsia"/>
                          <w:sz w:val="28"/>
                          <w:szCs w:val="28"/>
                          <w:rPrChange w:id="14769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28"/>
                            </w:rPr>
                          </w:rPrChange>
                        </w:rPr>
                        <w:delText>資二數學</w:delText>
                      </w:r>
                    </w:del>
                  </w:ins>
                </w:p>
              </w:tc>
              <w:tc>
                <w:tcPr>
                  <w:tcW w:w="1375" w:type="dxa"/>
                  <w:tcBorders>
                    <w:top w:val="single" w:sz="4" w:space="0" w:color="auto"/>
                  </w:tcBorders>
                  <w:vAlign w:val="center"/>
                </w:tcPr>
                <w:p w14:paraId="2C6FD4A3" w14:textId="4B92FD50" w:rsidR="00E425D9" w:rsidRPr="00710858" w:rsidRDefault="00E425D9" w:rsidP="00E425D9">
                  <w:pPr>
                    <w:snapToGrid w:val="0"/>
                    <w:jc w:val="center"/>
                    <w:rPr>
                      <w:rFonts w:eastAsia="標楷體"/>
                      <w:rPrChange w:id="14770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del w:id="14771" w:author="Windows 使用者" w:date="2024-08-07T08:59:00Z">
                    <w:r w:rsidRPr="00710858" w:rsidDel="007443D1">
                      <w:rPr>
                        <w:rFonts w:eastAsia="標楷體" w:hint="eastAsia"/>
                        <w:sz w:val="28"/>
                        <w:szCs w:val="28"/>
                        <w:rPrChange w:id="1477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delText>資三數學</w:delText>
                    </w:r>
                  </w:del>
                </w:p>
              </w:tc>
              <w:tc>
                <w:tcPr>
                  <w:tcW w:w="1369" w:type="dxa"/>
                  <w:vAlign w:val="center"/>
                </w:tcPr>
                <w:p w14:paraId="593D3732" w14:textId="4FF5975D" w:rsidR="00E425D9" w:rsidRPr="00710858" w:rsidRDefault="00E425D9" w:rsidP="00E425D9">
                  <w:pPr>
                    <w:snapToGrid w:val="0"/>
                    <w:spacing w:line="360" w:lineRule="exact"/>
                    <w:jc w:val="center"/>
                    <w:rPr>
                      <w:rFonts w:eastAsia="標楷體"/>
                      <w:rPrChange w:id="14773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1369" w:type="dxa"/>
                  <w:gridSpan w:val="2"/>
                  <w:vAlign w:val="center"/>
                </w:tcPr>
                <w:p w14:paraId="45EC33D7" w14:textId="610CC67E" w:rsidR="00E425D9" w:rsidRPr="00710858" w:rsidRDefault="00E425D9" w:rsidP="00E425D9">
                  <w:pPr>
                    <w:snapToGrid w:val="0"/>
                    <w:jc w:val="center"/>
                    <w:rPr>
                      <w:rFonts w:eastAsia="標楷體"/>
                      <w:rPrChange w:id="1477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del w:id="14775" w:author="Windows 使用者" w:date="2024-08-07T08:59:00Z">
                    <w:r w:rsidRPr="00710858" w:rsidDel="007443D1">
                      <w:rPr>
                        <w:rFonts w:eastAsia="標楷體" w:hint="eastAsia"/>
                        <w:sz w:val="28"/>
                        <w:szCs w:val="28"/>
                        <w:rPrChange w:id="14776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delText>資三國文</w:delText>
                    </w:r>
                  </w:del>
                </w:p>
              </w:tc>
            </w:tr>
            <w:tr w:rsidR="00710858" w:rsidRPr="00710858" w14:paraId="486C6E8D" w14:textId="77777777" w:rsidTr="006164BF">
              <w:trPr>
                <w:cantSplit/>
                <w:trHeight w:val="408"/>
              </w:trPr>
              <w:tc>
                <w:tcPr>
                  <w:tcW w:w="1203" w:type="dxa"/>
                  <w:vMerge/>
                  <w:vAlign w:val="center"/>
                </w:tcPr>
                <w:p w14:paraId="00D24659" w14:textId="77777777" w:rsidR="00E425D9" w:rsidRPr="00710858" w:rsidRDefault="00E425D9" w:rsidP="00E425D9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477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2099" w:type="dxa"/>
                  <w:gridSpan w:val="2"/>
                  <w:vAlign w:val="center"/>
                </w:tcPr>
                <w:p w14:paraId="1DE176C3" w14:textId="77777777" w:rsidR="00E425D9" w:rsidRPr="00710858" w:rsidRDefault="00E425D9" w:rsidP="00E425D9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477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477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14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4780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478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40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4782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－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4783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4784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478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</w:tc>
              <w:tc>
                <w:tcPr>
                  <w:tcW w:w="503" w:type="dxa"/>
                  <w:vAlign w:val="center"/>
                </w:tcPr>
                <w:p w14:paraId="6D95D3AE" w14:textId="77777777" w:rsidR="00E425D9" w:rsidRPr="00710858" w:rsidRDefault="00E425D9" w:rsidP="00E425D9">
                  <w:pPr>
                    <w:snapToGrid w:val="0"/>
                    <w:jc w:val="center"/>
                    <w:rPr>
                      <w:rFonts w:eastAsia="標楷體"/>
                      <w:rPrChange w:id="1478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4787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20</w:t>
                  </w:r>
                </w:p>
              </w:tc>
              <w:tc>
                <w:tcPr>
                  <w:tcW w:w="6860" w:type="dxa"/>
                  <w:gridSpan w:val="6"/>
                  <w:tcBorders>
                    <w:bottom w:val="single" w:sz="4" w:space="0" w:color="auto"/>
                  </w:tcBorders>
                  <w:vAlign w:val="center"/>
                </w:tcPr>
                <w:p w14:paraId="27E6B26F" w14:textId="77777777" w:rsidR="00E425D9" w:rsidRPr="00710858" w:rsidRDefault="00E425D9" w:rsidP="00E425D9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1478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14789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打掃時間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14790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PrChange w:id="14791" w:author="User" w:date="2025-08-27T11:49:00Z">
                        <w:rPr>
                          <w:color w:val="000000" w:themeColor="text1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14792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clean  Time</w:t>
                  </w:r>
                </w:p>
              </w:tc>
              <w:tc>
                <w:tcPr>
                  <w:tcW w:w="6861" w:type="dxa"/>
                  <w:vAlign w:val="center"/>
                </w:tcPr>
                <w:p w14:paraId="58582410" w14:textId="77777777" w:rsidR="00E425D9" w:rsidRPr="00710858" w:rsidRDefault="00E425D9" w:rsidP="00E425D9">
                  <w:pPr>
                    <w:snapToGrid w:val="0"/>
                    <w:jc w:val="center"/>
                    <w:rPr>
                      <w:rFonts w:eastAsia="標楷體"/>
                      <w:sz w:val="36"/>
                      <w:szCs w:val="36"/>
                      <w:rPrChange w:id="1479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36"/>
                      <w:szCs w:val="36"/>
                      <w:rPrChange w:id="14794" w:author="User" w:date="2025-08-27T11:49:00Z">
                        <w:rPr>
                          <w:rFonts w:eastAsia="標楷體" w:hint="eastAsia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打掃時間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14795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PrChange w:id="14796" w:author="User" w:date="2025-08-27T11:49:00Z">
                        <w:rPr>
                          <w:color w:val="000000" w:themeColor="text1"/>
                        </w:rPr>
                      </w:rPrChange>
                    </w:rPr>
                    <w:t xml:space="preserve"> </w:t>
                  </w:r>
                  <w:r w:rsidRPr="00710858">
                    <w:rPr>
                      <w:rFonts w:eastAsia="標楷體"/>
                      <w:sz w:val="36"/>
                      <w:szCs w:val="36"/>
                      <w:rPrChange w:id="1479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  <w:t>clean  Time</w:t>
                  </w:r>
                </w:p>
              </w:tc>
            </w:tr>
            <w:tr w:rsidR="00710858" w:rsidRPr="00710858" w14:paraId="68EDD4DC" w14:textId="77777777" w:rsidTr="00562121">
              <w:trPr>
                <w:gridAfter w:val="1"/>
                <w:wAfter w:w="6861" w:type="dxa"/>
                <w:cantSplit/>
                <w:trHeight w:val="933"/>
              </w:trPr>
              <w:tc>
                <w:tcPr>
                  <w:tcW w:w="1203" w:type="dxa"/>
                  <w:vMerge/>
                  <w:vAlign w:val="center"/>
                </w:tcPr>
                <w:p w14:paraId="02D9F0EA" w14:textId="77777777" w:rsidR="00E425D9" w:rsidRPr="00710858" w:rsidRDefault="00E425D9" w:rsidP="00E425D9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479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8" w:type="dxa"/>
                  <w:vAlign w:val="center"/>
                </w:tcPr>
                <w:p w14:paraId="7DFC04BD" w14:textId="77777777" w:rsidR="00E425D9" w:rsidRPr="00710858" w:rsidRDefault="00E425D9" w:rsidP="00E425D9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4799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4800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7</w:t>
                  </w:r>
                </w:p>
              </w:tc>
              <w:tc>
                <w:tcPr>
                  <w:tcW w:w="1571" w:type="dxa"/>
                  <w:vAlign w:val="center"/>
                </w:tcPr>
                <w:p w14:paraId="484ECEA8" w14:textId="77777777" w:rsidR="00E425D9" w:rsidRPr="00710858" w:rsidRDefault="00E425D9" w:rsidP="00E425D9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480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480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4803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480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00</w:t>
                  </w:r>
                </w:p>
                <w:p w14:paraId="125AE783" w14:textId="77777777" w:rsidR="00E425D9" w:rsidRPr="00710858" w:rsidRDefault="00E425D9" w:rsidP="00E425D9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480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480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44705652" w14:textId="77777777" w:rsidR="00E425D9" w:rsidRPr="00710858" w:rsidRDefault="00E425D9" w:rsidP="00E425D9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4807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480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4809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481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503" w:type="dxa"/>
                  <w:vAlign w:val="center"/>
                </w:tcPr>
                <w:p w14:paraId="24AC5771" w14:textId="77777777" w:rsidR="00E425D9" w:rsidRPr="00710858" w:rsidRDefault="00E425D9" w:rsidP="00E425D9">
                  <w:pPr>
                    <w:snapToGrid w:val="0"/>
                    <w:jc w:val="center"/>
                    <w:rPr>
                      <w:rFonts w:eastAsia="標楷體"/>
                      <w:rPrChange w:id="14811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481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40</w:t>
                  </w:r>
                </w:p>
              </w:tc>
              <w:tc>
                <w:tcPr>
                  <w:tcW w:w="1373" w:type="dxa"/>
                  <w:vAlign w:val="center"/>
                </w:tcPr>
                <w:p w14:paraId="4BF7D027" w14:textId="476E5B99" w:rsidR="00E425D9" w:rsidRPr="00710858" w:rsidRDefault="008E5D0E" w:rsidP="00E425D9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28"/>
                      <w:szCs w:val="28"/>
                      <w:rPrChange w:id="14813" w:author="User" w:date="2025-08-27T11:49:00Z">
                        <w:rPr>
                          <w:rFonts w:eastAsia="標楷體"/>
                          <w:color w:val="000000" w:themeColor="text1"/>
                          <w:sz w:val="28"/>
                          <w:szCs w:val="28"/>
                        </w:rPr>
                      </w:rPrChange>
                    </w:rPr>
                  </w:pPr>
                  <w:ins w:id="14814" w:author="Windows 使用者" w:date="2024-08-13T10:29:00Z">
                    <w:del w:id="14815" w:author="User" w:date="2025-08-26T11:14:00Z">
                      <w:r w:rsidRPr="00710858" w:rsidDel="002E54DA">
                        <w:rPr>
                          <w:rFonts w:eastAsia="標楷體" w:hint="eastAsia"/>
                          <w:sz w:val="28"/>
                          <w:szCs w:val="28"/>
                          <w:rPrChange w:id="14816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28"/>
                            </w:rPr>
                          </w:rPrChange>
                        </w:rPr>
                        <w:delText>資二數學</w:delText>
                      </w:r>
                    </w:del>
                  </w:ins>
                  <w:del w:id="14817" w:author="Windows 使用者" w:date="2024-08-07T08:06:00Z">
                    <w:r w:rsidR="00E425D9" w:rsidRPr="00710858" w:rsidDel="009055F7">
                      <w:rPr>
                        <w:rFonts w:eastAsia="標楷體" w:hint="eastAsia"/>
                        <w:sz w:val="28"/>
                        <w:szCs w:val="28"/>
                        <w:rPrChange w:id="14818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delText>資三數學</w:delText>
                    </w:r>
                  </w:del>
                </w:p>
              </w:tc>
              <w:tc>
                <w:tcPr>
                  <w:tcW w:w="1374" w:type="dxa"/>
                  <w:vAlign w:val="center"/>
                </w:tcPr>
                <w:p w14:paraId="7CF9502B" w14:textId="22538DCC" w:rsidR="00E425D9" w:rsidRPr="00710858" w:rsidRDefault="008C7568" w:rsidP="00E425D9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28"/>
                      <w:szCs w:val="28"/>
                      <w:rPrChange w:id="14819" w:author="User" w:date="2025-08-27T11:49:00Z">
                        <w:rPr>
                          <w:rFonts w:eastAsia="標楷體"/>
                          <w:color w:val="000000" w:themeColor="text1"/>
                          <w:sz w:val="28"/>
                          <w:szCs w:val="28"/>
                        </w:rPr>
                      </w:rPrChange>
                    </w:rPr>
                  </w:pPr>
                  <w:ins w:id="14820" w:author="User" w:date="2025-11-28T15:58:00Z">
                    <w:r w:rsidRPr="008C7568">
                      <w:rPr>
                        <w:rFonts w:eastAsia="標楷體" w:hint="eastAsia"/>
                        <w:color w:val="FF0000"/>
                        <w:sz w:val="28"/>
                        <w:szCs w:val="28"/>
                        <w:rPrChange w:id="14821" w:author="User" w:date="2025-11-28T15:58:00Z">
                          <w:rPr>
                            <w:rFonts w:eastAsia="標楷體" w:hint="eastAsia"/>
                            <w:sz w:val="28"/>
                            <w:szCs w:val="28"/>
                          </w:rPr>
                        </w:rPrChange>
                      </w:rPr>
                      <w:t>資三數學</w:t>
                    </w:r>
                  </w:ins>
                </w:p>
              </w:tc>
              <w:tc>
                <w:tcPr>
                  <w:tcW w:w="1375" w:type="dxa"/>
                  <w:tcBorders>
                    <w:top w:val="single" w:sz="4" w:space="0" w:color="auto"/>
                  </w:tcBorders>
                  <w:vAlign w:val="center"/>
                </w:tcPr>
                <w:p w14:paraId="3231803A" w14:textId="5D265339" w:rsidR="00E425D9" w:rsidRPr="00710858" w:rsidRDefault="009D6BAB" w:rsidP="00E425D9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28"/>
                      <w:szCs w:val="28"/>
                      <w:rPrChange w:id="14822" w:author="User" w:date="2025-08-27T11:49:00Z">
                        <w:rPr>
                          <w:rFonts w:eastAsia="標楷體"/>
                          <w:color w:val="000000" w:themeColor="text1"/>
                          <w:sz w:val="28"/>
                          <w:szCs w:val="28"/>
                        </w:rPr>
                      </w:rPrChange>
                    </w:rPr>
                  </w:pPr>
                  <w:ins w:id="14823" w:author="Windows 使用者" w:date="2024-08-12T12:53:00Z">
                    <w:del w:id="14824" w:author="User" w:date="2025-08-19T12:00:00Z">
                      <w:r w:rsidRPr="00710858" w:rsidDel="000F737B">
                        <w:rPr>
                          <w:rFonts w:eastAsia="標楷體" w:hint="eastAsia"/>
                          <w:sz w:val="28"/>
                          <w:szCs w:val="28"/>
                          <w:rPrChange w:id="14825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28"/>
                            </w:rPr>
                          </w:rPrChange>
                        </w:rPr>
                        <w:delText>資一國文</w:delText>
                      </w:r>
                    </w:del>
                  </w:ins>
                  <w:del w:id="14826" w:author="Windows 使用者" w:date="2024-08-07T08:59:00Z">
                    <w:r w:rsidR="00E425D9" w:rsidRPr="00710858" w:rsidDel="007443D1">
                      <w:rPr>
                        <w:rFonts w:eastAsia="標楷體" w:hint="eastAsia"/>
                        <w:sz w:val="28"/>
                        <w:szCs w:val="28"/>
                        <w:rPrChange w:id="14827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delText>資一數學</w:delText>
                    </w:r>
                  </w:del>
                </w:p>
              </w:tc>
              <w:tc>
                <w:tcPr>
                  <w:tcW w:w="1369" w:type="dxa"/>
                  <w:vAlign w:val="center"/>
                </w:tcPr>
                <w:p w14:paraId="30110823" w14:textId="77777777" w:rsidR="00E425D9" w:rsidRPr="00710858" w:rsidRDefault="00E425D9" w:rsidP="00E425D9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rPrChange w:id="14828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1369" w:type="dxa"/>
                  <w:gridSpan w:val="2"/>
                  <w:vAlign w:val="center"/>
                </w:tcPr>
                <w:p w14:paraId="1872031B" w14:textId="365127D0" w:rsidR="00E425D9" w:rsidRPr="00710858" w:rsidRDefault="000F737B" w:rsidP="00E425D9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rPrChange w:id="14829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ins w:id="14830" w:author="User" w:date="2025-08-19T12:00:00Z">
                    <w:r w:rsidRPr="00710858">
                      <w:rPr>
                        <w:rFonts w:eastAsia="標楷體" w:hint="eastAsia"/>
                        <w:sz w:val="28"/>
                        <w:szCs w:val="28"/>
                        <w:rPrChange w:id="14831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8"/>
                            <w:szCs w:val="28"/>
                          </w:rPr>
                        </w:rPrChange>
                      </w:rPr>
                      <w:t>資二國文</w:t>
                    </w:r>
                  </w:ins>
                </w:p>
              </w:tc>
            </w:tr>
            <w:tr w:rsidR="00710858" w:rsidRPr="00710858" w14:paraId="4A35EE11" w14:textId="77777777" w:rsidTr="006164BF">
              <w:trPr>
                <w:gridAfter w:val="1"/>
                <w:wAfter w:w="6861" w:type="dxa"/>
                <w:cantSplit/>
                <w:trHeight w:val="977"/>
              </w:trPr>
              <w:tc>
                <w:tcPr>
                  <w:tcW w:w="1203" w:type="dxa"/>
                  <w:vMerge/>
                  <w:vAlign w:val="center"/>
                </w:tcPr>
                <w:p w14:paraId="070BE2A7" w14:textId="77777777" w:rsidR="00E425D9" w:rsidRPr="00710858" w:rsidRDefault="00E425D9" w:rsidP="00E425D9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rPrChange w:id="14832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</w:p>
              </w:tc>
              <w:tc>
                <w:tcPr>
                  <w:tcW w:w="528" w:type="dxa"/>
                  <w:vAlign w:val="center"/>
                </w:tcPr>
                <w:p w14:paraId="6E02D544" w14:textId="77777777" w:rsidR="00E425D9" w:rsidRPr="00710858" w:rsidRDefault="00E425D9" w:rsidP="00E425D9">
                  <w:pPr>
                    <w:snapToGrid w:val="0"/>
                    <w:spacing w:beforeLines="50" w:before="180" w:afterLines="50" w:after="180"/>
                    <w:jc w:val="center"/>
                    <w:rPr>
                      <w:rFonts w:eastAsia="標楷體"/>
                      <w:sz w:val="44"/>
                      <w:rPrChange w:id="14833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44"/>
                      <w:rPrChange w:id="14834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  <w:t>8</w:t>
                  </w:r>
                </w:p>
              </w:tc>
              <w:tc>
                <w:tcPr>
                  <w:tcW w:w="1571" w:type="dxa"/>
                  <w:vAlign w:val="center"/>
                </w:tcPr>
                <w:p w14:paraId="7DBC7F2C" w14:textId="77777777" w:rsidR="00E425D9" w:rsidRPr="00710858" w:rsidRDefault="00E425D9" w:rsidP="00E425D9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4835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4836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15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4837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4838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50</w:t>
                  </w:r>
                </w:p>
                <w:p w14:paraId="4367A35C" w14:textId="77777777" w:rsidR="00E425D9" w:rsidRPr="00710858" w:rsidRDefault="00E425D9" w:rsidP="00E425D9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4839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4840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|</w:t>
                  </w:r>
                </w:p>
                <w:p w14:paraId="79F2DB4F" w14:textId="77777777" w:rsidR="00E425D9" w:rsidRPr="00710858" w:rsidRDefault="00E425D9" w:rsidP="00E425D9">
                  <w:pPr>
                    <w:snapToGrid w:val="0"/>
                    <w:jc w:val="center"/>
                    <w:rPr>
                      <w:rFonts w:eastAsia="標楷體"/>
                      <w:sz w:val="26"/>
                      <w:szCs w:val="26"/>
                      <w:rPrChange w:id="14841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sz w:val="26"/>
                      <w:szCs w:val="26"/>
                      <w:rPrChange w:id="14842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16</w:t>
                  </w:r>
                  <w:r w:rsidRPr="00710858">
                    <w:rPr>
                      <w:rFonts w:eastAsia="標楷體" w:hint="eastAsia"/>
                      <w:sz w:val="26"/>
                      <w:szCs w:val="26"/>
                      <w:rPrChange w:id="14843" w:author="User" w:date="2025-08-27T11:49:00Z">
                        <w:rPr>
                          <w:rFonts w:eastAsia="標楷體" w:hint="eastAsia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：</w:t>
                  </w:r>
                  <w:r w:rsidRPr="00710858">
                    <w:rPr>
                      <w:rFonts w:eastAsia="標楷體"/>
                      <w:sz w:val="26"/>
                      <w:szCs w:val="26"/>
                      <w:rPrChange w:id="14844" w:author="User" w:date="2025-08-27T11:49:00Z">
                        <w:rPr>
                          <w:rFonts w:eastAsia="標楷體"/>
                          <w:color w:val="000000" w:themeColor="text1"/>
                          <w:sz w:val="26"/>
                          <w:szCs w:val="26"/>
                        </w:rPr>
                      </w:rPrChange>
                    </w:rPr>
                    <w:t>35</w:t>
                  </w:r>
                </w:p>
              </w:tc>
              <w:tc>
                <w:tcPr>
                  <w:tcW w:w="503" w:type="dxa"/>
                  <w:vAlign w:val="center"/>
                </w:tcPr>
                <w:p w14:paraId="74D44C33" w14:textId="77777777" w:rsidR="00E425D9" w:rsidRPr="00710858" w:rsidRDefault="00E425D9" w:rsidP="00E425D9">
                  <w:pPr>
                    <w:snapToGrid w:val="0"/>
                    <w:jc w:val="center"/>
                    <w:rPr>
                      <w:rFonts w:eastAsia="標楷體"/>
                      <w:rPrChange w:id="14845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/>
                      <w:rPrChange w:id="14846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  <w:t>45</w:t>
                  </w:r>
                </w:p>
              </w:tc>
              <w:tc>
                <w:tcPr>
                  <w:tcW w:w="1373" w:type="dxa"/>
                  <w:tcBorders>
                    <w:top w:val="thinThickSmallGap" w:sz="24" w:space="0" w:color="auto"/>
                  </w:tcBorders>
                  <w:vAlign w:val="center"/>
                </w:tcPr>
                <w:p w14:paraId="08E22C7B" w14:textId="11113AFC" w:rsidR="00E425D9" w:rsidRPr="00710858" w:rsidDel="00046FD5" w:rsidRDefault="00E425D9" w:rsidP="00E425D9">
                  <w:pPr>
                    <w:snapToGrid w:val="0"/>
                    <w:spacing w:line="400" w:lineRule="exact"/>
                    <w:jc w:val="center"/>
                    <w:rPr>
                      <w:del w:id="14847" w:author="Windows 使用者" w:date="2024-08-21T16:00:00Z"/>
                      <w:rFonts w:eastAsia="標楷體"/>
                      <w:sz w:val="36"/>
                      <w:szCs w:val="36"/>
                      <w:rPrChange w:id="14848" w:author="User" w:date="2025-08-27T11:49:00Z">
                        <w:rPr>
                          <w:del w:id="14849" w:author="Windows 使用者" w:date="2024-08-21T16:00:00Z"/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4850" w:author="Windows 使用者" w:date="2024-08-21T16:00:00Z">
                    <w:r w:rsidRPr="00710858" w:rsidDel="00046FD5">
                      <w:rPr>
                        <w:rFonts w:eastAsia="標楷體"/>
                        <w:sz w:val="36"/>
                        <w:szCs w:val="36"/>
                        <w:rPrChange w:id="14851" w:author="User" w:date="2025-08-27T11:49:00Z">
                          <w:rPr>
                            <w:rFonts w:eastAsia="標楷體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101</w:delText>
                    </w:r>
                    <w:r w:rsidRPr="00710858" w:rsidDel="00046FD5">
                      <w:rPr>
                        <w:rFonts w:eastAsia="標楷體" w:hint="eastAsia"/>
                        <w:sz w:val="36"/>
                        <w:szCs w:val="36"/>
                        <w:rPrChange w:id="14852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36"/>
                            <w:szCs w:val="36"/>
                          </w:rPr>
                        </w:rPrChange>
                      </w:rPr>
                      <w:delText>資</w:delText>
                    </w:r>
                  </w:del>
                </w:p>
                <w:p w14:paraId="0F7C2CF4" w14:textId="5D109C94" w:rsidR="00E425D9" w:rsidRPr="00710858" w:rsidRDefault="00E425D9" w:rsidP="00E425D9">
                  <w:pPr>
                    <w:snapToGrid w:val="0"/>
                    <w:spacing w:line="400" w:lineRule="exact"/>
                    <w:jc w:val="center"/>
                    <w:rPr>
                      <w:rFonts w:eastAsia="標楷體"/>
                      <w:sz w:val="36"/>
                      <w:szCs w:val="36"/>
                      <w:rPrChange w:id="14853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del w:id="14854" w:author="Windows 使用者" w:date="2024-08-21T16:00:00Z">
                    <w:r w:rsidRPr="00710858" w:rsidDel="00046FD5">
                      <w:rPr>
                        <w:rFonts w:eastAsia="標楷體" w:hint="eastAsia"/>
                        <w:sz w:val="22"/>
                        <w:szCs w:val="36"/>
                        <w:rPrChange w:id="14855" w:author="User" w:date="2025-08-27T11:49:00Z">
                          <w:rPr>
                            <w:rFonts w:eastAsia="標楷體" w:hint="eastAsia"/>
                            <w:color w:val="000000" w:themeColor="text1"/>
                            <w:sz w:val="22"/>
                            <w:szCs w:val="36"/>
                          </w:rPr>
                        </w:rPrChange>
                      </w:rPr>
                      <w:delText>學習策略</w:delText>
                    </w:r>
                  </w:del>
                </w:p>
              </w:tc>
              <w:tc>
                <w:tcPr>
                  <w:tcW w:w="1374" w:type="dxa"/>
                  <w:tcBorders>
                    <w:top w:val="thinThickSmallGap" w:sz="24" w:space="0" w:color="auto"/>
                  </w:tcBorders>
                  <w:vAlign w:val="center"/>
                </w:tcPr>
                <w:p w14:paraId="29D539D3" w14:textId="77777777" w:rsidR="00E425D9" w:rsidRPr="00710858" w:rsidRDefault="00E425D9" w:rsidP="00E425D9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14856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75" w:type="dxa"/>
                  <w:tcBorders>
                    <w:top w:val="thinThickSmallGap" w:sz="24" w:space="0" w:color="auto"/>
                  </w:tcBorders>
                </w:tcPr>
                <w:p w14:paraId="74181B6E" w14:textId="5A2642EC" w:rsidR="00E425D9" w:rsidRPr="00710858" w:rsidRDefault="00E425D9" w:rsidP="00E425D9">
                  <w:pPr>
                    <w:jc w:val="center"/>
                    <w:rPr>
                      <w:rFonts w:eastAsia="標楷體"/>
                      <w:sz w:val="36"/>
                      <w:szCs w:val="36"/>
                      <w:rPrChange w:id="14857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69" w:type="dxa"/>
                  <w:tcBorders>
                    <w:top w:val="thinThickSmallGap" w:sz="24" w:space="0" w:color="auto"/>
                  </w:tcBorders>
                </w:tcPr>
                <w:p w14:paraId="5BE14B9D" w14:textId="77777777" w:rsidR="00E425D9" w:rsidRPr="00710858" w:rsidRDefault="00E425D9" w:rsidP="00E425D9">
                  <w:pPr>
                    <w:jc w:val="center"/>
                    <w:rPr>
                      <w:rFonts w:eastAsia="標楷體"/>
                      <w:sz w:val="36"/>
                      <w:szCs w:val="36"/>
                      <w:rPrChange w:id="1485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</w:p>
              </w:tc>
              <w:tc>
                <w:tcPr>
                  <w:tcW w:w="1369" w:type="dxa"/>
                  <w:gridSpan w:val="2"/>
                  <w:tcBorders>
                    <w:top w:val="thinThickSmallGap" w:sz="24" w:space="0" w:color="auto"/>
                  </w:tcBorders>
                  <w:vAlign w:val="center"/>
                </w:tcPr>
                <w:p w14:paraId="28CFB8E7" w14:textId="387D87E7" w:rsidR="00DA7D65" w:rsidRPr="00710858" w:rsidDel="000F737B" w:rsidRDefault="00DA7D65" w:rsidP="00DA7D65">
                  <w:pPr>
                    <w:snapToGrid w:val="0"/>
                    <w:spacing w:line="400" w:lineRule="exact"/>
                    <w:jc w:val="center"/>
                    <w:rPr>
                      <w:ins w:id="14859" w:author="Windows 使用者" w:date="2024-08-21T16:01:00Z"/>
                      <w:del w:id="14860" w:author="User" w:date="2025-08-19T11:59:00Z"/>
                      <w:rFonts w:eastAsia="標楷體"/>
                      <w:sz w:val="28"/>
                      <w:szCs w:val="36"/>
                      <w:shd w:val="pct15" w:color="auto" w:fill="FFFFFF"/>
                      <w:rPrChange w:id="14861" w:author="User" w:date="2025-08-27T11:49:00Z">
                        <w:rPr>
                          <w:ins w:id="14862" w:author="Windows 使用者" w:date="2024-08-21T16:01:00Z"/>
                          <w:del w:id="14863" w:author="User" w:date="2025-08-19T11:59:00Z"/>
                          <w:rFonts w:eastAsia="標楷體"/>
                          <w:color w:val="000000" w:themeColor="text1"/>
                          <w:sz w:val="28"/>
                          <w:szCs w:val="36"/>
                          <w:shd w:val="pct15" w:color="auto" w:fill="FFFFFF"/>
                        </w:rPr>
                      </w:rPrChange>
                    </w:rPr>
                  </w:pPr>
                  <w:ins w:id="14864" w:author="Windows 使用者" w:date="2024-08-21T16:01:00Z">
                    <w:del w:id="14865" w:author="User" w:date="2025-08-19T11:59:00Z">
                      <w:r w:rsidRPr="00710858" w:rsidDel="000F737B">
                        <w:rPr>
                          <w:rFonts w:eastAsia="標楷體"/>
                          <w:sz w:val="28"/>
                          <w:szCs w:val="36"/>
                          <w:shd w:val="pct15" w:color="auto" w:fill="FFFFFF"/>
                          <w:rPrChange w:id="14866" w:author="User" w:date="2025-08-27T11:49:00Z">
                            <w:rPr>
                              <w:rFonts w:eastAsia="標楷體"/>
                              <w:color w:val="000000" w:themeColor="text1"/>
                              <w:sz w:val="28"/>
                              <w:szCs w:val="36"/>
                              <w:shd w:val="pct15" w:color="auto" w:fill="FFFFFF"/>
                            </w:rPr>
                          </w:rPrChange>
                        </w:rPr>
                        <w:delText>201</w:delText>
                      </w:r>
                      <w:r w:rsidRPr="00710858" w:rsidDel="000F737B">
                        <w:rPr>
                          <w:rFonts w:eastAsia="標楷體" w:hint="eastAsia"/>
                          <w:sz w:val="28"/>
                          <w:szCs w:val="36"/>
                          <w:shd w:val="pct15" w:color="auto" w:fill="FFFFFF"/>
                          <w:rPrChange w:id="14867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8"/>
                              <w:szCs w:val="36"/>
                              <w:shd w:val="pct15" w:color="auto" w:fill="FFFFFF"/>
                            </w:rPr>
                          </w:rPrChange>
                        </w:rPr>
                        <w:delText>資</w:delText>
                      </w:r>
                    </w:del>
                  </w:ins>
                </w:p>
                <w:p w14:paraId="6D1E9B3A" w14:textId="435B2B8B" w:rsidR="00E425D9" w:rsidRPr="00710858" w:rsidRDefault="00DA7D65" w:rsidP="00DA7D65">
                  <w:pPr>
                    <w:snapToGrid w:val="0"/>
                    <w:spacing w:line="240" w:lineRule="atLeast"/>
                    <w:jc w:val="center"/>
                    <w:rPr>
                      <w:rFonts w:eastAsia="標楷體"/>
                      <w:sz w:val="36"/>
                      <w:szCs w:val="36"/>
                      <w:rPrChange w:id="14868" w:author="User" w:date="2025-08-27T11:49:00Z">
                        <w:rPr>
                          <w:rFonts w:eastAsia="標楷體"/>
                          <w:color w:val="000000" w:themeColor="text1"/>
                          <w:sz w:val="36"/>
                          <w:szCs w:val="36"/>
                        </w:rPr>
                      </w:rPrChange>
                    </w:rPr>
                  </w:pPr>
                  <w:ins w:id="14869" w:author="Windows 使用者" w:date="2024-08-21T16:01:00Z">
                    <w:del w:id="14870" w:author="User" w:date="2025-08-19T11:59:00Z">
                      <w:r w:rsidRPr="00710858" w:rsidDel="000F737B">
                        <w:rPr>
                          <w:rFonts w:eastAsia="標楷體"/>
                          <w:sz w:val="22"/>
                          <w:szCs w:val="36"/>
                          <w:shd w:val="pct15" w:color="auto" w:fill="FFFFFF"/>
                          <w:rPrChange w:id="14871" w:author="User" w:date="2025-08-27T11:49:00Z">
                            <w:rPr>
                              <w:rFonts w:eastAsia="標楷體"/>
                              <w:color w:val="000000" w:themeColor="text1"/>
                              <w:sz w:val="22"/>
                              <w:szCs w:val="36"/>
                              <w:shd w:val="pct15" w:color="auto" w:fill="FFFFFF"/>
                            </w:rPr>
                          </w:rPrChange>
                        </w:rPr>
                        <w:delText>(</w:delText>
                      </w:r>
                      <w:r w:rsidRPr="00710858" w:rsidDel="000F737B">
                        <w:rPr>
                          <w:rFonts w:eastAsia="標楷體" w:hint="eastAsia"/>
                          <w:sz w:val="22"/>
                          <w:szCs w:val="36"/>
                          <w:shd w:val="pct15" w:color="auto" w:fill="FFFFFF"/>
                          <w:rPrChange w:id="14872" w:author="User" w:date="2025-08-27T11:49:00Z">
                            <w:rPr>
                              <w:rFonts w:eastAsia="標楷體" w:hint="eastAsia"/>
                              <w:color w:val="000000" w:themeColor="text1"/>
                              <w:sz w:val="22"/>
                              <w:szCs w:val="36"/>
                              <w:shd w:val="pct15" w:color="auto" w:fill="FFFFFF"/>
                            </w:rPr>
                          </w:rPrChange>
                        </w:rPr>
                        <w:delText>學習策略</w:delText>
                      </w:r>
                    </w:del>
                  </w:ins>
                </w:p>
              </w:tc>
            </w:tr>
            <w:tr w:rsidR="00710858" w:rsidRPr="00710858" w14:paraId="62FD898C" w14:textId="77777777" w:rsidTr="00A0307E">
              <w:trPr>
                <w:gridAfter w:val="1"/>
                <w:wAfter w:w="6861" w:type="dxa"/>
                <w:trHeight w:val="1209"/>
              </w:trPr>
              <w:tc>
                <w:tcPr>
                  <w:tcW w:w="1203" w:type="dxa"/>
                </w:tcPr>
                <w:p w14:paraId="11FACE88" w14:textId="77777777" w:rsidR="00E425D9" w:rsidRPr="00710858" w:rsidRDefault="00E425D9" w:rsidP="00E425D9">
                  <w:pPr>
                    <w:spacing w:line="400" w:lineRule="exact"/>
                    <w:jc w:val="center"/>
                    <w:rPr>
                      <w:rFonts w:eastAsia="標楷體"/>
                      <w:sz w:val="44"/>
                      <w:rPrChange w:id="14873" w:author="User" w:date="2025-08-27T11:49:00Z">
                        <w:rPr>
                          <w:rFonts w:eastAsia="標楷體"/>
                          <w:color w:val="000000" w:themeColor="text1"/>
                          <w:sz w:val="44"/>
                        </w:rPr>
                      </w:rPrChange>
                    </w:rPr>
                  </w:pPr>
                </w:p>
                <w:p w14:paraId="5DD1EE67" w14:textId="77777777" w:rsidR="00E425D9" w:rsidRPr="00710858" w:rsidRDefault="00E425D9" w:rsidP="00E425D9">
                  <w:pPr>
                    <w:spacing w:line="400" w:lineRule="exact"/>
                    <w:jc w:val="center"/>
                    <w:rPr>
                      <w:rFonts w:eastAsia="標楷體"/>
                      <w:rPrChange w:id="14874" w:author="User" w:date="2025-08-27T11:49:00Z">
                        <w:rPr>
                          <w:rFonts w:eastAsia="標楷體"/>
                          <w:color w:val="000000" w:themeColor="text1"/>
                        </w:rPr>
                      </w:rPrChange>
                    </w:rPr>
                  </w:pPr>
                  <w:r w:rsidRPr="00710858">
                    <w:rPr>
                      <w:rFonts w:eastAsia="標楷體" w:hint="eastAsia"/>
                      <w:sz w:val="44"/>
                      <w:rPrChange w:id="14875" w:author="User" w:date="2025-08-27T11:49:00Z">
                        <w:rPr>
                          <w:rFonts w:eastAsia="標楷體" w:hint="eastAsia"/>
                          <w:color w:val="000000" w:themeColor="text1"/>
                          <w:sz w:val="44"/>
                        </w:rPr>
                      </w:rPrChange>
                    </w:rPr>
                    <w:t>備註</w:t>
                  </w:r>
                </w:p>
              </w:tc>
              <w:tc>
                <w:tcPr>
                  <w:tcW w:w="9462" w:type="dxa"/>
                  <w:gridSpan w:val="9"/>
                </w:tcPr>
                <w:p w14:paraId="1F3FDD0A" w14:textId="0B147DA4" w:rsidR="00E425D9" w:rsidRPr="00710858" w:rsidRDefault="00E425D9" w:rsidP="00E425D9">
                  <w:pPr>
                    <w:snapToGrid w:val="0"/>
                    <w:spacing w:beforeLines="20" w:before="72" w:afterLines="20" w:after="72"/>
                    <w:jc w:val="both"/>
                    <w:rPr>
                      <w:rFonts w:eastAsia="標楷體"/>
                      <w:b/>
                      <w:szCs w:val="26"/>
                      <w:rPrChange w:id="14876" w:author="User" w:date="2025-08-27T11:49:00Z">
                        <w:rPr>
                          <w:rFonts w:eastAsia="標楷體"/>
                          <w:b/>
                          <w:color w:val="000000" w:themeColor="text1"/>
                          <w:szCs w:val="26"/>
                        </w:rPr>
                      </w:rPrChange>
                    </w:rPr>
                  </w:pPr>
                  <w:del w:id="14877" w:author="Windows 使用者" w:date="2024-08-12T13:37:00Z">
                    <w:r w:rsidRPr="00710858" w:rsidDel="004B3EE0">
                      <w:rPr>
                        <w:rFonts w:eastAsia="標楷體" w:hint="eastAsia"/>
                        <w:b/>
                        <w:szCs w:val="22"/>
                        <w:rPrChange w:id="14878" w:author="User" w:date="2025-08-27T11:49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聯課時間：</w:delText>
                    </w:r>
                  </w:del>
                </w:p>
                <w:p w14:paraId="675C2FE9" w14:textId="77777777" w:rsidR="001547FD" w:rsidRPr="008C7568" w:rsidRDefault="001547FD" w:rsidP="001547FD">
                  <w:pPr>
                    <w:snapToGrid w:val="0"/>
                    <w:spacing w:beforeLines="20" w:before="72" w:afterLines="20" w:after="72"/>
                    <w:jc w:val="both"/>
                    <w:rPr>
                      <w:ins w:id="14879" w:author="User" w:date="2025-08-20T12:19:00Z"/>
                      <w:rFonts w:eastAsia="標楷體"/>
                      <w:b/>
                      <w:bCs/>
                      <w:color w:val="FF0000"/>
                      <w:sz w:val="20"/>
                      <w:szCs w:val="22"/>
                      <w:rPrChange w:id="14880" w:author="User" w:date="2025-11-28T16:00:00Z">
                        <w:rPr>
                          <w:ins w:id="14881" w:author="User" w:date="2025-08-20T12:19:00Z"/>
                          <w:rFonts w:eastAsia="標楷體"/>
                          <w:b/>
                          <w:bCs/>
                          <w:sz w:val="20"/>
                          <w:szCs w:val="22"/>
                        </w:rPr>
                      </w:rPrChange>
                    </w:rPr>
                  </w:pPr>
                  <w:ins w:id="14882" w:author="User" w:date="2025-08-20T12:19:00Z"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4883" w:author="User" w:date="2025-11-28T16:00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技藝時間：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4884" w:author="User" w:date="2025-11-28T16:00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09/16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4885" w:author="User" w:date="2025-11-28T16:00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4886" w:author="User" w:date="2025-11-28T16:00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09/23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4887" w:author="User" w:date="2025-11-28T16:00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4888" w:author="User" w:date="2025-11-28T16:00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10/07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4889" w:author="User" w:date="2025-11-28T16:00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4890" w:author="User" w:date="2025-11-28T16:00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10/21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4891" w:author="User" w:date="2025-11-28T16:00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4892" w:author="User" w:date="2025-11-28T16:00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11/04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4893" w:author="User" w:date="2025-11-28T16:00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4894" w:author="User" w:date="2025-11-28T16:00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11/18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4895" w:author="User" w:date="2025-11-28T16:00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4896" w:author="User" w:date="2025-11-28T16:00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12/02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4897" w:author="User" w:date="2025-11-28T16:00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4898" w:author="User" w:date="2025-11-28T16:00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12/16</w:t>
                    </w:r>
                    <w:r w:rsidRPr="008C7568">
                      <w:rPr>
                        <w:rFonts w:eastAsia="標楷體" w:hint="eastAsia"/>
                        <w:b/>
                        <w:bCs/>
                        <w:color w:val="FF0000"/>
                        <w:sz w:val="20"/>
                        <w:szCs w:val="20"/>
                        <w:rPrChange w:id="14899" w:author="User" w:date="2025-11-28T16:00:00Z">
                          <w:rPr>
                            <w:rFonts w:eastAsia="標楷體" w:hint="eastAsia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bCs/>
                        <w:color w:val="FF0000"/>
                        <w:sz w:val="20"/>
                        <w:szCs w:val="20"/>
                        <w:rPrChange w:id="14900" w:author="User" w:date="2025-11-28T16:00:00Z">
                          <w:rPr>
                            <w:rFonts w:eastAsia="標楷體"/>
                            <w:b/>
                            <w:bCs/>
                            <w:sz w:val="20"/>
                            <w:szCs w:val="20"/>
                          </w:rPr>
                        </w:rPrChange>
                      </w:rPr>
                      <w:t>12/30</w:t>
                    </w:r>
                  </w:ins>
                </w:p>
                <w:p w14:paraId="0BD9A4AA" w14:textId="7CDA4C3A" w:rsidR="0017316D" w:rsidRPr="008C7568" w:rsidDel="001547FD" w:rsidRDefault="00404631" w:rsidP="001547FD">
                  <w:pPr>
                    <w:snapToGrid w:val="0"/>
                    <w:spacing w:beforeLines="20" w:before="72" w:afterLines="20" w:after="72"/>
                    <w:jc w:val="both"/>
                    <w:rPr>
                      <w:ins w:id="14901" w:author="Windows 使用者" w:date="2024-08-13T08:06:00Z"/>
                      <w:del w:id="14902" w:author="User" w:date="2025-08-20T12:19:00Z"/>
                      <w:rFonts w:eastAsia="標楷體"/>
                      <w:b/>
                      <w:color w:val="FF0000"/>
                      <w:sz w:val="20"/>
                      <w:szCs w:val="22"/>
                      <w:rPrChange w:id="14903" w:author="User" w:date="2025-11-28T16:00:00Z">
                        <w:rPr>
                          <w:ins w:id="14904" w:author="Windows 使用者" w:date="2024-08-13T08:06:00Z"/>
                          <w:del w:id="14905" w:author="User" w:date="2025-08-20T12:19:00Z"/>
                          <w:rFonts w:eastAsia="標楷體"/>
                          <w:b/>
                          <w:color w:val="000000" w:themeColor="text1"/>
                          <w:sz w:val="20"/>
                          <w:szCs w:val="22"/>
                        </w:rPr>
                      </w:rPrChange>
                    </w:rPr>
                  </w:pPr>
                  <w:ins w:id="14906" w:author="User" w:date="2025-08-20T13:30:00Z"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4907" w:author="User" w:date="2025-11-28T16:00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社團時間：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4908" w:author="User" w:date="2025-11-28T16:00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09/04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4909" w:author="User" w:date="2025-11-28T16:00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4910" w:author="User" w:date="2025-11-28T16:00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10/02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4911" w:author="User" w:date="2025-11-28T16:00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4912" w:author="User" w:date="2025-11-28T16:00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10/16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4913" w:author="User" w:date="2025-11-28T16:00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4914" w:author="User" w:date="2025-11-28T16:00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11/06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4915" w:author="User" w:date="2025-11-28T16:00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4916" w:author="User" w:date="2025-11-28T16:00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11/13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4917" w:author="User" w:date="2025-11-28T16:00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4918" w:author="User" w:date="2025-11-28T16:00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11/27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4919" w:author="User" w:date="2025-11-28T16:00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4920" w:author="User" w:date="2025-11-28T16:00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12/04</w:t>
                    </w:r>
                    <w:r w:rsidRPr="008C7568">
                      <w:rPr>
                        <w:rFonts w:eastAsia="標楷體" w:hint="eastAsia"/>
                        <w:b/>
                        <w:color w:val="FF0000"/>
                        <w:sz w:val="20"/>
                        <w:szCs w:val="22"/>
                        <w:rPrChange w:id="14921" w:author="User" w:date="2025-11-28T16:00:00Z">
                          <w:rPr>
                            <w:rFonts w:eastAsia="標楷體" w:hint="eastAsia"/>
                            <w:b/>
                            <w:sz w:val="20"/>
                            <w:szCs w:val="22"/>
                          </w:rPr>
                        </w:rPrChange>
                      </w:rPr>
                      <w:t>、</w:t>
                    </w:r>
                    <w:r w:rsidRPr="008C7568">
                      <w:rPr>
                        <w:rFonts w:eastAsia="標楷體"/>
                        <w:b/>
                        <w:color w:val="FF0000"/>
                        <w:sz w:val="20"/>
                        <w:szCs w:val="22"/>
                        <w:rPrChange w:id="14922" w:author="User" w:date="2025-11-28T16:00:00Z">
                          <w:rPr>
                            <w:rFonts w:eastAsia="標楷體"/>
                            <w:b/>
                            <w:sz w:val="20"/>
                            <w:szCs w:val="22"/>
                          </w:rPr>
                        </w:rPrChange>
                      </w:rPr>
                      <w:t>01/08</w:t>
                    </w:r>
                  </w:ins>
                  <w:ins w:id="14923" w:author="Windows 使用者" w:date="2024-08-13T08:06:00Z">
                    <w:del w:id="14924" w:author="User" w:date="2025-08-20T12:19:00Z">
                      <w:r w:rsidR="0017316D"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4925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技藝時間：</w:delText>
                      </w:r>
                      <w:r w:rsidR="0017316D"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4926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09/10</w:delText>
                      </w:r>
                      <w:r w:rsidR="0017316D"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4927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4928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09/24</w:delText>
                      </w:r>
                      <w:r w:rsidR="0017316D"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4929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4930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10/08</w:delText>
                      </w:r>
                      <w:r w:rsidR="0017316D"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4931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4932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10/22</w:delText>
                      </w:r>
                      <w:r w:rsidR="0017316D"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4933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4934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11/05</w:delText>
                      </w:r>
                      <w:r w:rsidR="0017316D"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4935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4936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11/19</w:delText>
                      </w:r>
                      <w:r w:rsidR="0017316D"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4937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4938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12/03</w:delText>
                      </w:r>
                      <w:r w:rsidR="0017316D"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4939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4940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12/17</w:delText>
                      </w:r>
                      <w:r w:rsidR="0017316D"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4941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="0017316D"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4942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12/31</w:delText>
                      </w:r>
                    </w:del>
                  </w:ins>
                </w:p>
                <w:p w14:paraId="521DF943" w14:textId="307F13DD" w:rsidR="00E425D9" w:rsidRPr="008C7568" w:rsidDel="001547FD" w:rsidRDefault="0017316D" w:rsidP="0017316D">
                  <w:pPr>
                    <w:snapToGrid w:val="0"/>
                    <w:spacing w:beforeLines="20" w:before="72" w:afterLines="20" w:after="72"/>
                    <w:jc w:val="both"/>
                    <w:rPr>
                      <w:del w:id="14943" w:author="User" w:date="2025-08-20T12:19:00Z"/>
                      <w:rFonts w:eastAsia="標楷體"/>
                      <w:b/>
                      <w:color w:val="FF0000"/>
                      <w:szCs w:val="22"/>
                      <w:rPrChange w:id="14944" w:author="User" w:date="2025-11-28T16:00:00Z">
                        <w:rPr>
                          <w:del w:id="14945" w:author="User" w:date="2025-08-20T12:19:00Z"/>
                          <w:rFonts w:eastAsia="標楷體"/>
                          <w:b/>
                          <w:color w:val="000000" w:themeColor="text1"/>
                          <w:szCs w:val="22"/>
                        </w:rPr>
                      </w:rPrChange>
                    </w:rPr>
                  </w:pPr>
                  <w:ins w:id="14946" w:author="Windows 使用者" w:date="2024-08-13T08:06:00Z">
                    <w:del w:id="14947" w:author="User" w:date="2025-08-20T12:19:00Z">
                      <w:r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4948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聯課時間：</w:delText>
                      </w:r>
                      <w:r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4949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09/05</w:delText>
                      </w:r>
                      <w:r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4950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4951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09/12</w:delText>
                      </w:r>
                      <w:r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4952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4953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10/03</w:delText>
                      </w:r>
                      <w:r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4954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4955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10/17</w:delText>
                      </w:r>
                      <w:r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4956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4957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10/24</w:delText>
                      </w:r>
                      <w:r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4958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4959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11/28</w:delText>
                      </w:r>
                      <w:r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4960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4961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12/05</w:delText>
                      </w:r>
                      <w:r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4962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4963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12/19</w:delText>
                      </w:r>
                      <w:r w:rsidRPr="008C7568" w:rsidDel="001547FD">
                        <w:rPr>
                          <w:rFonts w:eastAsia="標楷體" w:hint="eastAsia"/>
                          <w:b/>
                          <w:color w:val="FF0000"/>
                          <w:sz w:val="20"/>
                          <w:szCs w:val="22"/>
                          <w:rPrChange w:id="14964" w:author="User" w:date="2025-11-28T16:00:00Z">
                            <w:rPr>
                              <w:rFonts w:eastAsia="標楷體" w:hint="eastAsia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、</w:delText>
                      </w:r>
                      <w:r w:rsidRPr="008C7568" w:rsidDel="001547FD">
                        <w:rPr>
                          <w:rFonts w:eastAsia="標楷體"/>
                          <w:b/>
                          <w:color w:val="FF0000"/>
                          <w:sz w:val="20"/>
                          <w:szCs w:val="22"/>
                          <w:rPrChange w:id="14965" w:author="User" w:date="2025-11-28T16:00:00Z">
                            <w:rPr>
                              <w:rFonts w:eastAsia="標楷體"/>
                              <w:b/>
                              <w:color w:val="000000" w:themeColor="text1"/>
                              <w:sz w:val="20"/>
                              <w:szCs w:val="22"/>
                            </w:rPr>
                          </w:rPrChange>
                        </w:rPr>
                        <w:delText>01/09</w:delText>
                      </w:r>
                    </w:del>
                  </w:ins>
                  <w:del w:id="14966" w:author="User" w:date="2025-08-20T12:19:00Z">
                    <w:r w:rsidR="00E425D9"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4967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技藝時間：</w:delText>
                    </w:r>
                    <w:r w:rsidR="00E425D9"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4968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09/05</w:delText>
                    </w:r>
                    <w:r w:rsidR="00E425D9"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4969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E425D9"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4970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09/19</w:delText>
                    </w:r>
                    <w:r w:rsidR="00E425D9"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4971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E425D9"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4972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10/03</w:delText>
                    </w:r>
                    <w:r w:rsidR="00E425D9"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4973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E425D9"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4974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10/24</w:delText>
                    </w:r>
                    <w:r w:rsidR="00E425D9"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4975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E425D9"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4976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11/07</w:delText>
                    </w:r>
                    <w:r w:rsidR="00E425D9"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4977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E425D9"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4978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11/21</w:delText>
                    </w:r>
                    <w:r w:rsidR="00E425D9"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4979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E425D9"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4980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12/05</w:delText>
                    </w:r>
                    <w:r w:rsidR="00E425D9"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4981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E425D9"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4982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12/19</w:delText>
                    </w:r>
                    <w:r w:rsidR="00E425D9"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4983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="00E425D9"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4984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01/02</w:delText>
                    </w:r>
                  </w:del>
                </w:p>
                <w:p w14:paraId="0BE964FD" w14:textId="6625E186" w:rsidR="00E425D9" w:rsidRPr="008C7568" w:rsidDel="001547FD" w:rsidRDefault="00E425D9" w:rsidP="00E425D9">
                  <w:pPr>
                    <w:snapToGrid w:val="0"/>
                    <w:spacing w:beforeLines="20" w:before="72" w:afterLines="20" w:after="72"/>
                    <w:jc w:val="both"/>
                    <w:rPr>
                      <w:del w:id="14985" w:author="User" w:date="2025-08-20T12:19:00Z"/>
                      <w:rFonts w:eastAsia="標楷體"/>
                      <w:b/>
                      <w:color w:val="FF0000"/>
                      <w:szCs w:val="26"/>
                      <w:rPrChange w:id="14986" w:author="User" w:date="2025-11-28T16:00:00Z">
                        <w:rPr>
                          <w:del w:id="14987" w:author="User" w:date="2025-08-20T12:19:00Z"/>
                          <w:rFonts w:eastAsia="標楷體"/>
                          <w:b/>
                          <w:color w:val="000000" w:themeColor="text1"/>
                          <w:szCs w:val="26"/>
                        </w:rPr>
                      </w:rPrChange>
                    </w:rPr>
                  </w:pPr>
                  <w:del w:id="14988" w:author="User" w:date="2025-08-20T12:19:00Z">
                    <w:r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4989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聯課時間：</w:delText>
                    </w:r>
                    <w:r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4990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08/31</w:delText>
                    </w:r>
                    <w:r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4991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4992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09/07</w:delText>
                    </w:r>
                    <w:r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4993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4994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09/21</w:delText>
                    </w:r>
                    <w:r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4995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4996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10/12</w:delText>
                    </w:r>
                    <w:r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4997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4998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11/02</w:delText>
                    </w:r>
                    <w:r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4999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5000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11/16</w:delText>
                    </w:r>
                    <w:r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5001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5002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11/23</w:delText>
                    </w:r>
                    <w:r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5003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5004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12/14</w:delText>
                    </w:r>
                    <w:r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5005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5006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12/21</w:delText>
                    </w:r>
                    <w:r w:rsidRPr="008C7568" w:rsidDel="001547FD">
                      <w:rPr>
                        <w:rFonts w:eastAsia="標楷體" w:hint="eastAsia"/>
                        <w:b/>
                        <w:color w:val="FF0000"/>
                        <w:szCs w:val="22"/>
                        <w:rPrChange w:id="15007" w:author="User" w:date="2025-11-28T16:00:00Z">
                          <w:rPr>
                            <w:rFonts w:eastAsia="標楷體" w:hint="eastAsia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、</w:delText>
                    </w:r>
                    <w:r w:rsidRPr="008C7568" w:rsidDel="001547FD">
                      <w:rPr>
                        <w:rFonts w:eastAsia="標楷體"/>
                        <w:b/>
                        <w:color w:val="FF0000"/>
                        <w:szCs w:val="22"/>
                        <w:rPrChange w:id="15008" w:author="User" w:date="2025-11-28T16:00:00Z">
                          <w:rPr>
                            <w:rFonts w:eastAsia="標楷體"/>
                            <w:b/>
                            <w:color w:val="000000" w:themeColor="text1"/>
                            <w:szCs w:val="22"/>
                          </w:rPr>
                        </w:rPrChange>
                      </w:rPr>
                      <w:delText>01/11</w:delText>
                    </w:r>
                  </w:del>
                </w:p>
                <w:p w14:paraId="439E431F" w14:textId="5649C6CB" w:rsidR="00E425D9" w:rsidRPr="008C7568" w:rsidDel="001547FD" w:rsidRDefault="00E425D9" w:rsidP="00E425D9">
                  <w:pPr>
                    <w:snapToGrid w:val="0"/>
                    <w:spacing w:beforeLines="20" w:before="72" w:afterLines="20" w:after="72"/>
                    <w:jc w:val="both"/>
                    <w:rPr>
                      <w:del w:id="15009" w:author="User" w:date="2025-08-20T12:19:00Z"/>
                      <w:rFonts w:eastAsia="標楷體"/>
                      <w:b/>
                      <w:color w:val="FF0000"/>
                      <w:szCs w:val="26"/>
                      <w:rPrChange w:id="15010" w:author="User" w:date="2025-11-28T16:00:00Z">
                        <w:rPr>
                          <w:del w:id="15011" w:author="User" w:date="2025-08-20T12:19:00Z"/>
                          <w:rFonts w:eastAsia="標楷體"/>
                          <w:b/>
                          <w:color w:val="000000" w:themeColor="text1"/>
                          <w:szCs w:val="26"/>
                        </w:rPr>
                      </w:rPrChange>
                    </w:rPr>
                  </w:pPr>
                </w:p>
                <w:p w14:paraId="76101B8B" w14:textId="39550E7D" w:rsidR="00E425D9" w:rsidRPr="00710858" w:rsidRDefault="00E425D9" w:rsidP="00E425D9">
                  <w:pPr>
                    <w:snapToGrid w:val="0"/>
                    <w:spacing w:beforeLines="20" w:before="72" w:afterLines="20" w:after="72"/>
                    <w:jc w:val="both"/>
                    <w:rPr>
                      <w:rFonts w:eastAsia="標楷體"/>
                      <w:b/>
                      <w:szCs w:val="26"/>
                      <w:rPrChange w:id="15012" w:author="User" w:date="2025-08-27T11:49:00Z">
                        <w:rPr>
                          <w:rFonts w:eastAsia="標楷體"/>
                          <w:b/>
                          <w:color w:val="000000" w:themeColor="text1"/>
                          <w:szCs w:val="26"/>
                        </w:rPr>
                      </w:rPrChange>
                    </w:rPr>
                  </w:pPr>
                </w:p>
              </w:tc>
            </w:tr>
          </w:tbl>
          <w:p w14:paraId="3392A8FC" w14:textId="77777777" w:rsidR="000D29EE" w:rsidRPr="00710858" w:rsidRDefault="000D29EE" w:rsidP="006164BF">
            <w:pPr>
              <w:jc w:val="center"/>
              <w:rPr>
                <w:rPrChange w:id="15013" w:author="User" w:date="2025-08-27T11:49:00Z">
                  <w:rPr>
                    <w:color w:val="000000" w:themeColor="text1"/>
                  </w:rPr>
                </w:rPrChange>
              </w:rPr>
            </w:pPr>
            <w:r w:rsidRPr="00710858">
              <w:rPr>
                <w:rFonts w:eastAsia="標楷體" w:hint="eastAsia"/>
                <w:b/>
                <w:sz w:val="52"/>
                <w:rPrChange w:id="15014" w:author="User" w:date="2025-08-27T11:49:00Z">
                  <w:rPr>
                    <w:rFonts w:eastAsia="標楷體" w:hint="eastAsia"/>
                    <w:b/>
                    <w:color w:val="000000" w:themeColor="text1"/>
                    <w:sz w:val="52"/>
                  </w:rPr>
                </w:rPrChange>
              </w:rPr>
              <w:t>高雄市立甲仙國民中學</w:t>
            </w:r>
          </w:p>
        </w:tc>
      </w:tr>
    </w:tbl>
    <w:p w14:paraId="26A8FDB1" w14:textId="77777777" w:rsidR="003324D5" w:rsidRPr="00710858" w:rsidRDefault="003324D5" w:rsidP="00876E50">
      <w:pPr>
        <w:rPr>
          <w:rPrChange w:id="15015" w:author="User" w:date="2025-08-27T11:49:00Z">
            <w:rPr>
              <w:color w:val="000000" w:themeColor="text1"/>
            </w:rPr>
          </w:rPrChange>
        </w:rPr>
      </w:pPr>
    </w:p>
    <w:sectPr w:rsidR="003324D5" w:rsidRPr="00710858" w:rsidSect="00D72C2F">
      <w:pgSz w:w="11906" w:h="16838"/>
      <w:pgMar w:top="567" w:right="720" w:bottom="567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9C3BA9" w14:textId="77777777" w:rsidR="00971669" w:rsidRDefault="00971669" w:rsidP="005721F2">
      <w:r>
        <w:separator/>
      </w:r>
    </w:p>
  </w:endnote>
  <w:endnote w:type="continuationSeparator" w:id="0">
    <w:p w14:paraId="597ED1A4" w14:textId="77777777" w:rsidR="00971669" w:rsidRDefault="00971669" w:rsidP="005721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行楷體W5(P)">
    <w:altName w:val="新細明體"/>
    <w:charset w:val="88"/>
    <w:family w:val="script"/>
    <w:pitch w:val="variable"/>
    <w:sig w:usb0="80000001" w:usb1="28091800" w:usb2="00000016" w:usb3="00000000" w:csb0="001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21FD4D" w14:textId="77777777" w:rsidR="00971669" w:rsidRDefault="00971669" w:rsidP="005721F2">
      <w:r>
        <w:separator/>
      </w:r>
    </w:p>
  </w:footnote>
  <w:footnote w:type="continuationSeparator" w:id="0">
    <w:p w14:paraId="0B32993D" w14:textId="77777777" w:rsidR="00971669" w:rsidRDefault="00971669" w:rsidP="005721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173E07"/>
    <w:multiLevelType w:val="hybridMultilevel"/>
    <w:tmpl w:val="869A5DCC"/>
    <w:lvl w:ilvl="0" w:tplc="AD702388">
      <w:numFmt w:val="bullet"/>
      <w:lvlText w:val="※"/>
      <w:lvlJc w:val="left"/>
      <w:pPr>
        <w:ind w:left="360" w:hanging="360"/>
      </w:pPr>
      <w:rPr>
        <w:rFonts w:ascii="標楷體" w:eastAsia="標楷體" w:hAnsi="標楷體" w:cs="細明體" w:hint="eastAsia"/>
        <w:sz w:val="3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User">
    <w15:presenceInfo w15:providerId="None" w15:userId="User"/>
  </w15:person>
  <w15:person w15:author="Windows 使用者">
    <w15:presenceInfo w15:providerId="None" w15:userId="Windows 使用者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trackRevision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E6A"/>
    <w:rsid w:val="00001336"/>
    <w:rsid w:val="000017DF"/>
    <w:rsid w:val="00001BF5"/>
    <w:rsid w:val="00003E8E"/>
    <w:rsid w:val="00006446"/>
    <w:rsid w:val="00006E38"/>
    <w:rsid w:val="00007DA4"/>
    <w:rsid w:val="00010660"/>
    <w:rsid w:val="00010BD9"/>
    <w:rsid w:val="0001228F"/>
    <w:rsid w:val="00012CA2"/>
    <w:rsid w:val="00012F8E"/>
    <w:rsid w:val="00014379"/>
    <w:rsid w:val="00014D67"/>
    <w:rsid w:val="00016CFF"/>
    <w:rsid w:val="00017553"/>
    <w:rsid w:val="000178BE"/>
    <w:rsid w:val="00020E36"/>
    <w:rsid w:val="00024917"/>
    <w:rsid w:val="00024D1C"/>
    <w:rsid w:val="00025CB1"/>
    <w:rsid w:val="000261DF"/>
    <w:rsid w:val="00027FB0"/>
    <w:rsid w:val="000300C1"/>
    <w:rsid w:val="00031913"/>
    <w:rsid w:val="0003198E"/>
    <w:rsid w:val="00033C53"/>
    <w:rsid w:val="00034A59"/>
    <w:rsid w:val="0003584A"/>
    <w:rsid w:val="00036C24"/>
    <w:rsid w:val="00037020"/>
    <w:rsid w:val="00040898"/>
    <w:rsid w:val="0004096E"/>
    <w:rsid w:val="00044A90"/>
    <w:rsid w:val="00044E00"/>
    <w:rsid w:val="000459C5"/>
    <w:rsid w:val="00045CC8"/>
    <w:rsid w:val="000461B3"/>
    <w:rsid w:val="00046650"/>
    <w:rsid w:val="00046C01"/>
    <w:rsid w:val="00046FD5"/>
    <w:rsid w:val="00047AF1"/>
    <w:rsid w:val="00050CB0"/>
    <w:rsid w:val="00052465"/>
    <w:rsid w:val="00052862"/>
    <w:rsid w:val="0005481F"/>
    <w:rsid w:val="00055DD1"/>
    <w:rsid w:val="000560E9"/>
    <w:rsid w:val="00060320"/>
    <w:rsid w:val="00060344"/>
    <w:rsid w:val="00061565"/>
    <w:rsid w:val="00062D00"/>
    <w:rsid w:val="000630CB"/>
    <w:rsid w:val="000662B8"/>
    <w:rsid w:val="00070429"/>
    <w:rsid w:val="000723AD"/>
    <w:rsid w:val="000738CB"/>
    <w:rsid w:val="00075627"/>
    <w:rsid w:val="00075D01"/>
    <w:rsid w:val="000763BF"/>
    <w:rsid w:val="0007684C"/>
    <w:rsid w:val="00077393"/>
    <w:rsid w:val="000778F6"/>
    <w:rsid w:val="000817CD"/>
    <w:rsid w:val="00082F8D"/>
    <w:rsid w:val="000877C0"/>
    <w:rsid w:val="000903F2"/>
    <w:rsid w:val="00092722"/>
    <w:rsid w:val="000941ED"/>
    <w:rsid w:val="00095B42"/>
    <w:rsid w:val="00096B9B"/>
    <w:rsid w:val="00096C16"/>
    <w:rsid w:val="00096EA1"/>
    <w:rsid w:val="00097818"/>
    <w:rsid w:val="000A0E82"/>
    <w:rsid w:val="000A10D1"/>
    <w:rsid w:val="000A12FA"/>
    <w:rsid w:val="000A278A"/>
    <w:rsid w:val="000A4F2B"/>
    <w:rsid w:val="000A51B8"/>
    <w:rsid w:val="000A68FC"/>
    <w:rsid w:val="000A70FC"/>
    <w:rsid w:val="000A7417"/>
    <w:rsid w:val="000A74E3"/>
    <w:rsid w:val="000B05EA"/>
    <w:rsid w:val="000B2586"/>
    <w:rsid w:val="000B2E06"/>
    <w:rsid w:val="000B3C21"/>
    <w:rsid w:val="000B5395"/>
    <w:rsid w:val="000B6182"/>
    <w:rsid w:val="000B70A1"/>
    <w:rsid w:val="000C0985"/>
    <w:rsid w:val="000C0EE2"/>
    <w:rsid w:val="000C2B47"/>
    <w:rsid w:val="000C4B39"/>
    <w:rsid w:val="000C50A0"/>
    <w:rsid w:val="000C7EA4"/>
    <w:rsid w:val="000D15B0"/>
    <w:rsid w:val="000D1930"/>
    <w:rsid w:val="000D283E"/>
    <w:rsid w:val="000D29EE"/>
    <w:rsid w:val="000D2A06"/>
    <w:rsid w:val="000D456F"/>
    <w:rsid w:val="000D4620"/>
    <w:rsid w:val="000D4D87"/>
    <w:rsid w:val="000E0E40"/>
    <w:rsid w:val="000E1C2A"/>
    <w:rsid w:val="000E287A"/>
    <w:rsid w:val="000E3BFF"/>
    <w:rsid w:val="000E50A9"/>
    <w:rsid w:val="000F0667"/>
    <w:rsid w:val="000F3BB1"/>
    <w:rsid w:val="000F419A"/>
    <w:rsid w:val="000F4E23"/>
    <w:rsid w:val="000F737B"/>
    <w:rsid w:val="0010012E"/>
    <w:rsid w:val="00101231"/>
    <w:rsid w:val="00102831"/>
    <w:rsid w:val="00102E36"/>
    <w:rsid w:val="0010356F"/>
    <w:rsid w:val="00103877"/>
    <w:rsid w:val="00104272"/>
    <w:rsid w:val="00104457"/>
    <w:rsid w:val="00106493"/>
    <w:rsid w:val="0010781B"/>
    <w:rsid w:val="001112FC"/>
    <w:rsid w:val="00113B7B"/>
    <w:rsid w:val="00116F29"/>
    <w:rsid w:val="0012073F"/>
    <w:rsid w:val="00120904"/>
    <w:rsid w:val="00120B1D"/>
    <w:rsid w:val="00122164"/>
    <w:rsid w:val="00122362"/>
    <w:rsid w:val="00122A69"/>
    <w:rsid w:val="001231CF"/>
    <w:rsid w:val="001245B5"/>
    <w:rsid w:val="001251E3"/>
    <w:rsid w:val="0013179A"/>
    <w:rsid w:val="00132637"/>
    <w:rsid w:val="00133293"/>
    <w:rsid w:val="00133ECE"/>
    <w:rsid w:val="0013554C"/>
    <w:rsid w:val="00140865"/>
    <w:rsid w:val="00141249"/>
    <w:rsid w:val="00142128"/>
    <w:rsid w:val="00145941"/>
    <w:rsid w:val="00147D2A"/>
    <w:rsid w:val="00147E4D"/>
    <w:rsid w:val="00147F9F"/>
    <w:rsid w:val="00151AF8"/>
    <w:rsid w:val="00151C1F"/>
    <w:rsid w:val="00151D4E"/>
    <w:rsid w:val="00153F6C"/>
    <w:rsid w:val="001547FD"/>
    <w:rsid w:val="00156790"/>
    <w:rsid w:val="0015727D"/>
    <w:rsid w:val="00163CC7"/>
    <w:rsid w:val="0016593B"/>
    <w:rsid w:val="00165DAD"/>
    <w:rsid w:val="001664CD"/>
    <w:rsid w:val="001671F0"/>
    <w:rsid w:val="00170C20"/>
    <w:rsid w:val="001715FC"/>
    <w:rsid w:val="001718CD"/>
    <w:rsid w:val="0017316D"/>
    <w:rsid w:val="00173513"/>
    <w:rsid w:val="00174332"/>
    <w:rsid w:val="0017691F"/>
    <w:rsid w:val="001769AD"/>
    <w:rsid w:val="00176F45"/>
    <w:rsid w:val="0017721C"/>
    <w:rsid w:val="00180213"/>
    <w:rsid w:val="001814D2"/>
    <w:rsid w:val="00181A9B"/>
    <w:rsid w:val="001831EC"/>
    <w:rsid w:val="00183CC8"/>
    <w:rsid w:val="00185508"/>
    <w:rsid w:val="00190617"/>
    <w:rsid w:val="00192276"/>
    <w:rsid w:val="00192BD6"/>
    <w:rsid w:val="00193368"/>
    <w:rsid w:val="00193A39"/>
    <w:rsid w:val="0019530D"/>
    <w:rsid w:val="00195F95"/>
    <w:rsid w:val="00197F1F"/>
    <w:rsid w:val="001A0C84"/>
    <w:rsid w:val="001A1FA6"/>
    <w:rsid w:val="001A5229"/>
    <w:rsid w:val="001A53BD"/>
    <w:rsid w:val="001A5643"/>
    <w:rsid w:val="001A5865"/>
    <w:rsid w:val="001A6945"/>
    <w:rsid w:val="001B01D8"/>
    <w:rsid w:val="001B0FC7"/>
    <w:rsid w:val="001B1D9B"/>
    <w:rsid w:val="001B31D8"/>
    <w:rsid w:val="001B3367"/>
    <w:rsid w:val="001B3B76"/>
    <w:rsid w:val="001B6FE8"/>
    <w:rsid w:val="001B7894"/>
    <w:rsid w:val="001B7C38"/>
    <w:rsid w:val="001C1397"/>
    <w:rsid w:val="001C23BD"/>
    <w:rsid w:val="001C2673"/>
    <w:rsid w:val="001C34AA"/>
    <w:rsid w:val="001C42B7"/>
    <w:rsid w:val="001C44F3"/>
    <w:rsid w:val="001C5777"/>
    <w:rsid w:val="001C5ECE"/>
    <w:rsid w:val="001C7707"/>
    <w:rsid w:val="001D00C4"/>
    <w:rsid w:val="001D05CB"/>
    <w:rsid w:val="001D3674"/>
    <w:rsid w:val="001D3E39"/>
    <w:rsid w:val="001D4B6B"/>
    <w:rsid w:val="001E10A4"/>
    <w:rsid w:val="001E396A"/>
    <w:rsid w:val="001E5F60"/>
    <w:rsid w:val="001E5FAA"/>
    <w:rsid w:val="001E67A4"/>
    <w:rsid w:val="001E7870"/>
    <w:rsid w:val="001F1780"/>
    <w:rsid w:val="001F396B"/>
    <w:rsid w:val="001F4EDF"/>
    <w:rsid w:val="001F5D1B"/>
    <w:rsid w:val="001F615C"/>
    <w:rsid w:val="001F6B71"/>
    <w:rsid w:val="001F7938"/>
    <w:rsid w:val="001F7961"/>
    <w:rsid w:val="00201407"/>
    <w:rsid w:val="002015FA"/>
    <w:rsid w:val="002024A0"/>
    <w:rsid w:val="00202B38"/>
    <w:rsid w:val="00203EA6"/>
    <w:rsid w:val="0020596B"/>
    <w:rsid w:val="00205AA1"/>
    <w:rsid w:val="00205C00"/>
    <w:rsid w:val="00206315"/>
    <w:rsid w:val="00206B55"/>
    <w:rsid w:val="00210AB2"/>
    <w:rsid w:val="00211445"/>
    <w:rsid w:val="00212DCE"/>
    <w:rsid w:val="002133A5"/>
    <w:rsid w:val="002135B1"/>
    <w:rsid w:val="00214167"/>
    <w:rsid w:val="00215A4C"/>
    <w:rsid w:val="002176E2"/>
    <w:rsid w:val="00220C5C"/>
    <w:rsid w:val="0022119A"/>
    <w:rsid w:val="002216FC"/>
    <w:rsid w:val="002228AA"/>
    <w:rsid w:val="00223669"/>
    <w:rsid w:val="002240A2"/>
    <w:rsid w:val="00224397"/>
    <w:rsid w:val="00224D35"/>
    <w:rsid w:val="00225CB0"/>
    <w:rsid w:val="0022613A"/>
    <w:rsid w:val="0023029B"/>
    <w:rsid w:val="0023153F"/>
    <w:rsid w:val="002337D9"/>
    <w:rsid w:val="00234409"/>
    <w:rsid w:val="0023576F"/>
    <w:rsid w:val="00235D59"/>
    <w:rsid w:val="00235FC9"/>
    <w:rsid w:val="00240046"/>
    <w:rsid w:val="00240130"/>
    <w:rsid w:val="002440F7"/>
    <w:rsid w:val="00244397"/>
    <w:rsid w:val="0024570F"/>
    <w:rsid w:val="00245F5A"/>
    <w:rsid w:val="002464C3"/>
    <w:rsid w:val="0024783D"/>
    <w:rsid w:val="00247A00"/>
    <w:rsid w:val="00250176"/>
    <w:rsid w:val="002516DA"/>
    <w:rsid w:val="00251864"/>
    <w:rsid w:val="0025352B"/>
    <w:rsid w:val="0025376C"/>
    <w:rsid w:val="00253EC4"/>
    <w:rsid w:val="00253EEA"/>
    <w:rsid w:val="002540BB"/>
    <w:rsid w:val="00255205"/>
    <w:rsid w:val="00255B1D"/>
    <w:rsid w:val="00255D20"/>
    <w:rsid w:val="00255D78"/>
    <w:rsid w:val="002570AE"/>
    <w:rsid w:val="0025738F"/>
    <w:rsid w:val="002573EA"/>
    <w:rsid w:val="0025755F"/>
    <w:rsid w:val="00257F6F"/>
    <w:rsid w:val="002614E8"/>
    <w:rsid w:val="0026555F"/>
    <w:rsid w:val="0026586E"/>
    <w:rsid w:val="00271879"/>
    <w:rsid w:val="002753E2"/>
    <w:rsid w:val="0027557C"/>
    <w:rsid w:val="00275730"/>
    <w:rsid w:val="002759CB"/>
    <w:rsid w:val="00275E4F"/>
    <w:rsid w:val="00276548"/>
    <w:rsid w:val="00276AFD"/>
    <w:rsid w:val="002820AA"/>
    <w:rsid w:val="00284B03"/>
    <w:rsid w:val="00285333"/>
    <w:rsid w:val="0028593A"/>
    <w:rsid w:val="00286F61"/>
    <w:rsid w:val="002901E2"/>
    <w:rsid w:val="00290395"/>
    <w:rsid w:val="002906DE"/>
    <w:rsid w:val="0029073C"/>
    <w:rsid w:val="00290CB7"/>
    <w:rsid w:val="0029242C"/>
    <w:rsid w:val="00292891"/>
    <w:rsid w:val="00292A7B"/>
    <w:rsid w:val="00292BC2"/>
    <w:rsid w:val="00293114"/>
    <w:rsid w:val="0029324E"/>
    <w:rsid w:val="00294DBE"/>
    <w:rsid w:val="00295A75"/>
    <w:rsid w:val="00296F11"/>
    <w:rsid w:val="00297CA2"/>
    <w:rsid w:val="002A2611"/>
    <w:rsid w:val="002A3D6F"/>
    <w:rsid w:val="002A5AB1"/>
    <w:rsid w:val="002A5B35"/>
    <w:rsid w:val="002A604E"/>
    <w:rsid w:val="002A74A3"/>
    <w:rsid w:val="002B21AE"/>
    <w:rsid w:val="002B2E63"/>
    <w:rsid w:val="002B3D8F"/>
    <w:rsid w:val="002B47E8"/>
    <w:rsid w:val="002B5ECD"/>
    <w:rsid w:val="002B6D75"/>
    <w:rsid w:val="002C0D08"/>
    <w:rsid w:val="002C208F"/>
    <w:rsid w:val="002C2EBD"/>
    <w:rsid w:val="002C43AE"/>
    <w:rsid w:val="002C4579"/>
    <w:rsid w:val="002C46C9"/>
    <w:rsid w:val="002C4884"/>
    <w:rsid w:val="002C54B0"/>
    <w:rsid w:val="002C68F0"/>
    <w:rsid w:val="002D07C7"/>
    <w:rsid w:val="002D1FD3"/>
    <w:rsid w:val="002D26B9"/>
    <w:rsid w:val="002D2EC7"/>
    <w:rsid w:val="002D4191"/>
    <w:rsid w:val="002D478D"/>
    <w:rsid w:val="002E10BC"/>
    <w:rsid w:val="002E17C4"/>
    <w:rsid w:val="002E184E"/>
    <w:rsid w:val="002E1BF7"/>
    <w:rsid w:val="002E259B"/>
    <w:rsid w:val="002E3B07"/>
    <w:rsid w:val="002E3BBF"/>
    <w:rsid w:val="002E3FC4"/>
    <w:rsid w:val="002E4AEF"/>
    <w:rsid w:val="002E54DA"/>
    <w:rsid w:val="002E72E1"/>
    <w:rsid w:val="002E7F19"/>
    <w:rsid w:val="002F3042"/>
    <w:rsid w:val="002F7BD4"/>
    <w:rsid w:val="002F7E01"/>
    <w:rsid w:val="002F7E27"/>
    <w:rsid w:val="00303561"/>
    <w:rsid w:val="0030419D"/>
    <w:rsid w:val="0030685A"/>
    <w:rsid w:val="00307CA9"/>
    <w:rsid w:val="0031090E"/>
    <w:rsid w:val="00311383"/>
    <w:rsid w:val="003130D8"/>
    <w:rsid w:val="003145D1"/>
    <w:rsid w:val="0031512C"/>
    <w:rsid w:val="00315B35"/>
    <w:rsid w:val="003171B8"/>
    <w:rsid w:val="0031720C"/>
    <w:rsid w:val="00317973"/>
    <w:rsid w:val="0032195D"/>
    <w:rsid w:val="00322B89"/>
    <w:rsid w:val="00322E97"/>
    <w:rsid w:val="003259AF"/>
    <w:rsid w:val="00325BAB"/>
    <w:rsid w:val="00327ECE"/>
    <w:rsid w:val="00330B77"/>
    <w:rsid w:val="003324D5"/>
    <w:rsid w:val="00332597"/>
    <w:rsid w:val="00333321"/>
    <w:rsid w:val="003337A4"/>
    <w:rsid w:val="003337F9"/>
    <w:rsid w:val="003343F1"/>
    <w:rsid w:val="00334C65"/>
    <w:rsid w:val="00335DE2"/>
    <w:rsid w:val="00335FE0"/>
    <w:rsid w:val="00341271"/>
    <w:rsid w:val="003431EE"/>
    <w:rsid w:val="0034439A"/>
    <w:rsid w:val="00346AC0"/>
    <w:rsid w:val="00347BFE"/>
    <w:rsid w:val="00347D1F"/>
    <w:rsid w:val="003500A9"/>
    <w:rsid w:val="0035060F"/>
    <w:rsid w:val="00350A6C"/>
    <w:rsid w:val="00350D19"/>
    <w:rsid w:val="00352003"/>
    <w:rsid w:val="00352172"/>
    <w:rsid w:val="0035311A"/>
    <w:rsid w:val="00356C4C"/>
    <w:rsid w:val="0035765E"/>
    <w:rsid w:val="00362FC5"/>
    <w:rsid w:val="003642F7"/>
    <w:rsid w:val="00364C02"/>
    <w:rsid w:val="00367976"/>
    <w:rsid w:val="00370128"/>
    <w:rsid w:val="00371A88"/>
    <w:rsid w:val="0037272B"/>
    <w:rsid w:val="003737DB"/>
    <w:rsid w:val="003760DF"/>
    <w:rsid w:val="0037689D"/>
    <w:rsid w:val="003769E9"/>
    <w:rsid w:val="00376E7A"/>
    <w:rsid w:val="00376EE5"/>
    <w:rsid w:val="00376F31"/>
    <w:rsid w:val="003773CB"/>
    <w:rsid w:val="0038266C"/>
    <w:rsid w:val="00382ECA"/>
    <w:rsid w:val="003831F9"/>
    <w:rsid w:val="003842AB"/>
    <w:rsid w:val="00384670"/>
    <w:rsid w:val="003866F3"/>
    <w:rsid w:val="00386735"/>
    <w:rsid w:val="00387837"/>
    <w:rsid w:val="00387BEB"/>
    <w:rsid w:val="003901F5"/>
    <w:rsid w:val="00390BF7"/>
    <w:rsid w:val="003910AE"/>
    <w:rsid w:val="00392005"/>
    <w:rsid w:val="003928E5"/>
    <w:rsid w:val="00392A80"/>
    <w:rsid w:val="00395B4F"/>
    <w:rsid w:val="003A044F"/>
    <w:rsid w:val="003A11E5"/>
    <w:rsid w:val="003A30BB"/>
    <w:rsid w:val="003A4492"/>
    <w:rsid w:val="003A503F"/>
    <w:rsid w:val="003A57C0"/>
    <w:rsid w:val="003B02CD"/>
    <w:rsid w:val="003B128F"/>
    <w:rsid w:val="003B2E83"/>
    <w:rsid w:val="003B4595"/>
    <w:rsid w:val="003B4CE8"/>
    <w:rsid w:val="003B5371"/>
    <w:rsid w:val="003B58B4"/>
    <w:rsid w:val="003B6E7D"/>
    <w:rsid w:val="003C0570"/>
    <w:rsid w:val="003C0F53"/>
    <w:rsid w:val="003C0F8C"/>
    <w:rsid w:val="003C306E"/>
    <w:rsid w:val="003C327E"/>
    <w:rsid w:val="003C369D"/>
    <w:rsid w:val="003C4FE2"/>
    <w:rsid w:val="003D138C"/>
    <w:rsid w:val="003D1E26"/>
    <w:rsid w:val="003D1FB6"/>
    <w:rsid w:val="003D291B"/>
    <w:rsid w:val="003D2D9D"/>
    <w:rsid w:val="003D64DC"/>
    <w:rsid w:val="003D6C69"/>
    <w:rsid w:val="003D79D8"/>
    <w:rsid w:val="003D7E38"/>
    <w:rsid w:val="003E1449"/>
    <w:rsid w:val="003E1623"/>
    <w:rsid w:val="003E2225"/>
    <w:rsid w:val="003E38D4"/>
    <w:rsid w:val="003E3CF3"/>
    <w:rsid w:val="003E40FA"/>
    <w:rsid w:val="003E5329"/>
    <w:rsid w:val="003E5681"/>
    <w:rsid w:val="003E7301"/>
    <w:rsid w:val="003E7C60"/>
    <w:rsid w:val="003E7EF6"/>
    <w:rsid w:val="003F1572"/>
    <w:rsid w:val="003F1D06"/>
    <w:rsid w:val="003F1E6E"/>
    <w:rsid w:val="003F1F9C"/>
    <w:rsid w:val="003F3CBE"/>
    <w:rsid w:val="003F46B5"/>
    <w:rsid w:val="003F4DD0"/>
    <w:rsid w:val="003F6321"/>
    <w:rsid w:val="003F7C47"/>
    <w:rsid w:val="003F7FE4"/>
    <w:rsid w:val="00400113"/>
    <w:rsid w:val="0040104F"/>
    <w:rsid w:val="00403FDE"/>
    <w:rsid w:val="00404631"/>
    <w:rsid w:val="00405902"/>
    <w:rsid w:val="00407905"/>
    <w:rsid w:val="00407EC8"/>
    <w:rsid w:val="00414393"/>
    <w:rsid w:val="00414ED5"/>
    <w:rsid w:val="004170D2"/>
    <w:rsid w:val="00421B5B"/>
    <w:rsid w:val="00422211"/>
    <w:rsid w:val="0042355C"/>
    <w:rsid w:val="00424572"/>
    <w:rsid w:val="0042511F"/>
    <w:rsid w:val="00425CAD"/>
    <w:rsid w:val="00426494"/>
    <w:rsid w:val="00430133"/>
    <w:rsid w:val="00430856"/>
    <w:rsid w:val="00430EDE"/>
    <w:rsid w:val="004320E9"/>
    <w:rsid w:val="00432FFF"/>
    <w:rsid w:val="00434893"/>
    <w:rsid w:val="0043564D"/>
    <w:rsid w:val="00436037"/>
    <w:rsid w:val="00436351"/>
    <w:rsid w:val="00436BEF"/>
    <w:rsid w:val="004375C4"/>
    <w:rsid w:val="00440B46"/>
    <w:rsid w:val="00441073"/>
    <w:rsid w:val="004423F8"/>
    <w:rsid w:val="0044249B"/>
    <w:rsid w:val="00443DA2"/>
    <w:rsid w:val="004442ED"/>
    <w:rsid w:val="004456AE"/>
    <w:rsid w:val="00446276"/>
    <w:rsid w:val="0044713E"/>
    <w:rsid w:val="00447F9D"/>
    <w:rsid w:val="0045149A"/>
    <w:rsid w:val="00452BEB"/>
    <w:rsid w:val="00457846"/>
    <w:rsid w:val="00460DA6"/>
    <w:rsid w:val="0046240B"/>
    <w:rsid w:val="004626DC"/>
    <w:rsid w:val="004627A3"/>
    <w:rsid w:val="004632BF"/>
    <w:rsid w:val="004636EF"/>
    <w:rsid w:val="00465188"/>
    <w:rsid w:val="004677BE"/>
    <w:rsid w:val="00467C35"/>
    <w:rsid w:val="00467CC6"/>
    <w:rsid w:val="0047011F"/>
    <w:rsid w:val="0047323A"/>
    <w:rsid w:val="004759EB"/>
    <w:rsid w:val="00475A3A"/>
    <w:rsid w:val="00475F23"/>
    <w:rsid w:val="00476D5A"/>
    <w:rsid w:val="004776C4"/>
    <w:rsid w:val="00477BC1"/>
    <w:rsid w:val="00480245"/>
    <w:rsid w:val="004804EE"/>
    <w:rsid w:val="00483040"/>
    <w:rsid w:val="00483181"/>
    <w:rsid w:val="00483651"/>
    <w:rsid w:val="0048376B"/>
    <w:rsid w:val="00483ACC"/>
    <w:rsid w:val="00483EAB"/>
    <w:rsid w:val="00485D23"/>
    <w:rsid w:val="00485E8A"/>
    <w:rsid w:val="00486426"/>
    <w:rsid w:val="004869AB"/>
    <w:rsid w:val="00490180"/>
    <w:rsid w:val="00493DCE"/>
    <w:rsid w:val="00497183"/>
    <w:rsid w:val="004A0F15"/>
    <w:rsid w:val="004A245B"/>
    <w:rsid w:val="004A2A80"/>
    <w:rsid w:val="004A2BF8"/>
    <w:rsid w:val="004A60F4"/>
    <w:rsid w:val="004A63A8"/>
    <w:rsid w:val="004B1CA9"/>
    <w:rsid w:val="004B2113"/>
    <w:rsid w:val="004B21C7"/>
    <w:rsid w:val="004B242E"/>
    <w:rsid w:val="004B34A2"/>
    <w:rsid w:val="004B3EC2"/>
    <w:rsid w:val="004B3EE0"/>
    <w:rsid w:val="004B54A1"/>
    <w:rsid w:val="004B5591"/>
    <w:rsid w:val="004B661C"/>
    <w:rsid w:val="004B7EB1"/>
    <w:rsid w:val="004C08AB"/>
    <w:rsid w:val="004C2663"/>
    <w:rsid w:val="004C2F1B"/>
    <w:rsid w:val="004C440B"/>
    <w:rsid w:val="004C52AF"/>
    <w:rsid w:val="004C5A60"/>
    <w:rsid w:val="004D3116"/>
    <w:rsid w:val="004D56F6"/>
    <w:rsid w:val="004D5B3B"/>
    <w:rsid w:val="004D6A88"/>
    <w:rsid w:val="004D70AC"/>
    <w:rsid w:val="004E266E"/>
    <w:rsid w:val="004E2BC3"/>
    <w:rsid w:val="004E3F2B"/>
    <w:rsid w:val="004E4007"/>
    <w:rsid w:val="004E6311"/>
    <w:rsid w:val="004E723C"/>
    <w:rsid w:val="004E78F8"/>
    <w:rsid w:val="004E79E5"/>
    <w:rsid w:val="004F24E8"/>
    <w:rsid w:val="004F3D5E"/>
    <w:rsid w:val="004F4BAA"/>
    <w:rsid w:val="004F4CE6"/>
    <w:rsid w:val="004F51E1"/>
    <w:rsid w:val="004F6566"/>
    <w:rsid w:val="004F7930"/>
    <w:rsid w:val="005025B5"/>
    <w:rsid w:val="00504E6A"/>
    <w:rsid w:val="00506508"/>
    <w:rsid w:val="0050680E"/>
    <w:rsid w:val="00506D36"/>
    <w:rsid w:val="00510778"/>
    <w:rsid w:val="005113C9"/>
    <w:rsid w:val="00511660"/>
    <w:rsid w:val="00512023"/>
    <w:rsid w:val="00512037"/>
    <w:rsid w:val="00512525"/>
    <w:rsid w:val="00514771"/>
    <w:rsid w:val="00514854"/>
    <w:rsid w:val="00515240"/>
    <w:rsid w:val="005166B1"/>
    <w:rsid w:val="00517103"/>
    <w:rsid w:val="00517BF3"/>
    <w:rsid w:val="00520242"/>
    <w:rsid w:val="005206E2"/>
    <w:rsid w:val="005217A2"/>
    <w:rsid w:val="00523B02"/>
    <w:rsid w:val="00524237"/>
    <w:rsid w:val="00524870"/>
    <w:rsid w:val="005302D4"/>
    <w:rsid w:val="00530D11"/>
    <w:rsid w:val="00531D87"/>
    <w:rsid w:val="00533CCC"/>
    <w:rsid w:val="005349B3"/>
    <w:rsid w:val="00540973"/>
    <w:rsid w:val="005418A6"/>
    <w:rsid w:val="00541D49"/>
    <w:rsid w:val="00541E95"/>
    <w:rsid w:val="00541EDC"/>
    <w:rsid w:val="0054264A"/>
    <w:rsid w:val="00542869"/>
    <w:rsid w:val="00543CFB"/>
    <w:rsid w:val="005446C1"/>
    <w:rsid w:val="00546550"/>
    <w:rsid w:val="00547356"/>
    <w:rsid w:val="00552824"/>
    <w:rsid w:val="00554979"/>
    <w:rsid w:val="00555338"/>
    <w:rsid w:val="0055540E"/>
    <w:rsid w:val="00555431"/>
    <w:rsid w:val="00562121"/>
    <w:rsid w:val="005624EF"/>
    <w:rsid w:val="00564C8D"/>
    <w:rsid w:val="00565167"/>
    <w:rsid w:val="00566D05"/>
    <w:rsid w:val="0057009D"/>
    <w:rsid w:val="005710CC"/>
    <w:rsid w:val="00571B70"/>
    <w:rsid w:val="005721F2"/>
    <w:rsid w:val="00572D11"/>
    <w:rsid w:val="0057311F"/>
    <w:rsid w:val="005731FE"/>
    <w:rsid w:val="0057422E"/>
    <w:rsid w:val="00574B58"/>
    <w:rsid w:val="005753FA"/>
    <w:rsid w:val="005755E1"/>
    <w:rsid w:val="005762E6"/>
    <w:rsid w:val="00576CCE"/>
    <w:rsid w:val="00577D12"/>
    <w:rsid w:val="005831F4"/>
    <w:rsid w:val="00583A2D"/>
    <w:rsid w:val="00584292"/>
    <w:rsid w:val="005846B2"/>
    <w:rsid w:val="00584CBB"/>
    <w:rsid w:val="00585973"/>
    <w:rsid w:val="0058751A"/>
    <w:rsid w:val="005879A5"/>
    <w:rsid w:val="005920FB"/>
    <w:rsid w:val="00592912"/>
    <w:rsid w:val="00592DF1"/>
    <w:rsid w:val="00594112"/>
    <w:rsid w:val="0059483D"/>
    <w:rsid w:val="005963F9"/>
    <w:rsid w:val="005977F0"/>
    <w:rsid w:val="005A0C25"/>
    <w:rsid w:val="005A196A"/>
    <w:rsid w:val="005A1AE0"/>
    <w:rsid w:val="005A336F"/>
    <w:rsid w:val="005A4867"/>
    <w:rsid w:val="005A48A0"/>
    <w:rsid w:val="005A5DF5"/>
    <w:rsid w:val="005A617F"/>
    <w:rsid w:val="005A686A"/>
    <w:rsid w:val="005A6A9D"/>
    <w:rsid w:val="005A7097"/>
    <w:rsid w:val="005B052B"/>
    <w:rsid w:val="005B052E"/>
    <w:rsid w:val="005B0C93"/>
    <w:rsid w:val="005B1C8B"/>
    <w:rsid w:val="005B283A"/>
    <w:rsid w:val="005B31E3"/>
    <w:rsid w:val="005B38B8"/>
    <w:rsid w:val="005B403D"/>
    <w:rsid w:val="005B4E96"/>
    <w:rsid w:val="005B59E5"/>
    <w:rsid w:val="005B5D00"/>
    <w:rsid w:val="005C0F9F"/>
    <w:rsid w:val="005C1B04"/>
    <w:rsid w:val="005C2C26"/>
    <w:rsid w:val="005C3A06"/>
    <w:rsid w:val="005C4921"/>
    <w:rsid w:val="005C606A"/>
    <w:rsid w:val="005C7357"/>
    <w:rsid w:val="005C7536"/>
    <w:rsid w:val="005D05A3"/>
    <w:rsid w:val="005D2E59"/>
    <w:rsid w:val="005D2E84"/>
    <w:rsid w:val="005D420B"/>
    <w:rsid w:val="005D4305"/>
    <w:rsid w:val="005D540C"/>
    <w:rsid w:val="005D5FBF"/>
    <w:rsid w:val="005D6C5F"/>
    <w:rsid w:val="005D6F33"/>
    <w:rsid w:val="005E0629"/>
    <w:rsid w:val="005E09B6"/>
    <w:rsid w:val="005E2063"/>
    <w:rsid w:val="005E2F31"/>
    <w:rsid w:val="005E3CCD"/>
    <w:rsid w:val="005E4A39"/>
    <w:rsid w:val="005E4DBE"/>
    <w:rsid w:val="005E6B00"/>
    <w:rsid w:val="005E6D9E"/>
    <w:rsid w:val="005E7215"/>
    <w:rsid w:val="005F1EA4"/>
    <w:rsid w:val="005F49FC"/>
    <w:rsid w:val="005F54CD"/>
    <w:rsid w:val="005F56AB"/>
    <w:rsid w:val="005F5880"/>
    <w:rsid w:val="005F5A05"/>
    <w:rsid w:val="005F63A4"/>
    <w:rsid w:val="005F63F1"/>
    <w:rsid w:val="005F6DFE"/>
    <w:rsid w:val="00601B69"/>
    <w:rsid w:val="006024DD"/>
    <w:rsid w:val="00602A27"/>
    <w:rsid w:val="00603E9D"/>
    <w:rsid w:val="00605680"/>
    <w:rsid w:val="00606287"/>
    <w:rsid w:val="00607038"/>
    <w:rsid w:val="006078DF"/>
    <w:rsid w:val="0061010C"/>
    <w:rsid w:val="00610C50"/>
    <w:rsid w:val="006110BC"/>
    <w:rsid w:val="0061130C"/>
    <w:rsid w:val="006123E0"/>
    <w:rsid w:val="00615A8A"/>
    <w:rsid w:val="00615CF3"/>
    <w:rsid w:val="006164BF"/>
    <w:rsid w:val="00616FD2"/>
    <w:rsid w:val="00617A2B"/>
    <w:rsid w:val="00620446"/>
    <w:rsid w:val="006239FF"/>
    <w:rsid w:val="00623FFA"/>
    <w:rsid w:val="006247BC"/>
    <w:rsid w:val="006249BC"/>
    <w:rsid w:val="006253FF"/>
    <w:rsid w:val="00625AC9"/>
    <w:rsid w:val="006279F9"/>
    <w:rsid w:val="006322B5"/>
    <w:rsid w:val="006336F1"/>
    <w:rsid w:val="006351BC"/>
    <w:rsid w:val="00636BD9"/>
    <w:rsid w:val="00637AE7"/>
    <w:rsid w:val="00640D93"/>
    <w:rsid w:val="00641322"/>
    <w:rsid w:val="00641933"/>
    <w:rsid w:val="006419D3"/>
    <w:rsid w:val="00642763"/>
    <w:rsid w:val="00642BDA"/>
    <w:rsid w:val="00644656"/>
    <w:rsid w:val="006452D4"/>
    <w:rsid w:val="00646645"/>
    <w:rsid w:val="00647538"/>
    <w:rsid w:val="0064754D"/>
    <w:rsid w:val="00647B3E"/>
    <w:rsid w:val="00650BD4"/>
    <w:rsid w:val="00651130"/>
    <w:rsid w:val="00651988"/>
    <w:rsid w:val="00651F22"/>
    <w:rsid w:val="00654A0D"/>
    <w:rsid w:val="00657589"/>
    <w:rsid w:val="0065778E"/>
    <w:rsid w:val="00660AB9"/>
    <w:rsid w:val="00660B84"/>
    <w:rsid w:val="00660C7D"/>
    <w:rsid w:val="00663A98"/>
    <w:rsid w:val="00665803"/>
    <w:rsid w:val="006674F9"/>
    <w:rsid w:val="00667B55"/>
    <w:rsid w:val="00670948"/>
    <w:rsid w:val="006714D9"/>
    <w:rsid w:val="00672F16"/>
    <w:rsid w:val="00675400"/>
    <w:rsid w:val="0067551A"/>
    <w:rsid w:val="00677D37"/>
    <w:rsid w:val="00677D57"/>
    <w:rsid w:val="00677DED"/>
    <w:rsid w:val="0068070B"/>
    <w:rsid w:val="00680C90"/>
    <w:rsid w:val="00684B79"/>
    <w:rsid w:val="0068582A"/>
    <w:rsid w:val="0068607F"/>
    <w:rsid w:val="006869F4"/>
    <w:rsid w:val="00687158"/>
    <w:rsid w:val="0068766D"/>
    <w:rsid w:val="00691F32"/>
    <w:rsid w:val="006922DE"/>
    <w:rsid w:val="0069262F"/>
    <w:rsid w:val="0069291F"/>
    <w:rsid w:val="00693B0E"/>
    <w:rsid w:val="00693E51"/>
    <w:rsid w:val="00693E9B"/>
    <w:rsid w:val="00693F37"/>
    <w:rsid w:val="0069471D"/>
    <w:rsid w:val="0069519A"/>
    <w:rsid w:val="006954E5"/>
    <w:rsid w:val="006961E5"/>
    <w:rsid w:val="00696368"/>
    <w:rsid w:val="00696F48"/>
    <w:rsid w:val="00697242"/>
    <w:rsid w:val="006A0FCE"/>
    <w:rsid w:val="006A2971"/>
    <w:rsid w:val="006A2D08"/>
    <w:rsid w:val="006A3257"/>
    <w:rsid w:val="006A519C"/>
    <w:rsid w:val="006A5F85"/>
    <w:rsid w:val="006A6765"/>
    <w:rsid w:val="006A69EF"/>
    <w:rsid w:val="006A6DFD"/>
    <w:rsid w:val="006B0E24"/>
    <w:rsid w:val="006B2646"/>
    <w:rsid w:val="006B26D9"/>
    <w:rsid w:val="006B27CB"/>
    <w:rsid w:val="006B306A"/>
    <w:rsid w:val="006B30D8"/>
    <w:rsid w:val="006B3DA8"/>
    <w:rsid w:val="006B498E"/>
    <w:rsid w:val="006B54B6"/>
    <w:rsid w:val="006B5E0E"/>
    <w:rsid w:val="006B7E28"/>
    <w:rsid w:val="006C22D3"/>
    <w:rsid w:val="006C2A45"/>
    <w:rsid w:val="006C4575"/>
    <w:rsid w:val="006C7EB6"/>
    <w:rsid w:val="006D0BA0"/>
    <w:rsid w:val="006D0C59"/>
    <w:rsid w:val="006D12EF"/>
    <w:rsid w:val="006D18F8"/>
    <w:rsid w:val="006D2D39"/>
    <w:rsid w:val="006D3F1F"/>
    <w:rsid w:val="006D453C"/>
    <w:rsid w:val="006D4FFA"/>
    <w:rsid w:val="006D5256"/>
    <w:rsid w:val="006E1B68"/>
    <w:rsid w:val="006E250B"/>
    <w:rsid w:val="006E3143"/>
    <w:rsid w:val="006E335F"/>
    <w:rsid w:val="006E364C"/>
    <w:rsid w:val="006E3EDF"/>
    <w:rsid w:val="006E4CD2"/>
    <w:rsid w:val="006E6983"/>
    <w:rsid w:val="006E6AA1"/>
    <w:rsid w:val="006F060C"/>
    <w:rsid w:val="006F1695"/>
    <w:rsid w:val="006F1975"/>
    <w:rsid w:val="006F20B7"/>
    <w:rsid w:val="006F381B"/>
    <w:rsid w:val="006F3C7F"/>
    <w:rsid w:val="006F3ED7"/>
    <w:rsid w:val="006F4417"/>
    <w:rsid w:val="006F5C22"/>
    <w:rsid w:val="006F6E6E"/>
    <w:rsid w:val="006F6E89"/>
    <w:rsid w:val="006F7474"/>
    <w:rsid w:val="006F79F6"/>
    <w:rsid w:val="00701110"/>
    <w:rsid w:val="007014C4"/>
    <w:rsid w:val="007040FC"/>
    <w:rsid w:val="0070437A"/>
    <w:rsid w:val="0070701B"/>
    <w:rsid w:val="007105E5"/>
    <w:rsid w:val="00710858"/>
    <w:rsid w:val="00710D28"/>
    <w:rsid w:val="00712B3D"/>
    <w:rsid w:val="007149BA"/>
    <w:rsid w:val="00715AA2"/>
    <w:rsid w:val="00715C19"/>
    <w:rsid w:val="007165CA"/>
    <w:rsid w:val="00717B61"/>
    <w:rsid w:val="007215F4"/>
    <w:rsid w:val="0072277B"/>
    <w:rsid w:val="00722AB9"/>
    <w:rsid w:val="00723847"/>
    <w:rsid w:val="00724458"/>
    <w:rsid w:val="00724765"/>
    <w:rsid w:val="00724798"/>
    <w:rsid w:val="00725166"/>
    <w:rsid w:val="007254FC"/>
    <w:rsid w:val="00731F7F"/>
    <w:rsid w:val="007343E2"/>
    <w:rsid w:val="007354BF"/>
    <w:rsid w:val="00735C74"/>
    <w:rsid w:val="00735FAF"/>
    <w:rsid w:val="00736D03"/>
    <w:rsid w:val="00736FD2"/>
    <w:rsid w:val="00740041"/>
    <w:rsid w:val="007405DF"/>
    <w:rsid w:val="00740C7D"/>
    <w:rsid w:val="00741C46"/>
    <w:rsid w:val="00743294"/>
    <w:rsid w:val="00743FB3"/>
    <w:rsid w:val="007443D1"/>
    <w:rsid w:val="00745E61"/>
    <w:rsid w:val="00745E73"/>
    <w:rsid w:val="00750CE7"/>
    <w:rsid w:val="00750DF2"/>
    <w:rsid w:val="007517F8"/>
    <w:rsid w:val="007528FB"/>
    <w:rsid w:val="00752E28"/>
    <w:rsid w:val="00755C2A"/>
    <w:rsid w:val="00755DAE"/>
    <w:rsid w:val="0075737C"/>
    <w:rsid w:val="00757833"/>
    <w:rsid w:val="0076053E"/>
    <w:rsid w:val="00761A94"/>
    <w:rsid w:val="007621A8"/>
    <w:rsid w:val="007629C3"/>
    <w:rsid w:val="00762D66"/>
    <w:rsid w:val="007656B8"/>
    <w:rsid w:val="00765A04"/>
    <w:rsid w:val="00765DA9"/>
    <w:rsid w:val="00766783"/>
    <w:rsid w:val="007718B4"/>
    <w:rsid w:val="007726AA"/>
    <w:rsid w:val="0077477F"/>
    <w:rsid w:val="00774879"/>
    <w:rsid w:val="00774CBE"/>
    <w:rsid w:val="00776615"/>
    <w:rsid w:val="00776FD3"/>
    <w:rsid w:val="00777125"/>
    <w:rsid w:val="007775AC"/>
    <w:rsid w:val="00780D02"/>
    <w:rsid w:val="007812AF"/>
    <w:rsid w:val="007830A9"/>
    <w:rsid w:val="0078380D"/>
    <w:rsid w:val="00785A83"/>
    <w:rsid w:val="00785C2F"/>
    <w:rsid w:val="00786852"/>
    <w:rsid w:val="0079243B"/>
    <w:rsid w:val="00793CE3"/>
    <w:rsid w:val="00793D49"/>
    <w:rsid w:val="0079469E"/>
    <w:rsid w:val="00795102"/>
    <w:rsid w:val="007957E9"/>
    <w:rsid w:val="00795C63"/>
    <w:rsid w:val="00796B9C"/>
    <w:rsid w:val="007A04D8"/>
    <w:rsid w:val="007A106D"/>
    <w:rsid w:val="007A18B3"/>
    <w:rsid w:val="007A29D5"/>
    <w:rsid w:val="007A6B6C"/>
    <w:rsid w:val="007B11E1"/>
    <w:rsid w:val="007B2DAA"/>
    <w:rsid w:val="007B4517"/>
    <w:rsid w:val="007B51B7"/>
    <w:rsid w:val="007B6260"/>
    <w:rsid w:val="007B6FD1"/>
    <w:rsid w:val="007C0ADD"/>
    <w:rsid w:val="007C0F38"/>
    <w:rsid w:val="007C2134"/>
    <w:rsid w:val="007C2AD2"/>
    <w:rsid w:val="007C2C0C"/>
    <w:rsid w:val="007C3B56"/>
    <w:rsid w:val="007C4539"/>
    <w:rsid w:val="007C4E30"/>
    <w:rsid w:val="007C57BC"/>
    <w:rsid w:val="007C5911"/>
    <w:rsid w:val="007C7957"/>
    <w:rsid w:val="007C7F97"/>
    <w:rsid w:val="007D0577"/>
    <w:rsid w:val="007D2E7B"/>
    <w:rsid w:val="007D31C7"/>
    <w:rsid w:val="007D38FE"/>
    <w:rsid w:val="007D406E"/>
    <w:rsid w:val="007D43E5"/>
    <w:rsid w:val="007D4D49"/>
    <w:rsid w:val="007D5044"/>
    <w:rsid w:val="007D5706"/>
    <w:rsid w:val="007D5FC2"/>
    <w:rsid w:val="007D63C8"/>
    <w:rsid w:val="007D6DD0"/>
    <w:rsid w:val="007D73BB"/>
    <w:rsid w:val="007D7BB1"/>
    <w:rsid w:val="007E1983"/>
    <w:rsid w:val="007E36F5"/>
    <w:rsid w:val="007E3815"/>
    <w:rsid w:val="007E38BB"/>
    <w:rsid w:val="007E468E"/>
    <w:rsid w:val="007E75F3"/>
    <w:rsid w:val="007F42B4"/>
    <w:rsid w:val="007F4384"/>
    <w:rsid w:val="007F4492"/>
    <w:rsid w:val="007F61F7"/>
    <w:rsid w:val="008013AC"/>
    <w:rsid w:val="00801595"/>
    <w:rsid w:val="008025E9"/>
    <w:rsid w:val="00803C0A"/>
    <w:rsid w:val="00804364"/>
    <w:rsid w:val="008044EA"/>
    <w:rsid w:val="00806B15"/>
    <w:rsid w:val="008073BA"/>
    <w:rsid w:val="00807400"/>
    <w:rsid w:val="00807C4A"/>
    <w:rsid w:val="00807F70"/>
    <w:rsid w:val="00810E17"/>
    <w:rsid w:val="00811529"/>
    <w:rsid w:val="00811660"/>
    <w:rsid w:val="008117D5"/>
    <w:rsid w:val="008124B1"/>
    <w:rsid w:val="008137A2"/>
    <w:rsid w:val="00813CC7"/>
    <w:rsid w:val="00814606"/>
    <w:rsid w:val="00815702"/>
    <w:rsid w:val="00815C54"/>
    <w:rsid w:val="00815F76"/>
    <w:rsid w:val="008166DF"/>
    <w:rsid w:val="008166F8"/>
    <w:rsid w:val="00816800"/>
    <w:rsid w:val="00816CB0"/>
    <w:rsid w:val="00820D78"/>
    <w:rsid w:val="00821976"/>
    <w:rsid w:val="00821CD8"/>
    <w:rsid w:val="00823709"/>
    <w:rsid w:val="00824929"/>
    <w:rsid w:val="00824B48"/>
    <w:rsid w:val="00825167"/>
    <w:rsid w:val="0082694D"/>
    <w:rsid w:val="008307D2"/>
    <w:rsid w:val="00830A44"/>
    <w:rsid w:val="00832506"/>
    <w:rsid w:val="00834B90"/>
    <w:rsid w:val="00836468"/>
    <w:rsid w:val="00837F44"/>
    <w:rsid w:val="0084042B"/>
    <w:rsid w:val="008418C6"/>
    <w:rsid w:val="00842F4E"/>
    <w:rsid w:val="00843B61"/>
    <w:rsid w:val="00843D86"/>
    <w:rsid w:val="00843FDE"/>
    <w:rsid w:val="00845059"/>
    <w:rsid w:val="00846077"/>
    <w:rsid w:val="00847101"/>
    <w:rsid w:val="00847630"/>
    <w:rsid w:val="008507F0"/>
    <w:rsid w:val="00850A70"/>
    <w:rsid w:val="00850CDE"/>
    <w:rsid w:val="00850D74"/>
    <w:rsid w:val="00850E2E"/>
    <w:rsid w:val="0085103B"/>
    <w:rsid w:val="00851433"/>
    <w:rsid w:val="008536F0"/>
    <w:rsid w:val="008541D3"/>
    <w:rsid w:val="00854FB1"/>
    <w:rsid w:val="00855688"/>
    <w:rsid w:val="00856B6A"/>
    <w:rsid w:val="00857AE1"/>
    <w:rsid w:val="008646B5"/>
    <w:rsid w:val="0086558F"/>
    <w:rsid w:val="008674A1"/>
    <w:rsid w:val="00871940"/>
    <w:rsid w:val="00872304"/>
    <w:rsid w:val="00872A73"/>
    <w:rsid w:val="008749E6"/>
    <w:rsid w:val="00875A7B"/>
    <w:rsid w:val="00875E0E"/>
    <w:rsid w:val="008763FA"/>
    <w:rsid w:val="0087678B"/>
    <w:rsid w:val="00876E50"/>
    <w:rsid w:val="00877522"/>
    <w:rsid w:val="008775B7"/>
    <w:rsid w:val="00877AF1"/>
    <w:rsid w:val="00877CBF"/>
    <w:rsid w:val="008807ED"/>
    <w:rsid w:val="00881376"/>
    <w:rsid w:val="008843AC"/>
    <w:rsid w:val="00885896"/>
    <w:rsid w:val="00885DB1"/>
    <w:rsid w:val="00886213"/>
    <w:rsid w:val="0088648B"/>
    <w:rsid w:val="00886DB8"/>
    <w:rsid w:val="0089017F"/>
    <w:rsid w:val="0089096A"/>
    <w:rsid w:val="00891DAC"/>
    <w:rsid w:val="008930B1"/>
    <w:rsid w:val="00893274"/>
    <w:rsid w:val="00893BC2"/>
    <w:rsid w:val="00893C5E"/>
    <w:rsid w:val="00897CEB"/>
    <w:rsid w:val="00897CEE"/>
    <w:rsid w:val="008A01EC"/>
    <w:rsid w:val="008A1EEA"/>
    <w:rsid w:val="008A23E6"/>
    <w:rsid w:val="008A2ED6"/>
    <w:rsid w:val="008A4035"/>
    <w:rsid w:val="008A45B0"/>
    <w:rsid w:val="008A6D37"/>
    <w:rsid w:val="008A7648"/>
    <w:rsid w:val="008B0A46"/>
    <w:rsid w:val="008B20FD"/>
    <w:rsid w:val="008B284E"/>
    <w:rsid w:val="008B4A47"/>
    <w:rsid w:val="008B549D"/>
    <w:rsid w:val="008B5979"/>
    <w:rsid w:val="008B6827"/>
    <w:rsid w:val="008B6861"/>
    <w:rsid w:val="008C02B5"/>
    <w:rsid w:val="008C02C9"/>
    <w:rsid w:val="008C218A"/>
    <w:rsid w:val="008C2436"/>
    <w:rsid w:val="008C29DA"/>
    <w:rsid w:val="008C2CBB"/>
    <w:rsid w:val="008C40C7"/>
    <w:rsid w:val="008C52FD"/>
    <w:rsid w:val="008C7568"/>
    <w:rsid w:val="008C7712"/>
    <w:rsid w:val="008C7DC6"/>
    <w:rsid w:val="008D1B23"/>
    <w:rsid w:val="008D2390"/>
    <w:rsid w:val="008D29D8"/>
    <w:rsid w:val="008D2F1E"/>
    <w:rsid w:val="008D343C"/>
    <w:rsid w:val="008D363E"/>
    <w:rsid w:val="008D4EB4"/>
    <w:rsid w:val="008D60F4"/>
    <w:rsid w:val="008D62D9"/>
    <w:rsid w:val="008D73DA"/>
    <w:rsid w:val="008E0095"/>
    <w:rsid w:val="008E0F59"/>
    <w:rsid w:val="008E0FFA"/>
    <w:rsid w:val="008E2003"/>
    <w:rsid w:val="008E242A"/>
    <w:rsid w:val="008E26DC"/>
    <w:rsid w:val="008E3227"/>
    <w:rsid w:val="008E5D0E"/>
    <w:rsid w:val="008E5F38"/>
    <w:rsid w:val="008E682C"/>
    <w:rsid w:val="008E7CC4"/>
    <w:rsid w:val="008F0419"/>
    <w:rsid w:val="008F0992"/>
    <w:rsid w:val="008F09E8"/>
    <w:rsid w:val="008F28E0"/>
    <w:rsid w:val="008F3607"/>
    <w:rsid w:val="008F44F6"/>
    <w:rsid w:val="008F4EBF"/>
    <w:rsid w:val="008F5423"/>
    <w:rsid w:val="008F55A1"/>
    <w:rsid w:val="008F5FF5"/>
    <w:rsid w:val="008F6DB4"/>
    <w:rsid w:val="009013CB"/>
    <w:rsid w:val="009017D0"/>
    <w:rsid w:val="00902FF6"/>
    <w:rsid w:val="009055F7"/>
    <w:rsid w:val="00905D8D"/>
    <w:rsid w:val="00907DE0"/>
    <w:rsid w:val="00913E37"/>
    <w:rsid w:val="009141D8"/>
    <w:rsid w:val="00914674"/>
    <w:rsid w:val="00914AC1"/>
    <w:rsid w:val="009151D2"/>
    <w:rsid w:val="00915A2D"/>
    <w:rsid w:val="009166AA"/>
    <w:rsid w:val="00916944"/>
    <w:rsid w:val="0091781F"/>
    <w:rsid w:val="0091793B"/>
    <w:rsid w:val="00920440"/>
    <w:rsid w:val="00921715"/>
    <w:rsid w:val="00921A29"/>
    <w:rsid w:val="00923098"/>
    <w:rsid w:val="0092340A"/>
    <w:rsid w:val="0092561C"/>
    <w:rsid w:val="009259DA"/>
    <w:rsid w:val="009263AA"/>
    <w:rsid w:val="00926446"/>
    <w:rsid w:val="00927CC1"/>
    <w:rsid w:val="0093020E"/>
    <w:rsid w:val="009309DB"/>
    <w:rsid w:val="00930E0F"/>
    <w:rsid w:val="00935C11"/>
    <w:rsid w:val="00940650"/>
    <w:rsid w:val="00942F9D"/>
    <w:rsid w:val="00945074"/>
    <w:rsid w:val="00946A38"/>
    <w:rsid w:val="009510B5"/>
    <w:rsid w:val="009545A3"/>
    <w:rsid w:val="00954616"/>
    <w:rsid w:val="009554E3"/>
    <w:rsid w:val="0095659E"/>
    <w:rsid w:val="00957092"/>
    <w:rsid w:val="009574CC"/>
    <w:rsid w:val="0095767C"/>
    <w:rsid w:val="00957ABA"/>
    <w:rsid w:val="00957ADA"/>
    <w:rsid w:val="00962B55"/>
    <w:rsid w:val="00963849"/>
    <w:rsid w:val="009638D3"/>
    <w:rsid w:val="0096610E"/>
    <w:rsid w:val="009662B9"/>
    <w:rsid w:val="00971669"/>
    <w:rsid w:val="00971BD7"/>
    <w:rsid w:val="00971F5B"/>
    <w:rsid w:val="009739F5"/>
    <w:rsid w:val="00973AE3"/>
    <w:rsid w:val="009740E0"/>
    <w:rsid w:val="0097440E"/>
    <w:rsid w:val="009750D5"/>
    <w:rsid w:val="00975DEB"/>
    <w:rsid w:val="00976269"/>
    <w:rsid w:val="0097660B"/>
    <w:rsid w:val="00976EF6"/>
    <w:rsid w:val="0098095F"/>
    <w:rsid w:val="009818D9"/>
    <w:rsid w:val="00984E92"/>
    <w:rsid w:val="0098509B"/>
    <w:rsid w:val="009873F2"/>
    <w:rsid w:val="0099039B"/>
    <w:rsid w:val="00990780"/>
    <w:rsid w:val="0099097F"/>
    <w:rsid w:val="00990B33"/>
    <w:rsid w:val="00990EA4"/>
    <w:rsid w:val="00992133"/>
    <w:rsid w:val="009927FF"/>
    <w:rsid w:val="0099348A"/>
    <w:rsid w:val="0099391C"/>
    <w:rsid w:val="0099468E"/>
    <w:rsid w:val="00994DFA"/>
    <w:rsid w:val="0099527A"/>
    <w:rsid w:val="009968CB"/>
    <w:rsid w:val="00996D90"/>
    <w:rsid w:val="009974E3"/>
    <w:rsid w:val="009A1B6A"/>
    <w:rsid w:val="009A2111"/>
    <w:rsid w:val="009A4B91"/>
    <w:rsid w:val="009A5AFD"/>
    <w:rsid w:val="009A6733"/>
    <w:rsid w:val="009B12F2"/>
    <w:rsid w:val="009B1831"/>
    <w:rsid w:val="009B3EAA"/>
    <w:rsid w:val="009B4AF8"/>
    <w:rsid w:val="009B596A"/>
    <w:rsid w:val="009C285E"/>
    <w:rsid w:val="009C2F9B"/>
    <w:rsid w:val="009C3E6C"/>
    <w:rsid w:val="009D0A55"/>
    <w:rsid w:val="009D0B11"/>
    <w:rsid w:val="009D1020"/>
    <w:rsid w:val="009D1426"/>
    <w:rsid w:val="009D1619"/>
    <w:rsid w:val="009D5401"/>
    <w:rsid w:val="009D56E5"/>
    <w:rsid w:val="009D5B53"/>
    <w:rsid w:val="009D6BAB"/>
    <w:rsid w:val="009E1869"/>
    <w:rsid w:val="009E3EA6"/>
    <w:rsid w:val="009E4B1A"/>
    <w:rsid w:val="009E5AD0"/>
    <w:rsid w:val="009E6040"/>
    <w:rsid w:val="009E6751"/>
    <w:rsid w:val="009E69B1"/>
    <w:rsid w:val="009E70FC"/>
    <w:rsid w:val="009E763E"/>
    <w:rsid w:val="009F120B"/>
    <w:rsid w:val="009F16C1"/>
    <w:rsid w:val="009F5A5C"/>
    <w:rsid w:val="009F651A"/>
    <w:rsid w:val="009F7562"/>
    <w:rsid w:val="009F7ED2"/>
    <w:rsid w:val="00A02A1A"/>
    <w:rsid w:val="00A02A6C"/>
    <w:rsid w:val="00A02E75"/>
    <w:rsid w:val="00A0307E"/>
    <w:rsid w:val="00A04899"/>
    <w:rsid w:val="00A07173"/>
    <w:rsid w:val="00A07559"/>
    <w:rsid w:val="00A10322"/>
    <w:rsid w:val="00A15C1C"/>
    <w:rsid w:val="00A15CD8"/>
    <w:rsid w:val="00A16B24"/>
    <w:rsid w:val="00A21EE4"/>
    <w:rsid w:val="00A228E5"/>
    <w:rsid w:val="00A23FF3"/>
    <w:rsid w:val="00A247BC"/>
    <w:rsid w:val="00A26737"/>
    <w:rsid w:val="00A27A7F"/>
    <w:rsid w:val="00A32224"/>
    <w:rsid w:val="00A3538A"/>
    <w:rsid w:val="00A35419"/>
    <w:rsid w:val="00A35809"/>
    <w:rsid w:val="00A3592A"/>
    <w:rsid w:val="00A35AA3"/>
    <w:rsid w:val="00A35B91"/>
    <w:rsid w:val="00A36C13"/>
    <w:rsid w:val="00A3762C"/>
    <w:rsid w:val="00A37A69"/>
    <w:rsid w:val="00A37CD4"/>
    <w:rsid w:val="00A410A4"/>
    <w:rsid w:val="00A41E45"/>
    <w:rsid w:val="00A4741B"/>
    <w:rsid w:val="00A506B8"/>
    <w:rsid w:val="00A5117C"/>
    <w:rsid w:val="00A51EDA"/>
    <w:rsid w:val="00A535CB"/>
    <w:rsid w:val="00A536CB"/>
    <w:rsid w:val="00A53E42"/>
    <w:rsid w:val="00A54DC7"/>
    <w:rsid w:val="00A5751B"/>
    <w:rsid w:val="00A60A22"/>
    <w:rsid w:val="00A61189"/>
    <w:rsid w:val="00A614E2"/>
    <w:rsid w:val="00A61822"/>
    <w:rsid w:val="00A61BEE"/>
    <w:rsid w:val="00A61CD6"/>
    <w:rsid w:val="00A67D5B"/>
    <w:rsid w:val="00A67D6E"/>
    <w:rsid w:val="00A70B93"/>
    <w:rsid w:val="00A71884"/>
    <w:rsid w:val="00A72996"/>
    <w:rsid w:val="00A72E90"/>
    <w:rsid w:val="00A72FAA"/>
    <w:rsid w:val="00A734C8"/>
    <w:rsid w:val="00A73610"/>
    <w:rsid w:val="00A74698"/>
    <w:rsid w:val="00A76216"/>
    <w:rsid w:val="00A80483"/>
    <w:rsid w:val="00A807CF"/>
    <w:rsid w:val="00A80954"/>
    <w:rsid w:val="00A81663"/>
    <w:rsid w:val="00A81C90"/>
    <w:rsid w:val="00A829CE"/>
    <w:rsid w:val="00A83414"/>
    <w:rsid w:val="00A83CC6"/>
    <w:rsid w:val="00A84462"/>
    <w:rsid w:val="00A86262"/>
    <w:rsid w:val="00A865DD"/>
    <w:rsid w:val="00A86DD8"/>
    <w:rsid w:val="00A87D7B"/>
    <w:rsid w:val="00A87DB6"/>
    <w:rsid w:val="00A907B0"/>
    <w:rsid w:val="00A90852"/>
    <w:rsid w:val="00A90B5E"/>
    <w:rsid w:val="00A9146E"/>
    <w:rsid w:val="00A924E4"/>
    <w:rsid w:val="00A93F58"/>
    <w:rsid w:val="00A94469"/>
    <w:rsid w:val="00A947B3"/>
    <w:rsid w:val="00A94CBB"/>
    <w:rsid w:val="00A94CC6"/>
    <w:rsid w:val="00A96267"/>
    <w:rsid w:val="00A96C8D"/>
    <w:rsid w:val="00A973BC"/>
    <w:rsid w:val="00AA0369"/>
    <w:rsid w:val="00AA162F"/>
    <w:rsid w:val="00AA2994"/>
    <w:rsid w:val="00AA3F60"/>
    <w:rsid w:val="00AA41F7"/>
    <w:rsid w:val="00AA7736"/>
    <w:rsid w:val="00AB0495"/>
    <w:rsid w:val="00AB0645"/>
    <w:rsid w:val="00AB0996"/>
    <w:rsid w:val="00AB13E6"/>
    <w:rsid w:val="00AB1C48"/>
    <w:rsid w:val="00AB2B76"/>
    <w:rsid w:val="00AB60E9"/>
    <w:rsid w:val="00AB62E0"/>
    <w:rsid w:val="00AB65F7"/>
    <w:rsid w:val="00AB668B"/>
    <w:rsid w:val="00AB6906"/>
    <w:rsid w:val="00AB6932"/>
    <w:rsid w:val="00AB6959"/>
    <w:rsid w:val="00AB751C"/>
    <w:rsid w:val="00AC027D"/>
    <w:rsid w:val="00AC06DD"/>
    <w:rsid w:val="00AC0ABC"/>
    <w:rsid w:val="00AC13A7"/>
    <w:rsid w:val="00AC2108"/>
    <w:rsid w:val="00AC27B4"/>
    <w:rsid w:val="00AC2EFA"/>
    <w:rsid w:val="00AC3710"/>
    <w:rsid w:val="00AC3C5A"/>
    <w:rsid w:val="00AC465E"/>
    <w:rsid w:val="00AC52B7"/>
    <w:rsid w:val="00AC53E5"/>
    <w:rsid w:val="00AC568C"/>
    <w:rsid w:val="00AC5924"/>
    <w:rsid w:val="00AC7C93"/>
    <w:rsid w:val="00AC7D6F"/>
    <w:rsid w:val="00AD0E2C"/>
    <w:rsid w:val="00AD0EB9"/>
    <w:rsid w:val="00AD108F"/>
    <w:rsid w:val="00AD1DA7"/>
    <w:rsid w:val="00AD3966"/>
    <w:rsid w:val="00AD39A6"/>
    <w:rsid w:val="00AD48F9"/>
    <w:rsid w:val="00AD4A85"/>
    <w:rsid w:val="00AD542D"/>
    <w:rsid w:val="00AD5861"/>
    <w:rsid w:val="00AD5C55"/>
    <w:rsid w:val="00AD5D13"/>
    <w:rsid w:val="00AE1780"/>
    <w:rsid w:val="00AE18AF"/>
    <w:rsid w:val="00AE36F5"/>
    <w:rsid w:val="00AE3A7E"/>
    <w:rsid w:val="00AE474F"/>
    <w:rsid w:val="00AE4A69"/>
    <w:rsid w:val="00AE60FA"/>
    <w:rsid w:val="00AE6583"/>
    <w:rsid w:val="00AE7E92"/>
    <w:rsid w:val="00AF1669"/>
    <w:rsid w:val="00AF222D"/>
    <w:rsid w:val="00AF2C34"/>
    <w:rsid w:val="00AF3A75"/>
    <w:rsid w:val="00AF3E80"/>
    <w:rsid w:val="00AF7161"/>
    <w:rsid w:val="00B00E67"/>
    <w:rsid w:val="00B02238"/>
    <w:rsid w:val="00B02334"/>
    <w:rsid w:val="00B03084"/>
    <w:rsid w:val="00B0369A"/>
    <w:rsid w:val="00B03B89"/>
    <w:rsid w:val="00B04026"/>
    <w:rsid w:val="00B041F1"/>
    <w:rsid w:val="00B067A9"/>
    <w:rsid w:val="00B07FD5"/>
    <w:rsid w:val="00B10385"/>
    <w:rsid w:val="00B11F98"/>
    <w:rsid w:val="00B14656"/>
    <w:rsid w:val="00B14CC6"/>
    <w:rsid w:val="00B15C1F"/>
    <w:rsid w:val="00B16775"/>
    <w:rsid w:val="00B17CA6"/>
    <w:rsid w:val="00B17EAE"/>
    <w:rsid w:val="00B209D9"/>
    <w:rsid w:val="00B20BBB"/>
    <w:rsid w:val="00B20DB9"/>
    <w:rsid w:val="00B20EB7"/>
    <w:rsid w:val="00B22656"/>
    <w:rsid w:val="00B22AF3"/>
    <w:rsid w:val="00B23B6B"/>
    <w:rsid w:val="00B24076"/>
    <w:rsid w:val="00B2423A"/>
    <w:rsid w:val="00B2588D"/>
    <w:rsid w:val="00B26C39"/>
    <w:rsid w:val="00B2729F"/>
    <w:rsid w:val="00B2773D"/>
    <w:rsid w:val="00B27F67"/>
    <w:rsid w:val="00B31569"/>
    <w:rsid w:val="00B3170A"/>
    <w:rsid w:val="00B319CA"/>
    <w:rsid w:val="00B34242"/>
    <w:rsid w:val="00B348DC"/>
    <w:rsid w:val="00B34964"/>
    <w:rsid w:val="00B34E11"/>
    <w:rsid w:val="00B3641A"/>
    <w:rsid w:val="00B3779B"/>
    <w:rsid w:val="00B40000"/>
    <w:rsid w:val="00B413D6"/>
    <w:rsid w:val="00B4229F"/>
    <w:rsid w:val="00B4497C"/>
    <w:rsid w:val="00B452BB"/>
    <w:rsid w:val="00B45A5B"/>
    <w:rsid w:val="00B46785"/>
    <w:rsid w:val="00B47B50"/>
    <w:rsid w:val="00B50557"/>
    <w:rsid w:val="00B51439"/>
    <w:rsid w:val="00B52F46"/>
    <w:rsid w:val="00B5421E"/>
    <w:rsid w:val="00B549D4"/>
    <w:rsid w:val="00B55474"/>
    <w:rsid w:val="00B55F8B"/>
    <w:rsid w:val="00B6047B"/>
    <w:rsid w:val="00B61BF3"/>
    <w:rsid w:val="00B622B1"/>
    <w:rsid w:val="00B63133"/>
    <w:rsid w:val="00B6577E"/>
    <w:rsid w:val="00B720FD"/>
    <w:rsid w:val="00B72182"/>
    <w:rsid w:val="00B72658"/>
    <w:rsid w:val="00B74C73"/>
    <w:rsid w:val="00B7698B"/>
    <w:rsid w:val="00B77761"/>
    <w:rsid w:val="00B77907"/>
    <w:rsid w:val="00B80108"/>
    <w:rsid w:val="00B80314"/>
    <w:rsid w:val="00B83881"/>
    <w:rsid w:val="00B8409A"/>
    <w:rsid w:val="00B844EF"/>
    <w:rsid w:val="00B85328"/>
    <w:rsid w:val="00B85F3D"/>
    <w:rsid w:val="00B85FDE"/>
    <w:rsid w:val="00B87147"/>
    <w:rsid w:val="00B8775C"/>
    <w:rsid w:val="00B90F56"/>
    <w:rsid w:val="00B91F49"/>
    <w:rsid w:val="00B94A14"/>
    <w:rsid w:val="00B94ED9"/>
    <w:rsid w:val="00B95017"/>
    <w:rsid w:val="00B9597A"/>
    <w:rsid w:val="00B96481"/>
    <w:rsid w:val="00B97975"/>
    <w:rsid w:val="00BA02DA"/>
    <w:rsid w:val="00BA1350"/>
    <w:rsid w:val="00BA2854"/>
    <w:rsid w:val="00BA2C61"/>
    <w:rsid w:val="00BA4F1F"/>
    <w:rsid w:val="00BA5958"/>
    <w:rsid w:val="00BA5BEB"/>
    <w:rsid w:val="00BA60AC"/>
    <w:rsid w:val="00BA72B3"/>
    <w:rsid w:val="00BB05D2"/>
    <w:rsid w:val="00BB1520"/>
    <w:rsid w:val="00BB1C36"/>
    <w:rsid w:val="00BB2B6F"/>
    <w:rsid w:val="00BB435B"/>
    <w:rsid w:val="00BB5355"/>
    <w:rsid w:val="00BC02B2"/>
    <w:rsid w:val="00BC04D4"/>
    <w:rsid w:val="00BC2D63"/>
    <w:rsid w:val="00BC4DE3"/>
    <w:rsid w:val="00BC4FD7"/>
    <w:rsid w:val="00BC53B5"/>
    <w:rsid w:val="00BC5887"/>
    <w:rsid w:val="00BC7C78"/>
    <w:rsid w:val="00BD0FF6"/>
    <w:rsid w:val="00BD1746"/>
    <w:rsid w:val="00BD1DF8"/>
    <w:rsid w:val="00BD2748"/>
    <w:rsid w:val="00BD2FC2"/>
    <w:rsid w:val="00BD3235"/>
    <w:rsid w:val="00BD389C"/>
    <w:rsid w:val="00BD455C"/>
    <w:rsid w:val="00BD5E87"/>
    <w:rsid w:val="00BD6D1B"/>
    <w:rsid w:val="00BE0F06"/>
    <w:rsid w:val="00BE24B6"/>
    <w:rsid w:val="00BE284F"/>
    <w:rsid w:val="00BE42F4"/>
    <w:rsid w:val="00BE6EE4"/>
    <w:rsid w:val="00BE6F11"/>
    <w:rsid w:val="00BE7129"/>
    <w:rsid w:val="00BE73BE"/>
    <w:rsid w:val="00BF0801"/>
    <w:rsid w:val="00BF0B3B"/>
    <w:rsid w:val="00BF17B4"/>
    <w:rsid w:val="00BF2131"/>
    <w:rsid w:val="00BF28BC"/>
    <w:rsid w:val="00BF3A68"/>
    <w:rsid w:val="00BF3CEB"/>
    <w:rsid w:val="00BF425D"/>
    <w:rsid w:val="00BF54DE"/>
    <w:rsid w:val="00BF5D64"/>
    <w:rsid w:val="00BF6C3D"/>
    <w:rsid w:val="00BF7480"/>
    <w:rsid w:val="00C00D23"/>
    <w:rsid w:val="00C03A10"/>
    <w:rsid w:val="00C04930"/>
    <w:rsid w:val="00C05CA6"/>
    <w:rsid w:val="00C06421"/>
    <w:rsid w:val="00C069AC"/>
    <w:rsid w:val="00C073D3"/>
    <w:rsid w:val="00C076F4"/>
    <w:rsid w:val="00C07A03"/>
    <w:rsid w:val="00C1101C"/>
    <w:rsid w:val="00C1123F"/>
    <w:rsid w:val="00C11938"/>
    <w:rsid w:val="00C124AE"/>
    <w:rsid w:val="00C142AF"/>
    <w:rsid w:val="00C15804"/>
    <w:rsid w:val="00C15958"/>
    <w:rsid w:val="00C15BFD"/>
    <w:rsid w:val="00C1748D"/>
    <w:rsid w:val="00C201A1"/>
    <w:rsid w:val="00C21731"/>
    <w:rsid w:val="00C22F70"/>
    <w:rsid w:val="00C235AE"/>
    <w:rsid w:val="00C23C8D"/>
    <w:rsid w:val="00C23DA1"/>
    <w:rsid w:val="00C24CC4"/>
    <w:rsid w:val="00C266F8"/>
    <w:rsid w:val="00C26999"/>
    <w:rsid w:val="00C275CD"/>
    <w:rsid w:val="00C30682"/>
    <w:rsid w:val="00C32132"/>
    <w:rsid w:val="00C33FC5"/>
    <w:rsid w:val="00C35F7C"/>
    <w:rsid w:val="00C36108"/>
    <w:rsid w:val="00C36C0B"/>
    <w:rsid w:val="00C37B94"/>
    <w:rsid w:val="00C41438"/>
    <w:rsid w:val="00C41E14"/>
    <w:rsid w:val="00C44FF3"/>
    <w:rsid w:val="00C454EA"/>
    <w:rsid w:val="00C45D2D"/>
    <w:rsid w:val="00C47995"/>
    <w:rsid w:val="00C479A6"/>
    <w:rsid w:val="00C50C9E"/>
    <w:rsid w:val="00C5282B"/>
    <w:rsid w:val="00C5530B"/>
    <w:rsid w:val="00C5592E"/>
    <w:rsid w:val="00C57B05"/>
    <w:rsid w:val="00C57F68"/>
    <w:rsid w:val="00C604DA"/>
    <w:rsid w:val="00C61068"/>
    <w:rsid w:val="00C62F88"/>
    <w:rsid w:val="00C63F90"/>
    <w:rsid w:val="00C659FE"/>
    <w:rsid w:val="00C66243"/>
    <w:rsid w:val="00C66632"/>
    <w:rsid w:val="00C66B2D"/>
    <w:rsid w:val="00C66C88"/>
    <w:rsid w:val="00C66D37"/>
    <w:rsid w:val="00C67637"/>
    <w:rsid w:val="00C67BDD"/>
    <w:rsid w:val="00C70421"/>
    <w:rsid w:val="00C70D57"/>
    <w:rsid w:val="00C71DA8"/>
    <w:rsid w:val="00C7303A"/>
    <w:rsid w:val="00C7321C"/>
    <w:rsid w:val="00C74C54"/>
    <w:rsid w:val="00C75723"/>
    <w:rsid w:val="00C77F48"/>
    <w:rsid w:val="00C80650"/>
    <w:rsid w:val="00C80798"/>
    <w:rsid w:val="00C80C2F"/>
    <w:rsid w:val="00C83FBE"/>
    <w:rsid w:val="00C8430E"/>
    <w:rsid w:val="00C843C2"/>
    <w:rsid w:val="00C85DAB"/>
    <w:rsid w:val="00C85DB9"/>
    <w:rsid w:val="00C85E0D"/>
    <w:rsid w:val="00C86DF5"/>
    <w:rsid w:val="00C9194E"/>
    <w:rsid w:val="00C92C15"/>
    <w:rsid w:val="00C931E5"/>
    <w:rsid w:val="00C941D5"/>
    <w:rsid w:val="00C95D6A"/>
    <w:rsid w:val="00C97552"/>
    <w:rsid w:val="00CA05CB"/>
    <w:rsid w:val="00CA4C65"/>
    <w:rsid w:val="00CA54DC"/>
    <w:rsid w:val="00CB0C48"/>
    <w:rsid w:val="00CB0F7E"/>
    <w:rsid w:val="00CB2B2D"/>
    <w:rsid w:val="00CB301F"/>
    <w:rsid w:val="00CB3549"/>
    <w:rsid w:val="00CB546C"/>
    <w:rsid w:val="00CB5654"/>
    <w:rsid w:val="00CB57C5"/>
    <w:rsid w:val="00CB7050"/>
    <w:rsid w:val="00CB72E1"/>
    <w:rsid w:val="00CB7C95"/>
    <w:rsid w:val="00CB7F1E"/>
    <w:rsid w:val="00CC029C"/>
    <w:rsid w:val="00CC1625"/>
    <w:rsid w:val="00CC2037"/>
    <w:rsid w:val="00CC3EEF"/>
    <w:rsid w:val="00CC4536"/>
    <w:rsid w:val="00CC6FCC"/>
    <w:rsid w:val="00CC76A1"/>
    <w:rsid w:val="00CD0507"/>
    <w:rsid w:val="00CD0E6D"/>
    <w:rsid w:val="00CD207B"/>
    <w:rsid w:val="00CD20EE"/>
    <w:rsid w:val="00CD2FC2"/>
    <w:rsid w:val="00CD4CC1"/>
    <w:rsid w:val="00CD4D18"/>
    <w:rsid w:val="00CD50E2"/>
    <w:rsid w:val="00CD6E8A"/>
    <w:rsid w:val="00CD7AF2"/>
    <w:rsid w:val="00CE05AC"/>
    <w:rsid w:val="00CE3AF2"/>
    <w:rsid w:val="00CE4E15"/>
    <w:rsid w:val="00CE53B6"/>
    <w:rsid w:val="00CE6D2B"/>
    <w:rsid w:val="00CF0862"/>
    <w:rsid w:val="00CF0A4C"/>
    <w:rsid w:val="00CF0B0E"/>
    <w:rsid w:val="00CF3AEE"/>
    <w:rsid w:val="00CF3FB3"/>
    <w:rsid w:val="00CF461B"/>
    <w:rsid w:val="00CF5B53"/>
    <w:rsid w:val="00CF6081"/>
    <w:rsid w:val="00CF7955"/>
    <w:rsid w:val="00D005BC"/>
    <w:rsid w:val="00D0092F"/>
    <w:rsid w:val="00D04FBB"/>
    <w:rsid w:val="00D05AA2"/>
    <w:rsid w:val="00D05CBE"/>
    <w:rsid w:val="00D05F34"/>
    <w:rsid w:val="00D06B61"/>
    <w:rsid w:val="00D07740"/>
    <w:rsid w:val="00D118A7"/>
    <w:rsid w:val="00D120DC"/>
    <w:rsid w:val="00D12252"/>
    <w:rsid w:val="00D12612"/>
    <w:rsid w:val="00D12EE9"/>
    <w:rsid w:val="00D130B6"/>
    <w:rsid w:val="00D137E4"/>
    <w:rsid w:val="00D14A95"/>
    <w:rsid w:val="00D1654F"/>
    <w:rsid w:val="00D17768"/>
    <w:rsid w:val="00D17DB0"/>
    <w:rsid w:val="00D20CD6"/>
    <w:rsid w:val="00D211F7"/>
    <w:rsid w:val="00D2128B"/>
    <w:rsid w:val="00D22288"/>
    <w:rsid w:val="00D2365C"/>
    <w:rsid w:val="00D23877"/>
    <w:rsid w:val="00D23C6B"/>
    <w:rsid w:val="00D24D77"/>
    <w:rsid w:val="00D252A8"/>
    <w:rsid w:val="00D259DA"/>
    <w:rsid w:val="00D261C9"/>
    <w:rsid w:val="00D26465"/>
    <w:rsid w:val="00D26D43"/>
    <w:rsid w:val="00D27135"/>
    <w:rsid w:val="00D27668"/>
    <w:rsid w:val="00D30767"/>
    <w:rsid w:val="00D30F97"/>
    <w:rsid w:val="00D31282"/>
    <w:rsid w:val="00D33E67"/>
    <w:rsid w:val="00D350E5"/>
    <w:rsid w:val="00D3780A"/>
    <w:rsid w:val="00D379B1"/>
    <w:rsid w:val="00D4425F"/>
    <w:rsid w:val="00D46A45"/>
    <w:rsid w:val="00D47843"/>
    <w:rsid w:val="00D50E8F"/>
    <w:rsid w:val="00D518EF"/>
    <w:rsid w:val="00D54775"/>
    <w:rsid w:val="00D54DE3"/>
    <w:rsid w:val="00D55112"/>
    <w:rsid w:val="00D55325"/>
    <w:rsid w:val="00D556CA"/>
    <w:rsid w:val="00D55DB7"/>
    <w:rsid w:val="00D57EA8"/>
    <w:rsid w:val="00D6125B"/>
    <w:rsid w:val="00D61578"/>
    <w:rsid w:val="00D61F81"/>
    <w:rsid w:val="00D62FEB"/>
    <w:rsid w:val="00D63A6A"/>
    <w:rsid w:val="00D6522B"/>
    <w:rsid w:val="00D6647F"/>
    <w:rsid w:val="00D67277"/>
    <w:rsid w:val="00D713DF"/>
    <w:rsid w:val="00D71AA3"/>
    <w:rsid w:val="00D72C2F"/>
    <w:rsid w:val="00D7301E"/>
    <w:rsid w:val="00D765D3"/>
    <w:rsid w:val="00D80E6C"/>
    <w:rsid w:val="00D81328"/>
    <w:rsid w:val="00D82DE6"/>
    <w:rsid w:val="00D846E8"/>
    <w:rsid w:val="00D84A2F"/>
    <w:rsid w:val="00D8629C"/>
    <w:rsid w:val="00D86767"/>
    <w:rsid w:val="00D87D66"/>
    <w:rsid w:val="00D90EEC"/>
    <w:rsid w:val="00D91783"/>
    <w:rsid w:val="00D92525"/>
    <w:rsid w:val="00D93CBC"/>
    <w:rsid w:val="00D9557F"/>
    <w:rsid w:val="00D971DF"/>
    <w:rsid w:val="00D97D0F"/>
    <w:rsid w:val="00D97FB2"/>
    <w:rsid w:val="00DA235E"/>
    <w:rsid w:val="00DA28C6"/>
    <w:rsid w:val="00DA2FC1"/>
    <w:rsid w:val="00DA4A79"/>
    <w:rsid w:val="00DA5FD7"/>
    <w:rsid w:val="00DA605E"/>
    <w:rsid w:val="00DA62B5"/>
    <w:rsid w:val="00DA6F21"/>
    <w:rsid w:val="00DA7D65"/>
    <w:rsid w:val="00DA7FB4"/>
    <w:rsid w:val="00DB0A53"/>
    <w:rsid w:val="00DB0DDE"/>
    <w:rsid w:val="00DB15B1"/>
    <w:rsid w:val="00DB444D"/>
    <w:rsid w:val="00DB4AF5"/>
    <w:rsid w:val="00DB58EB"/>
    <w:rsid w:val="00DB611C"/>
    <w:rsid w:val="00DB625C"/>
    <w:rsid w:val="00DC0527"/>
    <w:rsid w:val="00DC155D"/>
    <w:rsid w:val="00DC57F2"/>
    <w:rsid w:val="00DC5947"/>
    <w:rsid w:val="00DC597B"/>
    <w:rsid w:val="00DC63C6"/>
    <w:rsid w:val="00DC675B"/>
    <w:rsid w:val="00DD0828"/>
    <w:rsid w:val="00DD0A57"/>
    <w:rsid w:val="00DD259B"/>
    <w:rsid w:val="00DD4672"/>
    <w:rsid w:val="00DD4F56"/>
    <w:rsid w:val="00DD562B"/>
    <w:rsid w:val="00DD57B4"/>
    <w:rsid w:val="00DD6A51"/>
    <w:rsid w:val="00DE024D"/>
    <w:rsid w:val="00DE261F"/>
    <w:rsid w:val="00DE2F73"/>
    <w:rsid w:val="00DE3FED"/>
    <w:rsid w:val="00DE5177"/>
    <w:rsid w:val="00DE645E"/>
    <w:rsid w:val="00DF157F"/>
    <w:rsid w:val="00DF3F5F"/>
    <w:rsid w:val="00DF449E"/>
    <w:rsid w:val="00DF5013"/>
    <w:rsid w:val="00DF510E"/>
    <w:rsid w:val="00DF601C"/>
    <w:rsid w:val="00DF6638"/>
    <w:rsid w:val="00DF6A6B"/>
    <w:rsid w:val="00DF7436"/>
    <w:rsid w:val="00DF7F62"/>
    <w:rsid w:val="00E00315"/>
    <w:rsid w:val="00E00BBA"/>
    <w:rsid w:val="00E021E3"/>
    <w:rsid w:val="00E0315F"/>
    <w:rsid w:val="00E034E5"/>
    <w:rsid w:val="00E0389F"/>
    <w:rsid w:val="00E03CCE"/>
    <w:rsid w:val="00E03FA2"/>
    <w:rsid w:val="00E05F64"/>
    <w:rsid w:val="00E11450"/>
    <w:rsid w:val="00E1326E"/>
    <w:rsid w:val="00E13F86"/>
    <w:rsid w:val="00E14131"/>
    <w:rsid w:val="00E14AEF"/>
    <w:rsid w:val="00E151F0"/>
    <w:rsid w:val="00E15462"/>
    <w:rsid w:val="00E17990"/>
    <w:rsid w:val="00E22096"/>
    <w:rsid w:val="00E22AC2"/>
    <w:rsid w:val="00E2410E"/>
    <w:rsid w:val="00E2412B"/>
    <w:rsid w:val="00E25924"/>
    <w:rsid w:val="00E3003E"/>
    <w:rsid w:val="00E308D8"/>
    <w:rsid w:val="00E3340E"/>
    <w:rsid w:val="00E33D4B"/>
    <w:rsid w:val="00E3411E"/>
    <w:rsid w:val="00E34AFF"/>
    <w:rsid w:val="00E3562E"/>
    <w:rsid w:val="00E35BE6"/>
    <w:rsid w:val="00E362B1"/>
    <w:rsid w:val="00E36B0B"/>
    <w:rsid w:val="00E41F49"/>
    <w:rsid w:val="00E4253D"/>
    <w:rsid w:val="00E425D9"/>
    <w:rsid w:val="00E426E2"/>
    <w:rsid w:val="00E42DC6"/>
    <w:rsid w:val="00E43736"/>
    <w:rsid w:val="00E44118"/>
    <w:rsid w:val="00E4441E"/>
    <w:rsid w:val="00E450BD"/>
    <w:rsid w:val="00E46260"/>
    <w:rsid w:val="00E472A2"/>
    <w:rsid w:val="00E500B6"/>
    <w:rsid w:val="00E5191D"/>
    <w:rsid w:val="00E5247C"/>
    <w:rsid w:val="00E5335B"/>
    <w:rsid w:val="00E540AF"/>
    <w:rsid w:val="00E54712"/>
    <w:rsid w:val="00E54A37"/>
    <w:rsid w:val="00E56A28"/>
    <w:rsid w:val="00E5726A"/>
    <w:rsid w:val="00E57CEB"/>
    <w:rsid w:val="00E57F90"/>
    <w:rsid w:val="00E60DA9"/>
    <w:rsid w:val="00E61022"/>
    <w:rsid w:val="00E6340E"/>
    <w:rsid w:val="00E63BB0"/>
    <w:rsid w:val="00E644BF"/>
    <w:rsid w:val="00E65E67"/>
    <w:rsid w:val="00E67241"/>
    <w:rsid w:val="00E67F69"/>
    <w:rsid w:val="00E70FBD"/>
    <w:rsid w:val="00E7161C"/>
    <w:rsid w:val="00E72B91"/>
    <w:rsid w:val="00E72FBD"/>
    <w:rsid w:val="00E744E3"/>
    <w:rsid w:val="00E74536"/>
    <w:rsid w:val="00E7576D"/>
    <w:rsid w:val="00E818AA"/>
    <w:rsid w:val="00E8566B"/>
    <w:rsid w:val="00E85BAD"/>
    <w:rsid w:val="00E85DB5"/>
    <w:rsid w:val="00E86A32"/>
    <w:rsid w:val="00E86FB3"/>
    <w:rsid w:val="00E871B4"/>
    <w:rsid w:val="00E877C8"/>
    <w:rsid w:val="00E90AAD"/>
    <w:rsid w:val="00E90D88"/>
    <w:rsid w:val="00E9168D"/>
    <w:rsid w:val="00E945BF"/>
    <w:rsid w:val="00E95207"/>
    <w:rsid w:val="00E96931"/>
    <w:rsid w:val="00E96BF6"/>
    <w:rsid w:val="00E976D5"/>
    <w:rsid w:val="00E97EDB"/>
    <w:rsid w:val="00EA05E1"/>
    <w:rsid w:val="00EA1D87"/>
    <w:rsid w:val="00EA340B"/>
    <w:rsid w:val="00EA363D"/>
    <w:rsid w:val="00EA4FB4"/>
    <w:rsid w:val="00EA505C"/>
    <w:rsid w:val="00EA774C"/>
    <w:rsid w:val="00EB0ADB"/>
    <w:rsid w:val="00EB1CF5"/>
    <w:rsid w:val="00EB2C25"/>
    <w:rsid w:val="00EB2EC4"/>
    <w:rsid w:val="00EB3BB0"/>
    <w:rsid w:val="00EB44A4"/>
    <w:rsid w:val="00EB4A6B"/>
    <w:rsid w:val="00EB4C17"/>
    <w:rsid w:val="00EB4ECA"/>
    <w:rsid w:val="00EB64E0"/>
    <w:rsid w:val="00EB6B26"/>
    <w:rsid w:val="00EC0234"/>
    <w:rsid w:val="00EC3605"/>
    <w:rsid w:val="00EC379D"/>
    <w:rsid w:val="00EC4128"/>
    <w:rsid w:val="00EC666D"/>
    <w:rsid w:val="00EC6EA9"/>
    <w:rsid w:val="00ED0023"/>
    <w:rsid w:val="00ED06E1"/>
    <w:rsid w:val="00ED2AE6"/>
    <w:rsid w:val="00ED37CE"/>
    <w:rsid w:val="00ED5A04"/>
    <w:rsid w:val="00ED6162"/>
    <w:rsid w:val="00ED70FF"/>
    <w:rsid w:val="00EE22EF"/>
    <w:rsid w:val="00EE2E15"/>
    <w:rsid w:val="00EE44CE"/>
    <w:rsid w:val="00EE4B68"/>
    <w:rsid w:val="00EE4D1A"/>
    <w:rsid w:val="00EF072E"/>
    <w:rsid w:val="00EF113A"/>
    <w:rsid w:val="00EF1206"/>
    <w:rsid w:val="00EF1D54"/>
    <w:rsid w:val="00EF3331"/>
    <w:rsid w:val="00EF3B57"/>
    <w:rsid w:val="00EF442C"/>
    <w:rsid w:val="00EF56BD"/>
    <w:rsid w:val="00EF5D05"/>
    <w:rsid w:val="00EF6583"/>
    <w:rsid w:val="00EF6B81"/>
    <w:rsid w:val="00EF712A"/>
    <w:rsid w:val="00EF7BAD"/>
    <w:rsid w:val="00EF7EF0"/>
    <w:rsid w:val="00F003B4"/>
    <w:rsid w:val="00F01023"/>
    <w:rsid w:val="00F01345"/>
    <w:rsid w:val="00F01CC0"/>
    <w:rsid w:val="00F0326A"/>
    <w:rsid w:val="00F05D11"/>
    <w:rsid w:val="00F063B6"/>
    <w:rsid w:val="00F06C1F"/>
    <w:rsid w:val="00F07302"/>
    <w:rsid w:val="00F07C3C"/>
    <w:rsid w:val="00F10E1A"/>
    <w:rsid w:val="00F112F7"/>
    <w:rsid w:val="00F119B2"/>
    <w:rsid w:val="00F15B40"/>
    <w:rsid w:val="00F15DDE"/>
    <w:rsid w:val="00F20C27"/>
    <w:rsid w:val="00F21D1B"/>
    <w:rsid w:val="00F22247"/>
    <w:rsid w:val="00F22F2C"/>
    <w:rsid w:val="00F23948"/>
    <w:rsid w:val="00F23AE8"/>
    <w:rsid w:val="00F241AC"/>
    <w:rsid w:val="00F2516F"/>
    <w:rsid w:val="00F25ADB"/>
    <w:rsid w:val="00F25CA9"/>
    <w:rsid w:val="00F269F9"/>
    <w:rsid w:val="00F31635"/>
    <w:rsid w:val="00F3212F"/>
    <w:rsid w:val="00F3231C"/>
    <w:rsid w:val="00F33DC7"/>
    <w:rsid w:val="00F354DE"/>
    <w:rsid w:val="00F35959"/>
    <w:rsid w:val="00F3690E"/>
    <w:rsid w:val="00F36914"/>
    <w:rsid w:val="00F40430"/>
    <w:rsid w:val="00F41F57"/>
    <w:rsid w:val="00F424A4"/>
    <w:rsid w:val="00F4346F"/>
    <w:rsid w:val="00F4496A"/>
    <w:rsid w:val="00F449EF"/>
    <w:rsid w:val="00F44ACE"/>
    <w:rsid w:val="00F50A82"/>
    <w:rsid w:val="00F51151"/>
    <w:rsid w:val="00F5116B"/>
    <w:rsid w:val="00F53BB8"/>
    <w:rsid w:val="00F53E75"/>
    <w:rsid w:val="00F5403B"/>
    <w:rsid w:val="00F548A9"/>
    <w:rsid w:val="00F57CA9"/>
    <w:rsid w:val="00F6041D"/>
    <w:rsid w:val="00F60D5B"/>
    <w:rsid w:val="00F62E70"/>
    <w:rsid w:val="00F6340B"/>
    <w:rsid w:val="00F6554C"/>
    <w:rsid w:val="00F66988"/>
    <w:rsid w:val="00F6745B"/>
    <w:rsid w:val="00F67AD7"/>
    <w:rsid w:val="00F70183"/>
    <w:rsid w:val="00F70ABC"/>
    <w:rsid w:val="00F70DED"/>
    <w:rsid w:val="00F72687"/>
    <w:rsid w:val="00F72E0F"/>
    <w:rsid w:val="00F73EA6"/>
    <w:rsid w:val="00F74F82"/>
    <w:rsid w:val="00F752BD"/>
    <w:rsid w:val="00F77022"/>
    <w:rsid w:val="00F771A9"/>
    <w:rsid w:val="00F77576"/>
    <w:rsid w:val="00F80821"/>
    <w:rsid w:val="00F80ACE"/>
    <w:rsid w:val="00F8170B"/>
    <w:rsid w:val="00F81A4D"/>
    <w:rsid w:val="00F81BD1"/>
    <w:rsid w:val="00F82420"/>
    <w:rsid w:val="00F827EE"/>
    <w:rsid w:val="00F82E59"/>
    <w:rsid w:val="00F83230"/>
    <w:rsid w:val="00F84321"/>
    <w:rsid w:val="00F84DC8"/>
    <w:rsid w:val="00F85D5B"/>
    <w:rsid w:val="00F86C79"/>
    <w:rsid w:val="00F86DD2"/>
    <w:rsid w:val="00F913B7"/>
    <w:rsid w:val="00F91BE2"/>
    <w:rsid w:val="00F91E33"/>
    <w:rsid w:val="00F923F8"/>
    <w:rsid w:val="00FA15FE"/>
    <w:rsid w:val="00FA3C8F"/>
    <w:rsid w:val="00FA3DCD"/>
    <w:rsid w:val="00FA4060"/>
    <w:rsid w:val="00FA7070"/>
    <w:rsid w:val="00FA748B"/>
    <w:rsid w:val="00FB01B0"/>
    <w:rsid w:val="00FB0FE0"/>
    <w:rsid w:val="00FB157C"/>
    <w:rsid w:val="00FB36C5"/>
    <w:rsid w:val="00FB600B"/>
    <w:rsid w:val="00FB6A9C"/>
    <w:rsid w:val="00FB702E"/>
    <w:rsid w:val="00FB74DD"/>
    <w:rsid w:val="00FC1FBD"/>
    <w:rsid w:val="00FC2C8C"/>
    <w:rsid w:val="00FC319B"/>
    <w:rsid w:val="00FC3204"/>
    <w:rsid w:val="00FC4D06"/>
    <w:rsid w:val="00FC5E07"/>
    <w:rsid w:val="00FC78BD"/>
    <w:rsid w:val="00FD618A"/>
    <w:rsid w:val="00FD78BF"/>
    <w:rsid w:val="00FD7B6A"/>
    <w:rsid w:val="00FD7B75"/>
    <w:rsid w:val="00FE1D8D"/>
    <w:rsid w:val="00FE30C2"/>
    <w:rsid w:val="00FE5246"/>
    <w:rsid w:val="00FE6097"/>
    <w:rsid w:val="00FE777E"/>
    <w:rsid w:val="00FE7B9E"/>
    <w:rsid w:val="00FF05D5"/>
    <w:rsid w:val="00FF0625"/>
    <w:rsid w:val="00FF1457"/>
    <w:rsid w:val="00FF1582"/>
    <w:rsid w:val="00FF304D"/>
    <w:rsid w:val="00FF39A1"/>
    <w:rsid w:val="00FF4605"/>
    <w:rsid w:val="00FF507C"/>
    <w:rsid w:val="00FF561A"/>
    <w:rsid w:val="00FF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8E098B3"/>
  <w15:docId w15:val="{D7E91D58-DE73-4E3D-A4EC-F0315DAD6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533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945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D72C2F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D72C2F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5721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5721F2"/>
    <w:rPr>
      <w:rFonts w:ascii="Times New Roman" w:eastAsia="新細明體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5721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5721F2"/>
    <w:rPr>
      <w:rFonts w:ascii="Times New Roman" w:eastAsia="新細明體" w:hAnsi="Times New Roman" w:cs="Times New Roman"/>
      <w:sz w:val="20"/>
      <w:szCs w:val="20"/>
    </w:rPr>
  </w:style>
  <w:style w:type="character" w:styleId="aa">
    <w:name w:val="annotation reference"/>
    <w:basedOn w:val="a0"/>
    <w:uiPriority w:val="99"/>
    <w:semiHidden/>
    <w:unhideWhenUsed/>
    <w:rsid w:val="00075D01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075D01"/>
  </w:style>
  <w:style w:type="character" w:customStyle="1" w:styleId="ac">
    <w:name w:val="註解文字 字元"/>
    <w:basedOn w:val="a0"/>
    <w:link w:val="ab"/>
    <w:uiPriority w:val="99"/>
    <w:semiHidden/>
    <w:rsid w:val="00075D01"/>
    <w:rPr>
      <w:rFonts w:ascii="Times New Roman" w:eastAsia="新細明體" w:hAnsi="Times New Roman" w:cs="Times New Roman"/>
      <w:szCs w:val="24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075D01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075D01"/>
    <w:rPr>
      <w:rFonts w:ascii="Times New Roman" w:eastAsia="新細明體" w:hAnsi="Times New Roman" w:cs="Times New Roman"/>
      <w:b/>
      <w:bCs/>
      <w:szCs w:val="24"/>
    </w:rPr>
  </w:style>
  <w:style w:type="paragraph" w:styleId="af">
    <w:name w:val="List Paragraph"/>
    <w:basedOn w:val="a"/>
    <w:uiPriority w:val="34"/>
    <w:qFormat/>
    <w:rsid w:val="00096B9B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0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694581-D52F-438B-8ACD-5C8A6C514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16</Pages>
  <Words>3391</Words>
  <Characters>19335</Characters>
  <Application>Microsoft Office Word</Application>
  <DocSecurity>0</DocSecurity>
  <Lines>161</Lines>
  <Paragraphs>45</Paragraphs>
  <ScaleCrop>false</ScaleCrop>
  <Company>Microsoft</Company>
  <LinksUpToDate>false</LinksUpToDate>
  <CharactersWithSpaces>22681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kheduadmin</dc:creator>
  <cp:lastModifiedBy>User</cp:lastModifiedBy>
  <cp:revision>37</cp:revision>
  <cp:lastPrinted>2025-08-27T03:49:00Z</cp:lastPrinted>
  <dcterms:created xsi:type="dcterms:W3CDTF">2024-10-07T02:52:00Z</dcterms:created>
  <dcterms:modified xsi:type="dcterms:W3CDTF">2025-11-28T08:00:00Z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a26c2b680b2f4f51c3e04544418ed86dfcebdd193b2a89d5d06b89aa073bb6df</vt:lpwstr>
  </property>
</Properties>
</file>